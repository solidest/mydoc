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BF16E5" w14:textId="77777777" w:rsidR="00AD050D" w:rsidRDefault="00AD050D" w:rsidP="0080718F">
      <w:pPr>
        <w:pStyle w:val="affa"/>
        <w:spacing w:line="360" w:lineRule="auto"/>
        <w:ind w:firstLine="480"/>
        <w:jc w:val="center"/>
      </w:pPr>
    </w:p>
    <w:p w14:paraId="3CDE10E7" w14:textId="77777777" w:rsidR="00AD050D" w:rsidRDefault="00AD050D" w:rsidP="0080718F">
      <w:pPr>
        <w:pStyle w:val="affa"/>
        <w:spacing w:line="360" w:lineRule="auto"/>
        <w:ind w:firstLine="880"/>
        <w:jc w:val="center"/>
        <w:rPr>
          <w:sz w:val="44"/>
          <w:szCs w:val="44"/>
        </w:rPr>
      </w:pPr>
      <w:r w:rsidRPr="0080718F">
        <w:rPr>
          <w:rFonts w:hint="eastAsia"/>
          <w:sz w:val="44"/>
          <w:szCs w:val="44"/>
        </w:rPr>
        <w:t>目</w:t>
      </w:r>
      <w:r>
        <w:rPr>
          <w:rFonts w:hint="eastAsia"/>
          <w:sz w:val="44"/>
          <w:szCs w:val="44"/>
        </w:rPr>
        <w:t xml:space="preserve"> </w:t>
      </w:r>
      <w:r w:rsidRPr="0080718F">
        <w:rPr>
          <w:rFonts w:hint="eastAsia"/>
          <w:sz w:val="44"/>
          <w:szCs w:val="44"/>
        </w:rPr>
        <w:t>录</w:t>
      </w:r>
    </w:p>
    <w:p w14:paraId="2E3B5339" w14:textId="77777777" w:rsidR="00AD050D" w:rsidRDefault="00AD050D" w:rsidP="0080718F">
      <w:pPr>
        <w:pStyle w:val="affa"/>
        <w:spacing w:line="360" w:lineRule="auto"/>
        <w:ind w:firstLine="880"/>
        <w:jc w:val="center"/>
        <w:rPr>
          <w:sz w:val="44"/>
          <w:szCs w:val="44"/>
        </w:rPr>
      </w:pPr>
    </w:p>
    <w:p w14:paraId="34F47B5D" w14:textId="77777777" w:rsidR="00AD050D" w:rsidRPr="0080718F" w:rsidRDefault="00AD050D" w:rsidP="0080718F">
      <w:pPr>
        <w:pStyle w:val="affa"/>
        <w:spacing w:line="360" w:lineRule="auto"/>
        <w:ind w:firstLine="880"/>
        <w:jc w:val="center"/>
        <w:rPr>
          <w:sz w:val="44"/>
          <w:szCs w:val="44"/>
        </w:rPr>
        <w:sectPr w:rsidR="00AD050D" w:rsidRPr="0080718F" w:rsidSect="0080718F">
          <w:headerReference w:type="default" r:id="rId6"/>
          <w:footerReference w:type="default" r:id="rId7"/>
          <w:type w:val="nextColumn"/>
          <w:pgSz w:w="11907" w:h="16840" w:code="9"/>
          <w:pgMar w:top="1134" w:right="1134" w:bottom="1134" w:left="1361" w:header="851" w:footer="992" w:gutter="0"/>
          <w:pgNumType w:start="1"/>
          <w:cols w:space="425"/>
          <w:docGrid w:type="lines" w:linePitch="326"/>
        </w:sectPr>
      </w:pPr>
    </w:p>
    <w:p w14:paraId="222D6778" w14:textId="77777777" w:rsidR="00AD050D" w:rsidRDefault="00AD050D" w:rsidP="00E04974">
      <w:pPr>
        <w:pStyle w:val="10"/>
      </w:pPr>
      <w:r>
        <w:t>系统总体设计</w:t>
      </w:r>
      <w:r>
        <w:rPr>
          <w:rFonts w:hint="eastAsia"/>
        </w:rPr>
        <w:t>+应用模式+使用要求---</w:t>
      </w:r>
      <w:r>
        <w:t>招标评议响应情况对照表</w:t>
      </w:r>
    </w:p>
    <w:p w14:paraId="42E7216A" w14:textId="77777777" w:rsidR="00AD050D" w:rsidRDefault="00AD050D">
      <w:pPr>
        <w:widowControl/>
        <w:jc w:val="left"/>
      </w:pPr>
    </w:p>
    <w:p w14:paraId="37F9A98A" w14:textId="77777777" w:rsidR="00AD050D" w:rsidRPr="00936D5C" w:rsidRDefault="00AD050D" w:rsidP="00936D5C">
      <w:pPr>
        <w:widowControl/>
        <w:jc w:val="center"/>
        <w:rPr>
          <w:b/>
        </w:rPr>
      </w:pPr>
      <w:commentRangeStart w:id="0"/>
      <w:r w:rsidRPr="00936D5C">
        <w:rPr>
          <w:rFonts w:hint="eastAsia"/>
          <w:b/>
        </w:rPr>
        <w:t>“</w:t>
      </w:r>
      <w:r w:rsidRPr="00936D5C">
        <w:rPr>
          <w:b/>
        </w:rPr>
        <w:t>软件测试工具</w:t>
      </w:r>
      <w:r w:rsidRPr="00936D5C">
        <w:rPr>
          <w:rFonts w:hint="eastAsia"/>
          <w:b/>
        </w:rPr>
        <w:t>”研制招标评议项目表-系统总体设计部分</w:t>
      </w:r>
      <w:r>
        <w:rPr>
          <w:rFonts w:hint="eastAsia"/>
          <w:b/>
        </w:rPr>
        <w:t>+应用模式+使用要求</w:t>
      </w:r>
      <w:commentRangeEnd w:id="0"/>
      <w:r>
        <w:rPr>
          <w:rStyle w:val="affff0"/>
          <w:rFonts w:hAnsi="宋体" w:cs="宋体"/>
          <w:kern w:val="0"/>
        </w:rPr>
        <w:commentReference w:id="0"/>
      </w:r>
    </w:p>
    <w:p w14:paraId="7FE9D84A" w14:textId="77777777" w:rsidR="00AD050D" w:rsidRDefault="00AD050D" w:rsidP="00936D5C">
      <w:pPr>
        <w:widowControl/>
        <w:jc w:val="center"/>
      </w:pPr>
    </w:p>
    <w:tbl>
      <w:tblPr>
        <w:tblStyle w:val="affb"/>
        <w:tblW w:w="5000" w:type="pct"/>
        <w:tblLook w:val="04A0" w:firstRow="1" w:lastRow="0" w:firstColumn="1" w:lastColumn="0" w:noHBand="0" w:noVBand="1"/>
      </w:tblPr>
      <w:tblGrid>
        <w:gridCol w:w="846"/>
        <w:gridCol w:w="850"/>
        <w:gridCol w:w="1276"/>
        <w:gridCol w:w="4246"/>
        <w:gridCol w:w="816"/>
        <w:gridCol w:w="4152"/>
        <w:gridCol w:w="1346"/>
        <w:gridCol w:w="1030"/>
      </w:tblGrid>
      <w:tr w:rsidR="00AD050D" w14:paraId="4FA4C8E4" w14:textId="77777777" w:rsidTr="00F14647">
        <w:trPr>
          <w:trHeight w:val="535"/>
          <w:tblHeader/>
        </w:trPr>
        <w:tc>
          <w:tcPr>
            <w:tcW w:w="846" w:type="dxa"/>
            <w:shd w:val="clear" w:color="auto" w:fill="D9D9D9" w:themeFill="background1" w:themeFillShade="D9"/>
            <w:vAlign w:val="center"/>
          </w:tcPr>
          <w:p w14:paraId="491B81D3" w14:textId="77777777" w:rsidR="00AD050D" w:rsidRDefault="00AD050D" w:rsidP="00936D5C">
            <w:pPr>
              <w:widowControl/>
              <w:jc w:val="center"/>
            </w:pPr>
            <w:r>
              <w:t>类别</w:t>
            </w:r>
          </w:p>
        </w:tc>
        <w:tc>
          <w:tcPr>
            <w:tcW w:w="850" w:type="dxa"/>
            <w:shd w:val="clear" w:color="auto" w:fill="D9D9D9" w:themeFill="background1" w:themeFillShade="D9"/>
            <w:vAlign w:val="center"/>
          </w:tcPr>
          <w:p w14:paraId="3F5047B4" w14:textId="77777777" w:rsidR="00AD050D" w:rsidRDefault="00AD050D" w:rsidP="00936D5C">
            <w:pPr>
              <w:widowControl/>
              <w:jc w:val="center"/>
            </w:pPr>
            <w:r>
              <w:t>序号</w:t>
            </w:r>
          </w:p>
        </w:tc>
        <w:tc>
          <w:tcPr>
            <w:tcW w:w="1276" w:type="dxa"/>
            <w:shd w:val="clear" w:color="auto" w:fill="D9D9D9" w:themeFill="background1" w:themeFillShade="D9"/>
            <w:vAlign w:val="center"/>
          </w:tcPr>
          <w:p w14:paraId="05DBAC3F" w14:textId="77777777" w:rsidR="00AD050D" w:rsidRDefault="00AD050D" w:rsidP="00936D5C">
            <w:pPr>
              <w:widowControl/>
              <w:jc w:val="center"/>
            </w:pPr>
            <w:r>
              <w:t>项目</w:t>
            </w:r>
          </w:p>
        </w:tc>
        <w:tc>
          <w:tcPr>
            <w:tcW w:w="4246" w:type="dxa"/>
            <w:shd w:val="clear" w:color="auto" w:fill="D9D9D9" w:themeFill="background1" w:themeFillShade="D9"/>
            <w:vAlign w:val="center"/>
          </w:tcPr>
          <w:p w14:paraId="576B96EC" w14:textId="77777777" w:rsidR="00AD050D" w:rsidRDefault="00AD050D" w:rsidP="00936D5C">
            <w:pPr>
              <w:widowControl/>
              <w:jc w:val="center"/>
            </w:pPr>
            <w:r>
              <w:t>要求</w:t>
            </w:r>
          </w:p>
        </w:tc>
        <w:tc>
          <w:tcPr>
            <w:tcW w:w="816" w:type="dxa"/>
            <w:shd w:val="clear" w:color="auto" w:fill="D9D9D9" w:themeFill="background1" w:themeFillShade="D9"/>
            <w:vAlign w:val="center"/>
          </w:tcPr>
          <w:p w14:paraId="5589B1C0" w14:textId="77777777" w:rsidR="00AD050D" w:rsidRDefault="00AD050D" w:rsidP="00936D5C">
            <w:pPr>
              <w:widowControl/>
              <w:jc w:val="center"/>
            </w:pPr>
            <w:r>
              <w:t>分值</w:t>
            </w:r>
          </w:p>
        </w:tc>
        <w:tc>
          <w:tcPr>
            <w:tcW w:w="4152" w:type="dxa"/>
            <w:shd w:val="clear" w:color="auto" w:fill="D9D9D9" w:themeFill="background1" w:themeFillShade="D9"/>
            <w:vAlign w:val="center"/>
          </w:tcPr>
          <w:p w14:paraId="1E7500AC" w14:textId="77777777" w:rsidR="00AD050D" w:rsidRDefault="00AD050D" w:rsidP="00936D5C">
            <w:pPr>
              <w:widowControl/>
              <w:jc w:val="center"/>
            </w:pPr>
            <w:r>
              <w:t>响应情况</w:t>
            </w:r>
          </w:p>
        </w:tc>
        <w:tc>
          <w:tcPr>
            <w:tcW w:w="1346" w:type="dxa"/>
            <w:shd w:val="clear" w:color="auto" w:fill="D9D9D9" w:themeFill="background1" w:themeFillShade="D9"/>
            <w:vAlign w:val="center"/>
          </w:tcPr>
          <w:p w14:paraId="09A78BDF" w14:textId="77777777" w:rsidR="00AD050D" w:rsidRDefault="00AD050D" w:rsidP="00936D5C">
            <w:pPr>
              <w:widowControl/>
              <w:jc w:val="center"/>
            </w:pPr>
            <w:r>
              <w:t>对应</w:t>
            </w:r>
            <w:r>
              <w:rPr>
                <w:rFonts w:hint="eastAsia"/>
              </w:rPr>
              <w:t>章节</w:t>
            </w:r>
          </w:p>
        </w:tc>
        <w:tc>
          <w:tcPr>
            <w:tcW w:w="1030" w:type="dxa"/>
            <w:shd w:val="clear" w:color="auto" w:fill="D9D9D9" w:themeFill="background1" w:themeFillShade="D9"/>
            <w:vAlign w:val="center"/>
          </w:tcPr>
          <w:p w14:paraId="7BADA520" w14:textId="77777777" w:rsidR="00AD050D" w:rsidRDefault="00AD050D" w:rsidP="00936D5C">
            <w:pPr>
              <w:widowControl/>
              <w:jc w:val="center"/>
            </w:pPr>
            <w:r>
              <w:t>页码</w:t>
            </w:r>
          </w:p>
        </w:tc>
      </w:tr>
      <w:tr w:rsidR="00AD050D" w14:paraId="14610C94" w14:textId="77777777" w:rsidTr="001416DB">
        <w:tc>
          <w:tcPr>
            <w:tcW w:w="846" w:type="dxa"/>
            <w:vMerge w:val="restart"/>
            <w:vAlign w:val="center"/>
          </w:tcPr>
          <w:p w14:paraId="7FBBADDD" w14:textId="77777777" w:rsidR="00AD050D" w:rsidRDefault="00AD050D" w:rsidP="00151762">
            <w:pPr>
              <w:widowControl/>
              <w:jc w:val="center"/>
            </w:pPr>
            <w:r>
              <w:rPr>
                <w:rFonts w:hint="eastAsia"/>
              </w:rPr>
              <w:t>技术部分</w:t>
            </w:r>
          </w:p>
        </w:tc>
        <w:tc>
          <w:tcPr>
            <w:tcW w:w="850" w:type="dxa"/>
            <w:vMerge w:val="restart"/>
            <w:vAlign w:val="center"/>
          </w:tcPr>
          <w:p w14:paraId="5E09EBB9" w14:textId="77777777" w:rsidR="00AD050D" w:rsidRDefault="00AD050D" w:rsidP="001416DB">
            <w:pPr>
              <w:widowControl/>
              <w:jc w:val="center"/>
            </w:pPr>
            <w:r>
              <w:rPr>
                <w:rFonts w:hint="eastAsia"/>
              </w:rPr>
              <w:t>1</w:t>
            </w:r>
          </w:p>
        </w:tc>
        <w:tc>
          <w:tcPr>
            <w:tcW w:w="1276" w:type="dxa"/>
            <w:vMerge w:val="restart"/>
            <w:vAlign w:val="center"/>
          </w:tcPr>
          <w:p w14:paraId="3DA4FC89" w14:textId="77777777" w:rsidR="00AD050D" w:rsidRPr="00151762" w:rsidRDefault="00AD050D" w:rsidP="00151762">
            <w:pPr>
              <w:adjustRightInd w:val="0"/>
              <w:snapToGrid w:val="0"/>
              <w:spacing w:line="360" w:lineRule="auto"/>
              <w:rPr>
                <w:rFonts w:hAnsi="宋体" w:cs="宋体"/>
                <w:bCs/>
              </w:rPr>
            </w:pPr>
            <w:r>
              <w:rPr>
                <w:rFonts w:hAnsi="宋体" w:cs="宋体" w:hint="eastAsia"/>
                <w:bCs/>
              </w:rPr>
              <w:t>系统总体设计</w:t>
            </w:r>
          </w:p>
        </w:tc>
        <w:tc>
          <w:tcPr>
            <w:tcW w:w="4246" w:type="dxa"/>
          </w:tcPr>
          <w:p w14:paraId="7D78F5EC" w14:textId="77777777" w:rsidR="00AD050D" w:rsidRPr="00151762" w:rsidRDefault="00AD050D" w:rsidP="00151762">
            <w:pPr>
              <w:adjustRightInd w:val="0"/>
              <w:snapToGrid w:val="0"/>
              <w:spacing w:line="360" w:lineRule="auto"/>
              <w:rPr>
                <w:rFonts w:hAnsi="宋体" w:cs="宋体"/>
                <w:bCs/>
              </w:rPr>
            </w:pPr>
            <w:r w:rsidRPr="00151762">
              <w:rPr>
                <w:rFonts w:hAnsi="宋体" w:cs="宋体" w:hint="eastAsia"/>
                <w:bCs/>
              </w:rPr>
              <w:t>系统总体架构设计合理</w:t>
            </w:r>
            <w:r>
              <w:rPr>
                <w:rFonts w:hAnsi="宋体" w:cs="宋体" w:hint="eastAsia"/>
                <w:bCs/>
              </w:rPr>
              <w:t>，</w:t>
            </w:r>
            <w:r w:rsidRPr="00151762">
              <w:rPr>
                <w:rFonts w:hAnsi="宋体" w:cs="宋体" w:hint="eastAsia"/>
                <w:bCs/>
              </w:rPr>
              <w:t>采用“高性能计算资源</w:t>
            </w:r>
            <w:r>
              <w:rPr>
                <w:rFonts w:hAnsi="宋体" w:cs="宋体" w:hint="eastAsia"/>
                <w:bCs/>
              </w:rPr>
              <w:t>+</w:t>
            </w:r>
            <w:r w:rsidRPr="00151762">
              <w:rPr>
                <w:rFonts w:hAnsi="宋体" w:cs="宋体" w:hint="eastAsia"/>
                <w:bCs/>
              </w:rPr>
              <w:t>成熟云基础平台+灵活云测试服务+高质量</w:t>
            </w:r>
            <w:r>
              <w:rPr>
                <w:rFonts w:hAnsi="宋体" w:cs="宋体" w:hint="eastAsia"/>
                <w:bCs/>
              </w:rPr>
              <w:t>软件</w:t>
            </w:r>
            <w:r w:rsidRPr="00151762">
              <w:rPr>
                <w:rFonts w:hAnsi="宋体" w:cs="宋体" w:hint="eastAsia"/>
                <w:bCs/>
              </w:rPr>
              <w:t>测试工具”的技术架构进行技术系统设计</w:t>
            </w:r>
            <w:r>
              <w:rPr>
                <w:rFonts w:hAnsi="宋体" w:cs="宋体" w:hint="eastAsia"/>
                <w:bCs/>
              </w:rPr>
              <w:t>；</w:t>
            </w:r>
            <w:r w:rsidRPr="00151762">
              <w:rPr>
                <w:rFonts w:hAnsi="宋体" w:cs="宋体" w:hint="eastAsia"/>
                <w:bCs/>
              </w:rPr>
              <w:t>能够满足非嵌入式软件测评需求、指挥信息系统软件全系统测试需求、典型FPGA软件的混合仿真验证需求、软件资产管理需求。</w:t>
            </w:r>
          </w:p>
        </w:tc>
        <w:tc>
          <w:tcPr>
            <w:tcW w:w="816" w:type="dxa"/>
            <w:vAlign w:val="center"/>
          </w:tcPr>
          <w:p w14:paraId="247F5CFE" w14:textId="77777777" w:rsidR="00AD050D" w:rsidRPr="00B07B25" w:rsidRDefault="00AD050D" w:rsidP="00151762">
            <w:pPr>
              <w:adjustRightInd w:val="0"/>
              <w:snapToGrid w:val="0"/>
              <w:jc w:val="center"/>
              <w:rPr>
                <w:rFonts w:hAnsi="宋体" w:cs="宋体"/>
                <w:bCs/>
                <w:sz w:val="21"/>
                <w:szCs w:val="21"/>
              </w:rPr>
            </w:pPr>
            <w:r w:rsidRPr="00B07B25">
              <w:rPr>
                <w:rFonts w:hAnsi="宋体" w:cs="宋体"/>
                <w:bCs/>
                <w:sz w:val="21"/>
                <w:szCs w:val="21"/>
              </w:rPr>
              <w:t>4</w:t>
            </w:r>
          </w:p>
        </w:tc>
        <w:tc>
          <w:tcPr>
            <w:tcW w:w="4152" w:type="dxa"/>
            <w:vAlign w:val="center"/>
          </w:tcPr>
          <w:p w14:paraId="451F324C" w14:textId="77777777" w:rsidR="00AD050D" w:rsidRPr="009233D3" w:rsidRDefault="00AD050D" w:rsidP="009233D3">
            <w:pPr>
              <w:widowControl/>
              <w:jc w:val="center"/>
              <w:rPr>
                <w:rFonts w:hAnsi="宋体" w:cs="宋体"/>
                <w:b/>
                <w:bCs/>
              </w:rPr>
            </w:pPr>
            <w:r w:rsidRPr="009233D3">
              <w:rPr>
                <w:rFonts w:hAnsi="宋体" w:cs="宋体"/>
                <w:b/>
                <w:bCs/>
              </w:rPr>
              <w:t>完全响应</w:t>
            </w:r>
          </w:p>
          <w:p w14:paraId="58D96606" w14:textId="77777777" w:rsidR="00AD050D" w:rsidRPr="009233D3" w:rsidRDefault="00AD050D" w:rsidP="00DD677B">
            <w:pPr>
              <w:widowControl/>
              <w:spacing w:line="360" w:lineRule="auto"/>
              <w:jc w:val="left"/>
              <w:rPr>
                <w:rFonts w:hAnsi="宋体" w:cs="宋体"/>
                <w:bCs/>
              </w:rPr>
            </w:pPr>
            <w:r>
              <w:rPr>
                <w:rFonts w:hAnsi="宋体" w:cs="宋体" w:hint="eastAsia"/>
                <w:bCs/>
              </w:rPr>
              <w:t>对系统进行了总体架构设计，按基础硬件设施层、I</w:t>
            </w:r>
            <w:r>
              <w:rPr>
                <w:rFonts w:hAnsi="宋体" w:cs="宋体"/>
                <w:bCs/>
              </w:rPr>
              <w:t>aaS层</w:t>
            </w:r>
            <w:r>
              <w:rPr>
                <w:rFonts w:hAnsi="宋体" w:cs="宋体" w:hint="eastAsia"/>
                <w:bCs/>
              </w:rPr>
              <w:t>、P</w:t>
            </w:r>
            <w:r>
              <w:rPr>
                <w:rFonts w:hAnsi="宋体" w:cs="宋体"/>
                <w:bCs/>
              </w:rPr>
              <w:t>aaS层</w:t>
            </w:r>
            <w:r>
              <w:rPr>
                <w:rFonts w:hAnsi="宋体" w:cs="宋体" w:hint="eastAsia"/>
                <w:bCs/>
              </w:rPr>
              <w:t>、S</w:t>
            </w:r>
            <w:r>
              <w:rPr>
                <w:rFonts w:hAnsi="宋体" w:cs="宋体"/>
                <w:bCs/>
              </w:rPr>
              <w:t>aaS层</w:t>
            </w:r>
            <w:r>
              <w:rPr>
                <w:rFonts w:hAnsi="宋体" w:cs="宋体" w:hint="eastAsia"/>
                <w:bCs/>
              </w:rPr>
              <w:t>、</w:t>
            </w:r>
            <w:r>
              <w:rPr>
                <w:rFonts w:hAnsi="宋体" w:cs="宋体"/>
                <w:bCs/>
              </w:rPr>
              <w:t>云桌面端机应用层分层的技术架构</w:t>
            </w:r>
            <w:r>
              <w:rPr>
                <w:rFonts w:hAnsi="宋体" w:cs="宋体" w:hint="eastAsia"/>
                <w:bCs/>
              </w:rPr>
              <w:t>，</w:t>
            </w:r>
            <w:r>
              <w:rPr>
                <w:rFonts w:hAnsi="宋体" w:cs="宋体"/>
                <w:bCs/>
              </w:rPr>
              <w:t>软件测试工具涵盖了嵌入式软件</w:t>
            </w:r>
            <w:r>
              <w:rPr>
                <w:rFonts w:hAnsi="宋体" w:cs="宋体" w:hint="eastAsia"/>
                <w:bCs/>
              </w:rPr>
              <w:t>、</w:t>
            </w:r>
            <w:r>
              <w:rPr>
                <w:rFonts w:hAnsi="宋体" w:cs="宋体"/>
                <w:bCs/>
              </w:rPr>
              <w:t>非嵌入式软件测试工具</w:t>
            </w:r>
            <w:r>
              <w:rPr>
                <w:rFonts w:hAnsi="宋体" w:cs="宋体" w:hint="eastAsia"/>
                <w:bCs/>
              </w:rPr>
              <w:t>；</w:t>
            </w:r>
            <w:r w:rsidRPr="00151762">
              <w:rPr>
                <w:rFonts w:hAnsi="宋体" w:cs="宋体" w:hint="eastAsia"/>
                <w:bCs/>
              </w:rPr>
              <w:t>能够满足非嵌入式软件测评需求、指挥信息系统软件全系统测试需求、典型FPGA软件的混合仿真验证需求、软件资产管理需求。</w:t>
            </w:r>
          </w:p>
        </w:tc>
        <w:tc>
          <w:tcPr>
            <w:tcW w:w="1346" w:type="dxa"/>
            <w:vAlign w:val="center"/>
          </w:tcPr>
          <w:p w14:paraId="272BDAE9" w14:textId="77777777" w:rsidR="00AD050D" w:rsidRDefault="00AD050D" w:rsidP="00151762">
            <w:pPr>
              <w:widowControl/>
              <w:jc w:val="center"/>
            </w:pPr>
            <w:r>
              <w:rPr>
                <w:rFonts w:hint="eastAsia"/>
              </w:rPr>
              <w:t>3</w:t>
            </w:r>
            <w:r>
              <w:t>.2</w:t>
            </w:r>
            <w:r>
              <w:rPr>
                <w:rFonts w:hint="eastAsia"/>
              </w:rPr>
              <w:t>.</w:t>
            </w:r>
            <w:r>
              <w:t>1</w:t>
            </w:r>
          </w:p>
          <w:p w14:paraId="5879D13E" w14:textId="77777777" w:rsidR="00AD050D" w:rsidRDefault="00AD050D" w:rsidP="009233D3">
            <w:pPr>
              <w:widowControl/>
              <w:jc w:val="center"/>
            </w:pPr>
            <w:r>
              <w:t>5.2</w:t>
            </w:r>
          </w:p>
        </w:tc>
        <w:tc>
          <w:tcPr>
            <w:tcW w:w="1030" w:type="dxa"/>
            <w:vAlign w:val="center"/>
          </w:tcPr>
          <w:p w14:paraId="545D24FE" w14:textId="77777777" w:rsidR="00AD050D" w:rsidRDefault="00AD050D" w:rsidP="00151762">
            <w:pPr>
              <w:widowControl/>
              <w:jc w:val="center"/>
            </w:pPr>
          </w:p>
        </w:tc>
      </w:tr>
      <w:tr w:rsidR="00AD050D" w14:paraId="2075FE02" w14:textId="77777777" w:rsidTr="001416DB">
        <w:tc>
          <w:tcPr>
            <w:tcW w:w="846" w:type="dxa"/>
            <w:vMerge/>
          </w:tcPr>
          <w:p w14:paraId="6A2C373F" w14:textId="77777777" w:rsidR="00AD050D" w:rsidRDefault="00AD050D" w:rsidP="00151762">
            <w:pPr>
              <w:widowControl/>
              <w:jc w:val="center"/>
            </w:pPr>
          </w:p>
        </w:tc>
        <w:tc>
          <w:tcPr>
            <w:tcW w:w="850" w:type="dxa"/>
            <w:vMerge/>
            <w:vAlign w:val="center"/>
          </w:tcPr>
          <w:p w14:paraId="3D504F8B" w14:textId="77777777" w:rsidR="00AD050D" w:rsidRDefault="00AD050D" w:rsidP="001416DB">
            <w:pPr>
              <w:jc w:val="center"/>
            </w:pPr>
          </w:p>
        </w:tc>
        <w:tc>
          <w:tcPr>
            <w:tcW w:w="1276" w:type="dxa"/>
            <w:vMerge/>
          </w:tcPr>
          <w:p w14:paraId="4D08514D" w14:textId="77777777" w:rsidR="00AD050D" w:rsidRPr="00151762" w:rsidRDefault="00AD050D" w:rsidP="00151762">
            <w:pPr>
              <w:adjustRightInd w:val="0"/>
              <w:snapToGrid w:val="0"/>
              <w:spacing w:line="360" w:lineRule="auto"/>
              <w:rPr>
                <w:rFonts w:hAnsi="宋体" w:cs="宋体"/>
                <w:bCs/>
              </w:rPr>
            </w:pPr>
          </w:p>
        </w:tc>
        <w:tc>
          <w:tcPr>
            <w:tcW w:w="4246" w:type="dxa"/>
          </w:tcPr>
          <w:p w14:paraId="5323CD97" w14:textId="77777777" w:rsidR="00AD050D" w:rsidRPr="00151762" w:rsidRDefault="00AD050D" w:rsidP="00151762">
            <w:pPr>
              <w:adjustRightInd w:val="0"/>
              <w:snapToGrid w:val="0"/>
              <w:spacing w:line="360" w:lineRule="auto"/>
              <w:rPr>
                <w:rFonts w:hAnsi="宋体" w:cs="宋体"/>
                <w:bCs/>
              </w:rPr>
            </w:pPr>
            <w:r w:rsidRPr="00151762">
              <w:rPr>
                <w:rFonts w:hAnsi="宋体" w:cs="宋体" w:hint="eastAsia"/>
                <w:bCs/>
              </w:rPr>
              <w:t>系统工作流程、应用模式描述清晰,满足软件试验和软件测评等多方面应用需求。</w:t>
            </w:r>
          </w:p>
        </w:tc>
        <w:tc>
          <w:tcPr>
            <w:tcW w:w="816" w:type="dxa"/>
            <w:vAlign w:val="center"/>
          </w:tcPr>
          <w:p w14:paraId="1F92F2CC" w14:textId="77777777" w:rsidR="00AD050D" w:rsidRPr="00B07B25" w:rsidRDefault="00AD050D" w:rsidP="00151762">
            <w:pPr>
              <w:adjustRightInd w:val="0"/>
              <w:snapToGrid w:val="0"/>
              <w:jc w:val="center"/>
              <w:rPr>
                <w:rFonts w:hAnsi="宋体" w:cs="宋体"/>
                <w:bCs/>
                <w:sz w:val="21"/>
                <w:szCs w:val="21"/>
              </w:rPr>
            </w:pPr>
            <w:r w:rsidRPr="00B07B25">
              <w:rPr>
                <w:rFonts w:hAnsi="宋体" w:cs="宋体" w:hint="eastAsia"/>
                <w:bCs/>
                <w:sz w:val="21"/>
                <w:szCs w:val="21"/>
              </w:rPr>
              <w:t>1</w:t>
            </w:r>
          </w:p>
        </w:tc>
        <w:tc>
          <w:tcPr>
            <w:tcW w:w="4152" w:type="dxa"/>
            <w:vAlign w:val="center"/>
          </w:tcPr>
          <w:p w14:paraId="637946E3" w14:textId="77777777" w:rsidR="00AD050D" w:rsidRPr="009233D3" w:rsidRDefault="00AD050D" w:rsidP="00DD677B">
            <w:pPr>
              <w:widowControl/>
              <w:jc w:val="center"/>
              <w:rPr>
                <w:rFonts w:hAnsi="宋体" w:cs="宋体"/>
                <w:b/>
                <w:bCs/>
              </w:rPr>
            </w:pPr>
            <w:r w:rsidRPr="009233D3">
              <w:rPr>
                <w:rFonts w:hAnsi="宋体" w:cs="宋体"/>
                <w:b/>
                <w:bCs/>
              </w:rPr>
              <w:t>完全响应</w:t>
            </w:r>
          </w:p>
          <w:p w14:paraId="3EA156F2" w14:textId="77777777" w:rsidR="00AD050D" w:rsidRDefault="00AD050D" w:rsidP="00DD677B">
            <w:pPr>
              <w:widowControl/>
              <w:spacing w:line="360" w:lineRule="auto"/>
              <w:jc w:val="left"/>
            </w:pPr>
            <w:r>
              <w:rPr>
                <w:rFonts w:hAnsi="宋体" w:cs="宋体" w:hint="eastAsia"/>
                <w:bCs/>
              </w:rPr>
              <w:t>对系统使用的业务流程、系统的工作流程、应用模式均进行了有效的阐述和设计，可以完全满足</w:t>
            </w:r>
            <w:r w:rsidRPr="00151762">
              <w:rPr>
                <w:rFonts w:hAnsi="宋体" w:cs="宋体" w:hint="eastAsia"/>
                <w:bCs/>
              </w:rPr>
              <w:t>软件试验和软件测评等多方面应用需求。</w:t>
            </w:r>
          </w:p>
        </w:tc>
        <w:tc>
          <w:tcPr>
            <w:tcW w:w="1346" w:type="dxa"/>
            <w:vAlign w:val="center"/>
          </w:tcPr>
          <w:p w14:paraId="4E914BA5" w14:textId="77777777" w:rsidR="00AD050D" w:rsidRDefault="00AD050D" w:rsidP="00151762">
            <w:pPr>
              <w:widowControl/>
              <w:jc w:val="center"/>
            </w:pPr>
            <w:r>
              <w:rPr>
                <w:rFonts w:hint="eastAsia"/>
              </w:rPr>
              <w:t>5</w:t>
            </w:r>
            <w:r>
              <w:t>.5</w:t>
            </w:r>
          </w:p>
          <w:p w14:paraId="370FC897" w14:textId="77777777" w:rsidR="00AD050D" w:rsidRDefault="00AD050D" w:rsidP="00151762">
            <w:pPr>
              <w:widowControl/>
              <w:jc w:val="center"/>
            </w:pPr>
            <w:r>
              <w:t>5.6</w:t>
            </w:r>
          </w:p>
          <w:p w14:paraId="738F25EA" w14:textId="77777777" w:rsidR="00AD050D" w:rsidRDefault="00AD050D" w:rsidP="00151762">
            <w:pPr>
              <w:widowControl/>
              <w:jc w:val="center"/>
            </w:pPr>
            <w:r>
              <w:t>5.7</w:t>
            </w:r>
          </w:p>
        </w:tc>
        <w:tc>
          <w:tcPr>
            <w:tcW w:w="1030" w:type="dxa"/>
            <w:vAlign w:val="center"/>
          </w:tcPr>
          <w:p w14:paraId="55AE72C6" w14:textId="77777777" w:rsidR="00AD050D" w:rsidRDefault="00AD050D" w:rsidP="00151762">
            <w:pPr>
              <w:widowControl/>
              <w:jc w:val="center"/>
            </w:pPr>
          </w:p>
        </w:tc>
      </w:tr>
      <w:tr w:rsidR="00AD050D" w14:paraId="5DD8311D" w14:textId="77777777" w:rsidTr="001416DB">
        <w:tc>
          <w:tcPr>
            <w:tcW w:w="846" w:type="dxa"/>
            <w:vMerge/>
          </w:tcPr>
          <w:p w14:paraId="699E51AA" w14:textId="77777777" w:rsidR="00AD050D" w:rsidRDefault="00AD050D" w:rsidP="00151762">
            <w:pPr>
              <w:widowControl/>
              <w:jc w:val="center"/>
            </w:pPr>
          </w:p>
        </w:tc>
        <w:tc>
          <w:tcPr>
            <w:tcW w:w="850" w:type="dxa"/>
            <w:vMerge/>
            <w:vAlign w:val="center"/>
          </w:tcPr>
          <w:p w14:paraId="79AFD6C6" w14:textId="77777777" w:rsidR="00AD050D" w:rsidRDefault="00AD050D" w:rsidP="001416DB">
            <w:pPr>
              <w:jc w:val="center"/>
            </w:pPr>
          </w:p>
        </w:tc>
        <w:tc>
          <w:tcPr>
            <w:tcW w:w="1276" w:type="dxa"/>
            <w:vMerge/>
          </w:tcPr>
          <w:p w14:paraId="69CF58F9" w14:textId="77777777" w:rsidR="00AD050D" w:rsidRPr="00151762" w:rsidRDefault="00AD050D" w:rsidP="00151762">
            <w:pPr>
              <w:adjustRightInd w:val="0"/>
              <w:snapToGrid w:val="0"/>
              <w:spacing w:line="360" w:lineRule="auto"/>
              <w:rPr>
                <w:rFonts w:hAnsi="宋体" w:cs="宋体"/>
                <w:bCs/>
              </w:rPr>
            </w:pPr>
          </w:p>
        </w:tc>
        <w:tc>
          <w:tcPr>
            <w:tcW w:w="4246" w:type="dxa"/>
          </w:tcPr>
          <w:p w14:paraId="529529CA" w14:textId="77777777" w:rsidR="00AD050D" w:rsidRPr="00151762" w:rsidRDefault="00AD050D" w:rsidP="00151762">
            <w:pPr>
              <w:adjustRightInd w:val="0"/>
              <w:snapToGrid w:val="0"/>
              <w:spacing w:line="360" w:lineRule="auto"/>
              <w:rPr>
                <w:rFonts w:hAnsi="宋体" w:cs="宋体"/>
                <w:bCs/>
              </w:rPr>
            </w:pPr>
            <w:r w:rsidRPr="00151762">
              <w:rPr>
                <w:rFonts w:hAnsi="宋体" w:cs="宋体" w:hint="eastAsia"/>
                <w:bCs/>
              </w:rPr>
              <w:t>系统实现关键技术解决或验证充分</w:t>
            </w:r>
            <w:r>
              <w:rPr>
                <w:rFonts w:hAnsi="宋体" w:cs="宋体" w:hint="eastAsia"/>
                <w:bCs/>
              </w:rPr>
              <w:t>，</w:t>
            </w:r>
            <w:r w:rsidRPr="00151762">
              <w:rPr>
                <w:rFonts w:hAnsi="宋体" w:cs="宋体" w:hint="eastAsia"/>
                <w:bCs/>
              </w:rPr>
              <w:t>解决措施合理可行。</w:t>
            </w:r>
          </w:p>
        </w:tc>
        <w:tc>
          <w:tcPr>
            <w:tcW w:w="816" w:type="dxa"/>
            <w:vAlign w:val="center"/>
          </w:tcPr>
          <w:p w14:paraId="3F710259" w14:textId="77777777" w:rsidR="00AD050D" w:rsidRPr="00B07B25" w:rsidRDefault="00AD050D" w:rsidP="00151762">
            <w:pPr>
              <w:adjustRightInd w:val="0"/>
              <w:snapToGrid w:val="0"/>
              <w:jc w:val="center"/>
              <w:rPr>
                <w:rFonts w:hAnsi="宋体" w:cs="宋体"/>
                <w:bCs/>
                <w:sz w:val="21"/>
                <w:szCs w:val="21"/>
              </w:rPr>
            </w:pPr>
            <w:r w:rsidRPr="00B07B25">
              <w:rPr>
                <w:rFonts w:hAnsi="宋体" w:cs="宋体" w:hint="eastAsia"/>
                <w:bCs/>
                <w:sz w:val="21"/>
                <w:szCs w:val="21"/>
              </w:rPr>
              <w:t>1</w:t>
            </w:r>
          </w:p>
        </w:tc>
        <w:tc>
          <w:tcPr>
            <w:tcW w:w="4152" w:type="dxa"/>
            <w:vAlign w:val="center"/>
          </w:tcPr>
          <w:p w14:paraId="6D73F39C" w14:textId="77777777" w:rsidR="00AD050D" w:rsidRPr="009233D3" w:rsidRDefault="00AD050D" w:rsidP="00DD677B">
            <w:pPr>
              <w:widowControl/>
              <w:jc w:val="center"/>
              <w:rPr>
                <w:rFonts w:hAnsi="宋体" w:cs="宋体"/>
                <w:b/>
                <w:bCs/>
              </w:rPr>
            </w:pPr>
            <w:r w:rsidRPr="009233D3">
              <w:rPr>
                <w:rFonts w:hAnsi="宋体" w:cs="宋体"/>
                <w:b/>
                <w:bCs/>
              </w:rPr>
              <w:t>完全响应</w:t>
            </w:r>
          </w:p>
          <w:p w14:paraId="14559B5D" w14:textId="77777777" w:rsidR="00AD050D" w:rsidRDefault="00AD050D" w:rsidP="00DD677B">
            <w:pPr>
              <w:widowControl/>
              <w:spacing w:line="360" w:lineRule="auto"/>
              <w:jc w:val="left"/>
            </w:pPr>
            <w:r>
              <w:rPr>
                <w:rFonts w:hint="eastAsia"/>
              </w:rPr>
              <w:t>共分析出6大项系统实现的关键技术，对所有的关键技术均进行了技术攻关，给出了技术的解决方案。</w:t>
            </w:r>
          </w:p>
        </w:tc>
        <w:tc>
          <w:tcPr>
            <w:tcW w:w="1346" w:type="dxa"/>
            <w:vAlign w:val="center"/>
          </w:tcPr>
          <w:p w14:paraId="333603A5" w14:textId="77777777" w:rsidR="00AD050D" w:rsidRDefault="00AD050D" w:rsidP="00151762">
            <w:pPr>
              <w:widowControl/>
              <w:jc w:val="center"/>
            </w:pPr>
            <w:r>
              <w:rPr>
                <w:rFonts w:hint="eastAsia"/>
              </w:rPr>
              <w:t>6</w:t>
            </w:r>
          </w:p>
        </w:tc>
        <w:tc>
          <w:tcPr>
            <w:tcW w:w="1030" w:type="dxa"/>
            <w:vAlign w:val="center"/>
          </w:tcPr>
          <w:p w14:paraId="3A36A802" w14:textId="77777777" w:rsidR="00AD050D" w:rsidRDefault="00AD050D" w:rsidP="00151762">
            <w:pPr>
              <w:widowControl/>
              <w:jc w:val="center"/>
            </w:pPr>
          </w:p>
        </w:tc>
      </w:tr>
      <w:tr w:rsidR="00AD050D" w14:paraId="106BD985" w14:textId="77777777" w:rsidTr="001416DB">
        <w:tc>
          <w:tcPr>
            <w:tcW w:w="846" w:type="dxa"/>
            <w:vMerge/>
          </w:tcPr>
          <w:p w14:paraId="49E0FDF3" w14:textId="77777777" w:rsidR="00AD050D" w:rsidRDefault="00AD050D" w:rsidP="00151762">
            <w:pPr>
              <w:widowControl/>
              <w:jc w:val="center"/>
            </w:pPr>
          </w:p>
        </w:tc>
        <w:tc>
          <w:tcPr>
            <w:tcW w:w="850" w:type="dxa"/>
            <w:vMerge/>
            <w:vAlign w:val="center"/>
          </w:tcPr>
          <w:p w14:paraId="577B3A01" w14:textId="77777777" w:rsidR="00AD050D" w:rsidRDefault="00AD050D" w:rsidP="001416DB">
            <w:pPr>
              <w:jc w:val="center"/>
            </w:pPr>
          </w:p>
        </w:tc>
        <w:tc>
          <w:tcPr>
            <w:tcW w:w="1276" w:type="dxa"/>
            <w:vMerge/>
          </w:tcPr>
          <w:p w14:paraId="2D6D1354" w14:textId="77777777" w:rsidR="00AD050D" w:rsidRPr="00151762" w:rsidRDefault="00AD050D" w:rsidP="00151762">
            <w:pPr>
              <w:adjustRightInd w:val="0"/>
              <w:snapToGrid w:val="0"/>
              <w:spacing w:line="360" w:lineRule="auto"/>
              <w:rPr>
                <w:rFonts w:hAnsi="宋体" w:cs="宋体"/>
                <w:bCs/>
              </w:rPr>
            </w:pPr>
          </w:p>
        </w:tc>
        <w:tc>
          <w:tcPr>
            <w:tcW w:w="4246" w:type="dxa"/>
          </w:tcPr>
          <w:p w14:paraId="4C8B449F" w14:textId="77777777" w:rsidR="00AD050D" w:rsidRPr="00151762" w:rsidRDefault="00AD050D" w:rsidP="00151762">
            <w:pPr>
              <w:adjustRightInd w:val="0"/>
              <w:snapToGrid w:val="0"/>
              <w:spacing w:line="360" w:lineRule="auto"/>
              <w:rPr>
                <w:rFonts w:hAnsi="宋体" w:cs="宋体"/>
                <w:bCs/>
              </w:rPr>
            </w:pPr>
            <w:r w:rsidRPr="00151762">
              <w:rPr>
                <w:rFonts w:hAnsi="宋体" w:cs="宋体" w:hint="eastAsia"/>
                <w:bCs/>
              </w:rPr>
              <w:t>具有云测试平台、软件测试工具的研发经验和技术</w:t>
            </w:r>
            <w:r>
              <w:rPr>
                <w:rFonts w:hAnsi="宋体" w:cs="宋体" w:hint="eastAsia"/>
                <w:bCs/>
              </w:rPr>
              <w:t>积累；</w:t>
            </w:r>
            <w:r w:rsidRPr="00151762">
              <w:rPr>
                <w:rFonts w:hAnsi="宋体" w:cs="宋体" w:hint="eastAsia"/>
                <w:bCs/>
              </w:rPr>
              <w:t>具有相关发明专利或软件著作权</w:t>
            </w:r>
            <w:r>
              <w:rPr>
                <w:rFonts w:hAnsi="宋体" w:cs="宋体" w:hint="eastAsia"/>
                <w:bCs/>
              </w:rPr>
              <w:t>；</w:t>
            </w:r>
            <w:r w:rsidRPr="00151762">
              <w:rPr>
                <w:rFonts w:hAnsi="宋体" w:cs="宋体" w:hint="eastAsia"/>
                <w:bCs/>
              </w:rPr>
              <w:t>具有软件评测经验和软件实验室建设经验。</w:t>
            </w:r>
          </w:p>
        </w:tc>
        <w:tc>
          <w:tcPr>
            <w:tcW w:w="816" w:type="dxa"/>
            <w:vAlign w:val="center"/>
          </w:tcPr>
          <w:p w14:paraId="15D47011" w14:textId="77777777" w:rsidR="00AD050D" w:rsidRPr="00B07B25" w:rsidRDefault="00AD050D" w:rsidP="00151762">
            <w:pPr>
              <w:adjustRightInd w:val="0"/>
              <w:snapToGrid w:val="0"/>
              <w:jc w:val="center"/>
              <w:rPr>
                <w:rFonts w:hAnsi="宋体" w:cs="宋体"/>
                <w:bCs/>
                <w:sz w:val="21"/>
                <w:szCs w:val="21"/>
              </w:rPr>
            </w:pPr>
            <w:r w:rsidRPr="00B07B25">
              <w:rPr>
                <w:rFonts w:hAnsi="宋体" w:cs="宋体" w:hint="eastAsia"/>
                <w:bCs/>
                <w:sz w:val="21"/>
                <w:szCs w:val="21"/>
              </w:rPr>
              <w:t>2</w:t>
            </w:r>
          </w:p>
        </w:tc>
        <w:tc>
          <w:tcPr>
            <w:tcW w:w="4152" w:type="dxa"/>
            <w:vAlign w:val="center"/>
          </w:tcPr>
          <w:p w14:paraId="11DBE9A9" w14:textId="77777777" w:rsidR="00AD050D" w:rsidRPr="009233D3" w:rsidRDefault="00AD050D" w:rsidP="00DD677B">
            <w:pPr>
              <w:widowControl/>
              <w:jc w:val="center"/>
              <w:rPr>
                <w:rFonts w:hAnsi="宋体" w:cs="宋体"/>
                <w:b/>
                <w:bCs/>
              </w:rPr>
            </w:pPr>
            <w:r w:rsidRPr="009233D3">
              <w:rPr>
                <w:rFonts w:hAnsi="宋体" w:cs="宋体"/>
                <w:b/>
                <w:bCs/>
              </w:rPr>
              <w:t>完全响应</w:t>
            </w:r>
          </w:p>
          <w:p w14:paraId="3C9FB5B0" w14:textId="77777777" w:rsidR="00AD050D" w:rsidRDefault="00AD050D" w:rsidP="00DD677B">
            <w:pPr>
              <w:widowControl/>
              <w:spacing w:line="360" w:lineRule="auto"/>
              <w:jc w:val="left"/>
            </w:pPr>
            <w:r>
              <w:rPr>
                <w:rFonts w:hint="eastAsia"/>
              </w:rPr>
              <w:t>XX</w:t>
            </w:r>
          </w:p>
        </w:tc>
        <w:tc>
          <w:tcPr>
            <w:tcW w:w="1346" w:type="dxa"/>
            <w:vAlign w:val="center"/>
          </w:tcPr>
          <w:p w14:paraId="5609EABE" w14:textId="77777777" w:rsidR="00AD050D" w:rsidRDefault="00AD050D" w:rsidP="00151762">
            <w:pPr>
              <w:widowControl/>
              <w:jc w:val="center"/>
            </w:pPr>
            <w:r>
              <w:rPr>
                <w:rFonts w:hint="eastAsia"/>
              </w:rPr>
              <w:t>7</w:t>
            </w:r>
          </w:p>
        </w:tc>
        <w:tc>
          <w:tcPr>
            <w:tcW w:w="1030" w:type="dxa"/>
            <w:vAlign w:val="center"/>
          </w:tcPr>
          <w:p w14:paraId="557F51A4" w14:textId="77777777" w:rsidR="00AD050D" w:rsidRDefault="00AD050D" w:rsidP="00151762">
            <w:pPr>
              <w:widowControl/>
              <w:jc w:val="center"/>
            </w:pPr>
          </w:p>
        </w:tc>
      </w:tr>
      <w:tr w:rsidR="00AD050D" w14:paraId="413FDC09" w14:textId="77777777" w:rsidTr="001416DB">
        <w:tc>
          <w:tcPr>
            <w:tcW w:w="846" w:type="dxa"/>
            <w:vMerge/>
          </w:tcPr>
          <w:p w14:paraId="14848E19" w14:textId="77777777" w:rsidR="00AD050D" w:rsidRDefault="00AD050D" w:rsidP="00151762">
            <w:pPr>
              <w:widowControl/>
              <w:jc w:val="center"/>
            </w:pPr>
          </w:p>
        </w:tc>
        <w:tc>
          <w:tcPr>
            <w:tcW w:w="850" w:type="dxa"/>
            <w:vMerge/>
            <w:vAlign w:val="center"/>
          </w:tcPr>
          <w:p w14:paraId="3C4C1333" w14:textId="77777777" w:rsidR="00AD050D" w:rsidRDefault="00AD050D" w:rsidP="001416DB">
            <w:pPr>
              <w:jc w:val="center"/>
            </w:pPr>
          </w:p>
        </w:tc>
        <w:tc>
          <w:tcPr>
            <w:tcW w:w="1276" w:type="dxa"/>
            <w:vMerge/>
          </w:tcPr>
          <w:p w14:paraId="4D895542" w14:textId="77777777" w:rsidR="00AD050D" w:rsidRPr="00151762" w:rsidRDefault="00AD050D" w:rsidP="00151762">
            <w:pPr>
              <w:adjustRightInd w:val="0"/>
              <w:snapToGrid w:val="0"/>
              <w:spacing w:line="360" w:lineRule="auto"/>
              <w:rPr>
                <w:rFonts w:hAnsi="宋体" w:cs="宋体"/>
                <w:bCs/>
              </w:rPr>
            </w:pPr>
          </w:p>
        </w:tc>
        <w:tc>
          <w:tcPr>
            <w:tcW w:w="4246" w:type="dxa"/>
          </w:tcPr>
          <w:p w14:paraId="289894A1" w14:textId="77777777" w:rsidR="00AD050D" w:rsidRPr="00151762" w:rsidRDefault="00AD050D" w:rsidP="00151762">
            <w:pPr>
              <w:adjustRightInd w:val="0"/>
              <w:snapToGrid w:val="0"/>
              <w:spacing w:line="360" w:lineRule="auto"/>
              <w:rPr>
                <w:rFonts w:hAnsi="宋体" w:cs="宋体"/>
                <w:bCs/>
              </w:rPr>
            </w:pPr>
            <w:r w:rsidRPr="00151762">
              <w:rPr>
                <w:rFonts w:hAnsi="宋体" w:cs="宋体" w:hint="eastAsia"/>
                <w:bCs/>
              </w:rPr>
              <w:t>软件测试工具优先选用成熟的、行业认同度高的主流软件测试工具</w:t>
            </w:r>
            <w:r>
              <w:rPr>
                <w:rFonts w:hAnsi="宋体" w:cs="宋体" w:hint="eastAsia"/>
                <w:bCs/>
              </w:rPr>
              <w:t>；</w:t>
            </w:r>
            <w:r w:rsidRPr="00151762">
              <w:rPr>
                <w:rFonts w:hAnsi="宋体" w:cs="宋体" w:hint="eastAsia"/>
                <w:bCs/>
              </w:rPr>
              <w:t>单机版测试工具的 License不少于2个</w:t>
            </w:r>
            <w:r>
              <w:rPr>
                <w:rFonts w:hAnsi="宋体" w:cs="宋体" w:hint="eastAsia"/>
                <w:bCs/>
              </w:rPr>
              <w:t>；</w:t>
            </w:r>
            <w:r w:rsidRPr="00151762">
              <w:rPr>
                <w:rFonts w:hAnsi="宋体" w:cs="宋体" w:hint="eastAsia"/>
                <w:bCs/>
              </w:rPr>
              <w:t>除FPGA混合仿真验证工具外,其他软件测试工具均能够与软件测试云平台集成,测试数据能与平台共享。</w:t>
            </w:r>
          </w:p>
        </w:tc>
        <w:tc>
          <w:tcPr>
            <w:tcW w:w="816" w:type="dxa"/>
            <w:vAlign w:val="center"/>
          </w:tcPr>
          <w:p w14:paraId="008A9B31" w14:textId="77777777" w:rsidR="00AD050D" w:rsidRPr="00B07B25" w:rsidRDefault="00AD050D" w:rsidP="00151762">
            <w:pPr>
              <w:adjustRightInd w:val="0"/>
              <w:snapToGrid w:val="0"/>
              <w:jc w:val="center"/>
              <w:rPr>
                <w:rFonts w:hAnsi="宋体" w:cs="宋体"/>
                <w:bCs/>
                <w:sz w:val="21"/>
                <w:szCs w:val="21"/>
              </w:rPr>
            </w:pPr>
            <w:r w:rsidRPr="00B07B25">
              <w:rPr>
                <w:rFonts w:hAnsi="宋体" w:cs="宋体" w:hint="eastAsia"/>
                <w:bCs/>
                <w:sz w:val="21"/>
                <w:szCs w:val="21"/>
              </w:rPr>
              <w:t>3</w:t>
            </w:r>
          </w:p>
        </w:tc>
        <w:tc>
          <w:tcPr>
            <w:tcW w:w="4152" w:type="dxa"/>
            <w:vAlign w:val="center"/>
          </w:tcPr>
          <w:p w14:paraId="60704AD7" w14:textId="77777777" w:rsidR="00AD050D" w:rsidRPr="009233D3" w:rsidRDefault="00AD050D" w:rsidP="00DD677B">
            <w:pPr>
              <w:widowControl/>
              <w:jc w:val="center"/>
              <w:rPr>
                <w:rFonts w:hAnsi="宋体" w:cs="宋体"/>
                <w:b/>
                <w:bCs/>
              </w:rPr>
            </w:pPr>
            <w:r w:rsidRPr="009233D3">
              <w:rPr>
                <w:rFonts w:hAnsi="宋体" w:cs="宋体"/>
                <w:b/>
                <w:bCs/>
              </w:rPr>
              <w:t>完全响应</w:t>
            </w:r>
          </w:p>
          <w:p w14:paraId="4EF4021B" w14:textId="77777777" w:rsidR="00AD050D" w:rsidRDefault="00AD050D" w:rsidP="00DD677B">
            <w:pPr>
              <w:widowControl/>
              <w:spacing w:line="360" w:lineRule="auto"/>
              <w:jc w:val="left"/>
            </w:pPr>
            <w:r>
              <w:rPr>
                <w:rFonts w:hint="eastAsia"/>
              </w:rPr>
              <w:t>XX</w:t>
            </w:r>
          </w:p>
        </w:tc>
        <w:tc>
          <w:tcPr>
            <w:tcW w:w="1346" w:type="dxa"/>
            <w:vAlign w:val="center"/>
          </w:tcPr>
          <w:p w14:paraId="0201AF9D" w14:textId="77777777" w:rsidR="00AD050D" w:rsidRDefault="00AD050D" w:rsidP="00151762">
            <w:pPr>
              <w:widowControl/>
              <w:jc w:val="center"/>
            </w:pPr>
            <w:r>
              <w:rPr>
                <w:rFonts w:hint="eastAsia"/>
              </w:rPr>
              <w:t>8</w:t>
            </w:r>
          </w:p>
          <w:p w14:paraId="15BAB96F" w14:textId="77777777" w:rsidR="00AD050D" w:rsidRDefault="00AD050D" w:rsidP="00151762">
            <w:pPr>
              <w:widowControl/>
              <w:jc w:val="center"/>
            </w:pPr>
            <w:r>
              <w:t>9</w:t>
            </w:r>
          </w:p>
        </w:tc>
        <w:tc>
          <w:tcPr>
            <w:tcW w:w="1030" w:type="dxa"/>
            <w:vAlign w:val="center"/>
          </w:tcPr>
          <w:p w14:paraId="37688EED" w14:textId="77777777" w:rsidR="00AD050D" w:rsidRDefault="00AD050D" w:rsidP="00151762">
            <w:pPr>
              <w:widowControl/>
              <w:jc w:val="center"/>
            </w:pPr>
          </w:p>
        </w:tc>
      </w:tr>
      <w:tr w:rsidR="00AD050D" w14:paraId="339B2535" w14:textId="77777777" w:rsidTr="001416DB">
        <w:tc>
          <w:tcPr>
            <w:tcW w:w="846" w:type="dxa"/>
            <w:vMerge/>
          </w:tcPr>
          <w:p w14:paraId="49E9191D" w14:textId="77777777" w:rsidR="00AD050D" w:rsidRDefault="00AD050D" w:rsidP="001416DB">
            <w:pPr>
              <w:widowControl/>
              <w:jc w:val="center"/>
            </w:pPr>
          </w:p>
        </w:tc>
        <w:tc>
          <w:tcPr>
            <w:tcW w:w="850" w:type="dxa"/>
            <w:vMerge/>
            <w:vAlign w:val="center"/>
          </w:tcPr>
          <w:p w14:paraId="0E755131" w14:textId="77777777" w:rsidR="00AD050D" w:rsidRDefault="00AD050D" w:rsidP="001416DB">
            <w:pPr>
              <w:widowControl/>
              <w:jc w:val="center"/>
            </w:pPr>
          </w:p>
        </w:tc>
        <w:tc>
          <w:tcPr>
            <w:tcW w:w="1276" w:type="dxa"/>
            <w:vMerge/>
          </w:tcPr>
          <w:p w14:paraId="45B88E9B" w14:textId="77777777" w:rsidR="00AD050D" w:rsidRPr="00151762" w:rsidRDefault="00AD050D" w:rsidP="001416DB">
            <w:pPr>
              <w:adjustRightInd w:val="0"/>
              <w:snapToGrid w:val="0"/>
              <w:spacing w:line="360" w:lineRule="auto"/>
              <w:rPr>
                <w:rFonts w:hAnsi="宋体" w:cs="宋体"/>
                <w:bCs/>
              </w:rPr>
            </w:pPr>
          </w:p>
        </w:tc>
        <w:tc>
          <w:tcPr>
            <w:tcW w:w="4246" w:type="dxa"/>
          </w:tcPr>
          <w:p w14:paraId="5443A6ED" w14:textId="77777777" w:rsidR="00AD050D" w:rsidRPr="00151762" w:rsidRDefault="00AD050D" w:rsidP="001416DB">
            <w:pPr>
              <w:adjustRightInd w:val="0"/>
              <w:snapToGrid w:val="0"/>
              <w:spacing w:line="360" w:lineRule="auto"/>
              <w:rPr>
                <w:rFonts w:hAnsi="宋体" w:cs="宋体"/>
                <w:bCs/>
              </w:rPr>
            </w:pPr>
            <w:r w:rsidRPr="00151762">
              <w:rPr>
                <w:rFonts w:hAnsi="宋体" w:cs="宋体" w:hint="eastAsia"/>
                <w:bCs/>
              </w:rPr>
              <w:t>对集成已有的软件测试工具,产品选型合理,测试工具 License数量、功能与技术指标的符合性论述清晰</w:t>
            </w:r>
            <w:r>
              <w:rPr>
                <w:rFonts w:hAnsi="宋体" w:cs="宋体" w:hint="eastAsia"/>
                <w:bCs/>
              </w:rPr>
              <w:t>；</w:t>
            </w:r>
            <w:r w:rsidRPr="00151762">
              <w:rPr>
                <w:rFonts w:hAnsi="宋体" w:cs="宋体" w:hint="eastAsia"/>
                <w:bCs/>
              </w:rPr>
              <w:t>对需研发的软件测试</w:t>
            </w:r>
            <w:r>
              <w:rPr>
                <w:rFonts w:hAnsi="宋体" w:cs="宋体" w:hint="eastAsia"/>
                <w:bCs/>
              </w:rPr>
              <w:t>工具</w:t>
            </w:r>
            <w:r w:rsidRPr="00151762">
              <w:rPr>
                <w:rFonts w:hAnsi="宋体" w:cs="宋体" w:hint="eastAsia"/>
                <w:bCs/>
              </w:rPr>
              <w:t>,需求理解准确、功能设计合理,</w:t>
            </w:r>
            <w:r>
              <w:rPr>
                <w:rFonts w:hAnsi="宋体" w:cs="宋体" w:hint="eastAsia"/>
                <w:bCs/>
              </w:rPr>
              <w:t>测试</w:t>
            </w:r>
            <w:r w:rsidRPr="00151762">
              <w:rPr>
                <w:rFonts w:hAnsi="宋体" w:cs="宋体" w:hint="eastAsia"/>
                <w:bCs/>
              </w:rPr>
              <w:t>工具功能设计与技术指标的符合性论证清晰。</w:t>
            </w:r>
          </w:p>
        </w:tc>
        <w:tc>
          <w:tcPr>
            <w:tcW w:w="816" w:type="dxa"/>
            <w:vAlign w:val="center"/>
          </w:tcPr>
          <w:p w14:paraId="4267AB0A" w14:textId="77777777" w:rsidR="00AD050D" w:rsidRPr="00B07B25" w:rsidRDefault="00AD050D" w:rsidP="001416DB">
            <w:pPr>
              <w:adjustRightInd w:val="0"/>
              <w:snapToGrid w:val="0"/>
              <w:jc w:val="center"/>
              <w:rPr>
                <w:rFonts w:hAnsi="宋体" w:cs="宋体"/>
                <w:bCs/>
                <w:sz w:val="21"/>
                <w:szCs w:val="21"/>
              </w:rPr>
            </w:pPr>
            <w:r w:rsidRPr="00B07B25">
              <w:rPr>
                <w:rFonts w:hAnsi="宋体" w:cs="宋体"/>
                <w:bCs/>
                <w:sz w:val="21"/>
                <w:szCs w:val="21"/>
              </w:rPr>
              <w:t>3</w:t>
            </w:r>
          </w:p>
        </w:tc>
        <w:tc>
          <w:tcPr>
            <w:tcW w:w="4152" w:type="dxa"/>
            <w:vAlign w:val="center"/>
          </w:tcPr>
          <w:p w14:paraId="1E19696A" w14:textId="77777777" w:rsidR="00AD050D" w:rsidRDefault="00AD050D" w:rsidP="001416DB">
            <w:pPr>
              <w:widowControl/>
              <w:jc w:val="center"/>
            </w:pPr>
          </w:p>
        </w:tc>
        <w:tc>
          <w:tcPr>
            <w:tcW w:w="1346" w:type="dxa"/>
            <w:vAlign w:val="center"/>
          </w:tcPr>
          <w:p w14:paraId="4FEDC59F" w14:textId="77777777" w:rsidR="00AD050D" w:rsidRDefault="00AD050D" w:rsidP="001416DB">
            <w:pPr>
              <w:widowControl/>
              <w:jc w:val="center"/>
            </w:pPr>
          </w:p>
        </w:tc>
        <w:tc>
          <w:tcPr>
            <w:tcW w:w="1030" w:type="dxa"/>
            <w:vAlign w:val="center"/>
          </w:tcPr>
          <w:p w14:paraId="6FC354DA" w14:textId="77777777" w:rsidR="00AD050D" w:rsidRDefault="00AD050D" w:rsidP="001416DB">
            <w:pPr>
              <w:widowControl/>
              <w:jc w:val="center"/>
            </w:pPr>
          </w:p>
        </w:tc>
      </w:tr>
      <w:tr w:rsidR="00AD050D" w14:paraId="5C834E9F" w14:textId="77777777" w:rsidTr="00F14647">
        <w:tc>
          <w:tcPr>
            <w:tcW w:w="846" w:type="dxa"/>
          </w:tcPr>
          <w:p w14:paraId="61EF3F63" w14:textId="77777777" w:rsidR="00AD050D" w:rsidRDefault="00AD050D" w:rsidP="00F14647">
            <w:pPr>
              <w:widowControl/>
              <w:jc w:val="center"/>
            </w:pPr>
          </w:p>
        </w:tc>
        <w:tc>
          <w:tcPr>
            <w:tcW w:w="850" w:type="dxa"/>
            <w:vAlign w:val="center"/>
          </w:tcPr>
          <w:p w14:paraId="325FB0B4" w14:textId="77777777" w:rsidR="00AD050D" w:rsidRDefault="00AD050D" w:rsidP="00F14647">
            <w:pPr>
              <w:widowControl/>
              <w:jc w:val="center"/>
            </w:pPr>
            <w:r>
              <w:rPr>
                <w:rFonts w:hint="eastAsia"/>
              </w:rPr>
              <w:t>7</w:t>
            </w:r>
          </w:p>
        </w:tc>
        <w:tc>
          <w:tcPr>
            <w:tcW w:w="1276" w:type="dxa"/>
            <w:vAlign w:val="center"/>
          </w:tcPr>
          <w:p w14:paraId="1C0AA6E9" w14:textId="77777777" w:rsidR="00AD050D" w:rsidRDefault="00AD050D" w:rsidP="00F14647">
            <w:pPr>
              <w:widowControl/>
              <w:jc w:val="center"/>
            </w:pPr>
            <w:r>
              <w:t>应用模式</w:t>
            </w:r>
          </w:p>
        </w:tc>
        <w:tc>
          <w:tcPr>
            <w:tcW w:w="4246" w:type="dxa"/>
          </w:tcPr>
          <w:p w14:paraId="5FB1F0FD" w14:textId="77777777" w:rsidR="00AD050D" w:rsidRPr="00F14647" w:rsidRDefault="00AD050D" w:rsidP="00F14647">
            <w:pPr>
              <w:adjustRightInd w:val="0"/>
              <w:snapToGrid w:val="0"/>
              <w:spacing w:line="360" w:lineRule="auto"/>
              <w:rPr>
                <w:rFonts w:hAnsi="宋体" w:cs="宋体"/>
                <w:bCs/>
              </w:rPr>
            </w:pPr>
            <w:r w:rsidRPr="00F14647">
              <w:rPr>
                <w:rFonts w:hAnsi="宋体" w:cs="宋体" w:hint="eastAsia"/>
                <w:bCs/>
              </w:rPr>
              <w:t>对系统建设需求理解清晰,云测试平台应用模式论证充分、</w:t>
            </w:r>
            <w:del w:id="1" w:author="bai yx" w:date="2019-08-19T09:21:00Z">
              <w:r w:rsidRPr="00F14647" w:rsidDel="00C514BC">
                <w:rPr>
                  <w:rFonts w:hAnsi="宋体" w:cs="宋体" w:hint="eastAsia"/>
                  <w:bCs/>
                </w:rPr>
                <w:delText>设</w:delText>
              </w:r>
            </w:del>
            <w:r w:rsidRPr="00F14647">
              <w:rPr>
                <w:rFonts w:hAnsi="宋体" w:cs="宋体" w:hint="eastAsia"/>
                <w:bCs/>
              </w:rPr>
              <w:t>应用模式</w:t>
            </w:r>
            <w:ins w:id="2" w:author="bai yx" w:date="2019-08-19T09:21:00Z">
              <w:r w:rsidRPr="00F14647">
                <w:rPr>
                  <w:rFonts w:hAnsi="宋体" w:cs="宋体" w:hint="eastAsia"/>
                  <w:bCs/>
                </w:rPr>
                <w:t>设</w:t>
              </w:r>
            </w:ins>
            <w:r w:rsidRPr="00F14647">
              <w:rPr>
                <w:rFonts w:hAnsi="宋体" w:cs="宋体" w:hint="eastAsia"/>
                <w:bCs/>
              </w:rPr>
              <w:t>计合理、技术可行</w:t>
            </w:r>
            <w:r>
              <w:rPr>
                <w:rFonts w:hAnsi="宋体" w:cs="宋体" w:hint="eastAsia"/>
                <w:bCs/>
              </w:rPr>
              <w:t>；</w:t>
            </w:r>
            <w:r w:rsidRPr="00F14647">
              <w:rPr>
                <w:rFonts w:hAnsi="宋体" w:cs="宋体" w:hint="eastAsia"/>
                <w:bCs/>
              </w:rPr>
              <w:t>软件测试流程、信息交互关系</w:t>
            </w:r>
            <w:r>
              <w:rPr>
                <w:rFonts w:hAnsi="宋体" w:cs="宋体" w:hint="eastAsia"/>
                <w:bCs/>
              </w:rPr>
              <w:t>阐述</w:t>
            </w:r>
            <w:r w:rsidRPr="00F14647">
              <w:rPr>
                <w:rFonts w:hAnsi="宋体" w:cs="宋体" w:hint="eastAsia"/>
                <w:bCs/>
              </w:rPr>
              <w:t>清晰</w:t>
            </w:r>
            <w:r>
              <w:rPr>
                <w:rFonts w:hAnsi="宋体" w:cs="宋体" w:hint="eastAsia"/>
                <w:bCs/>
              </w:rPr>
              <w:t>；</w:t>
            </w:r>
            <w:r w:rsidRPr="00F14647">
              <w:rPr>
                <w:rFonts w:hAnsi="宋体" w:cs="宋体" w:hint="eastAsia"/>
                <w:bCs/>
              </w:rPr>
              <w:t>应用模式涵盖软件试验和软件测评两种应用。</w:t>
            </w:r>
          </w:p>
        </w:tc>
        <w:tc>
          <w:tcPr>
            <w:tcW w:w="816" w:type="dxa"/>
            <w:vAlign w:val="center"/>
          </w:tcPr>
          <w:p w14:paraId="48770A87" w14:textId="77777777" w:rsidR="00AD050D" w:rsidRPr="00B07B25" w:rsidRDefault="00AD050D" w:rsidP="00F14647">
            <w:pPr>
              <w:adjustRightInd w:val="0"/>
              <w:snapToGrid w:val="0"/>
              <w:jc w:val="center"/>
              <w:rPr>
                <w:rFonts w:hAnsi="宋体" w:cs="宋体"/>
                <w:bCs/>
                <w:sz w:val="21"/>
                <w:szCs w:val="21"/>
              </w:rPr>
            </w:pPr>
            <w:r>
              <w:rPr>
                <w:rFonts w:hAnsi="宋体" w:cs="宋体" w:hint="eastAsia"/>
                <w:bCs/>
                <w:sz w:val="21"/>
                <w:szCs w:val="21"/>
              </w:rPr>
              <w:t>2</w:t>
            </w:r>
          </w:p>
        </w:tc>
        <w:tc>
          <w:tcPr>
            <w:tcW w:w="4152" w:type="dxa"/>
            <w:vAlign w:val="center"/>
          </w:tcPr>
          <w:p w14:paraId="19DBB71C" w14:textId="77777777" w:rsidR="00AD050D" w:rsidRDefault="00AD050D" w:rsidP="00F14647">
            <w:pPr>
              <w:widowControl/>
              <w:jc w:val="center"/>
            </w:pPr>
          </w:p>
        </w:tc>
        <w:tc>
          <w:tcPr>
            <w:tcW w:w="1346" w:type="dxa"/>
            <w:vAlign w:val="center"/>
          </w:tcPr>
          <w:p w14:paraId="1D0C6D63" w14:textId="77777777" w:rsidR="00AD050D" w:rsidRDefault="00AD050D" w:rsidP="00F14647">
            <w:pPr>
              <w:widowControl/>
              <w:jc w:val="center"/>
            </w:pPr>
          </w:p>
        </w:tc>
        <w:tc>
          <w:tcPr>
            <w:tcW w:w="1030" w:type="dxa"/>
            <w:vAlign w:val="center"/>
          </w:tcPr>
          <w:p w14:paraId="00CD3BFF" w14:textId="77777777" w:rsidR="00AD050D" w:rsidRDefault="00AD050D" w:rsidP="00F14647">
            <w:pPr>
              <w:widowControl/>
              <w:jc w:val="center"/>
            </w:pPr>
          </w:p>
        </w:tc>
      </w:tr>
      <w:tr w:rsidR="00AD050D" w14:paraId="36567663" w14:textId="77777777" w:rsidTr="00F14647">
        <w:tc>
          <w:tcPr>
            <w:tcW w:w="846" w:type="dxa"/>
          </w:tcPr>
          <w:p w14:paraId="346C1151" w14:textId="77777777" w:rsidR="00AD050D" w:rsidRDefault="00AD050D" w:rsidP="00F14647">
            <w:pPr>
              <w:widowControl/>
              <w:jc w:val="center"/>
            </w:pPr>
          </w:p>
        </w:tc>
        <w:tc>
          <w:tcPr>
            <w:tcW w:w="850" w:type="dxa"/>
            <w:vAlign w:val="center"/>
          </w:tcPr>
          <w:p w14:paraId="30E1106A" w14:textId="77777777" w:rsidR="00AD050D" w:rsidRDefault="00AD050D" w:rsidP="00F14647">
            <w:pPr>
              <w:widowControl/>
              <w:jc w:val="center"/>
            </w:pPr>
            <w:r>
              <w:rPr>
                <w:rFonts w:hint="eastAsia"/>
              </w:rPr>
              <w:t>8</w:t>
            </w:r>
          </w:p>
        </w:tc>
        <w:tc>
          <w:tcPr>
            <w:tcW w:w="1276" w:type="dxa"/>
            <w:vAlign w:val="center"/>
          </w:tcPr>
          <w:p w14:paraId="453F90FE" w14:textId="77777777" w:rsidR="00AD050D" w:rsidRDefault="00AD050D" w:rsidP="00F14647">
            <w:pPr>
              <w:widowControl/>
              <w:jc w:val="center"/>
            </w:pPr>
            <w:r>
              <w:rPr>
                <w:rFonts w:hint="eastAsia"/>
              </w:rPr>
              <w:t>使用</w:t>
            </w:r>
            <w:r>
              <w:t>要求</w:t>
            </w:r>
          </w:p>
        </w:tc>
        <w:tc>
          <w:tcPr>
            <w:tcW w:w="4246" w:type="dxa"/>
          </w:tcPr>
          <w:p w14:paraId="32AA3BFD" w14:textId="77777777" w:rsidR="00AD050D" w:rsidRPr="00F14647" w:rsidRDefault="00AD050D" w:rsidP="00F14647">
            <w:pPr>
              <w:adjustRightInd w:val="0"/>
              <w:snapToGrid w:val="0"/>
              <w:spacing w:line="360" w:lineRule="auto"/>
              <w:rPr>
                <w:rFonts w:hAnsi="宋体" w:cs="宋体"/>
                <w:bCs/>
              </w:rPr>
            </w:pPr>
            <w:r>
              <w:rPr>
                <w:rFonts w:hAnsi="宋体" w:cs="宋体" w:hint="eastAsia"/>
                <w:bCs/>
              </w:rPr>
              <w:t>使用要求环境适应性、可靠性、维修性、保障性分析论证清楚，</w:t>
            </w:r>
            <w:r w:rsidRPr="00F14647">
              <w:rPr>
                <w:rFonts w:hAnsi="宋体" w:cs="宋体" w:hint="eastAsia"/>
                <w:bCs/>
              </w:rPr>
              <w:t>指标合理</w:t>
            </w:r>
            <w:r>
              <w:rPr>
                <w:rFonts w:hAnsi="宋体" w:cs="宋体" w:hint="eastAsia"/>
                <w:bCs/>
              </w:rPr>
              <w:t>，</w:t>
            </w:r>
            <w:r w:rsidRPr="00F14647">
              <w:rPr>
                <w:rFonts w:hAnsi="宋体" w:cs="宋体" w:hint="eastAsia"/>
                <w:bCs/>
              </w:rPr>
              <w:t>指施落实得当。</w:t>
            </w:r>
          </w:p>
        </w:tc>
        <w:tc>
          <w:tcPr>
            <w:tcW w:w="816" w:type="dxa"/>
            <w:vAlign w:val="center"/>
          </w:tcPr>
          <w:p w14:paraId="47CC18F9" w14:textId="77777777" w:rsidR="00AD050D" w:rsidRPr="00B07B25" w:rsidRDefault="00AD050D" w:rsidP="00F14647">
            <w:pPr>
              <w:adjustRightInd w:val="0"/>
              <w:snapToGrid w:val="0"/>
              <w:jc w:val="center"/>
              <w:rPr>
                <w:rFonts w:hAnsi="宋体" w:cs="宋体"/>
                <w:bCs/>
                <w:sz w:val="21"/>
                <w:szCs w:val="21"/>
              </w:rPr>
            </w:pPr>
            <w:r>
              <w:rPr>
                <w:rFonts w:hAnsi="宋体" w:cs="宋体" w:hint="eastAsia"/>
                <w:bCs/>
                <w:sz w:val="21"/>
                <w:szCs w:val="21"/>
              </w:rPr>
              <w:t>2</w:t>
            </w:r>
          </w:p>
        </w:tc>
        <w:tc>
          <w:tcPr>
            <w:tcW w:w="4152" w:type="dxa"/>
            <w:vAlign w:val="center"/>
          </w:tcPr>
          <w:p w14:paraId="7BE6EDE8" w14:textId="77777777" w:rsidR="00AD050D" w:rsidRDefault="00AD050D" w:rsidP="00F14647">
            <w:pPr>
              <w:widowControl/>
              <w:jc w:val="center"/>
            </w:pPr>
          </w:p>
        </w:tc>
        <w:tc>
          <w:tcPr>
            <w:tcW w:w="1346" w:type="dxa"/>
            <w:vAlign w:val="center"/>
          </w:tcPr>
          <w:p w14:paraId="6541DB3C" w14:textId="77777777" w:rsidR="00AD050D" w:rsidRDefault="00AD050D" w:rsidP="00F14647">
            <w:pPr>
              <w:widowControl/>
              <w:jc w:val="center"/>
            </w:pPr>
          </w:p>
        </w:tc>
        <w:tc>
          <w:tcPr>
            <w:tcW w:w="1030" w:type="dxa"/>
            <w:vAlign w:val="center"/>
          </w:tcPr>
          <w:p w14:paraId="2A8473AD" w14:textId="77777777" w:rsidR="00AD050D" w:rsidRDefault="00AD050D" w:rsidP="00F14647">
            <w:pPr>
              <w:widowControl/>
              <w:jc w:val="center"/>
            </w:pPr>
          </w:p>
        </w:tc>
      </w:tr>
    </w:tbl>
    <w:p w14:paraId="2E0872D5" w14:textId="77777777" w:rsidR="00AD050D" w:rsidRDefault="00AD050D" w:rsidP="00936D5C">
      <w:pPr>
        <w:widowControl/>
        <w:jc w:val="center"/>
        <w:sectPr w:rsidR="00AD050D" w:rsidSect="0080718F">
          <w:headerReference w:type="default" r:id="rId11"/>
          <w:footerReference w:type="default" r:id="rId12"/>
          <w:pgSz w:w="16840" w:h="11907" w:orient="landscape" w:code="9"/>
          <w:pgMar w:top="1361" w:right="1134" w:bottom="1134" w:left="1134" w:header="851" w:footer="992" w:gutter="0"/>
          <w:pgNumType w:start="1"/>
          <w:cols w:space="425"/>
          <w:docGrid w:type="lines" w:linePitch="326"/>
        </w:sectPr>
      </w:pPr>
    </w:p>
    <w:p w14:paraId="152A1811" w14:textId="77777777" w:rsidR="00AD050D" w:rsidRDefault="00AD050D" w:rsidP="00E04974">
      <w:pPr>
        <w:pStyle w:val="10"/>
      </w:pPr>
      <w:r>
        <w:rPr>
          <w:rFonts w:hint="eastAsia"/>
        </w:rPr>
        <w:t>项目背景分析</w:t>
      </w:r>
    </w:p>
    <w:p w14:paraId="0AEA10FB" w14:textId="77777777" w:rsidR="00AD050D" w:rsidRDefault="00AD050D" w:rsidP="00BF56EF">
      <w:pPr>
        <w:pStyle w:val="2"/>
        <w:ind w:left="425"/>
      </w:pPr>
      <w:bookmarkStart w:id="3" w:name="_Toc532211650"/>
      <w:r>
        <w:rPr>
          <w:rFonts w:hint="eastAsia"/>
        </w:rPr>
        <w:t>项目名称</w:t>
      </w:r>
    </w:p>
    <w:p w14:paraId="509A27A1" w14:textId="77777777" w:rsidR="00AD050D" w:rsidRDefault="00AD050D" w:rsidP="00BF56EF">
      <w:pPr>
        <w:pStyle w:val="affa"/>
        <w:spacing w:line="360" w:lineRule="auto"/>
        <w:ind w:firstLine="480"/>
      </w:pPr>
      <w:r>
        <w:rPr>
          <w:rFonts w:hint="eastAsia"/>
        </w:rPr>
        <w:t>项目名称：软件测试工具研制</w:t>
      </w:r>
    </w:p>
    <w:p w14:paraId="44EF190A" w14:textId="77777777" w:rsidR="00AD050D" w:rsidRPr="00810E72" w:rsidRDefault="00AD050D" w:rsidP="00777C3B">
      <w:pPr>
        <w:pStyle w:val="2"/>
        <w:ind w:left="425"/>
      </w:pPr>
      <w:r>
        <w:rPr>
          <w:rFonts w:hint="eastAsia"/>
        </w:rPr>
        <w:t>业主方面临的任务分析</w:t>
      </w:r>
      <w:bookmarkEnd w:id="3"/>
    </w:p>
    <w:p w14:paraId="23A06E66" w14:textId="77777777" w:rsidR="00AD050D" w:rsidRDefault="00AD050D" w:rsidP="00777C3B">
      <w:pPr>
        <w:pStyle w:val="affa"/>
        <w:spacing w:line="360" w:lineRule="auto"/>
        <w:ind w:firstLine="480"/>
      </w:pPr>
      <w:bookmarkStart w:id="4" w:name="_Toc183746934"/>
      <w:bookmarkStart w:id="5" w:name="_Toc224662744"/>
      <w:bookmarkStart w:id="6" w:name="_Toc224724559"/>
      <w:r>
        <w:rPr>
          <w:rFonts w:hint="eastAsia"/>
        </w:rPr>
        <w:t>随着装备信息化建设任务的要求和技术的发展，军用电子信息系统装备和系统的呈现出体系化、服务化、快速迭代等技术特点，按照装备鉴定试验的新要求，对装备性能试验、作战试验、以及在役考核等提出了新的更高的要求，中国人民解放军</w:t>
      </w:r>
      <w:r>
        <w:rPr>
          <w:rFonts w:hint="eastAsia"/>
        </w:rPr>
        <w:t>6</w:t>
      </w:r>
      <w:r>
        <w:t>3880</w:t>
      </w:r>
      <w:r>
        <w:t>部队</w:t>
      </w:r>
      <w:r>
        <w:rPr>
          <w:rFonts w:hint="eastAsia"/>
        </w:rPr>
        <w:t>承担着全军电子信息装备和系统软件试验和软件测评的重要任务，需要一套具有试验和测试环境快速设计、快速部署、试验和测试任务快速规划设计、试验和测试任务自动</w:t>
      </w:r>
      <w:r>
        <w:rPr>
          <w:rFonts w:hint="eastAsia"/>
        </w:rPr>
        <w:t>/</w:t>
      </w:r>
      <w:r>
        <w:rPr>
          <w:rFonts w:hint="eastAsia"/>
        </w:rPr>
        <w:t>半自动开展、试验和测试过程控制执行和分析评估的云平台系统，支持所承担的任务的高效、高质量完成，以更好的保证电子信息装备软件和系统的质量。</w:t>
      </w:r>
    </w:p>
    <w:p w14:paraId="5CB809C2" w14:textId="77777777" w:rsidR="00AD050D" w:rsidRDefault="00AD050D" w:rsidP="00777C3B">
      <w:pPr>
        <w:pStyle w:val="2"/>
        <w:ind w:left="425"/>
      </w:pPr>
      <w:bookmarkStart w:id="7" w:name="_Toc532211651"/>
      <w:bookmarkEnd w:id="4"/>
      <w:bookmarkEnd w:id="5"/>
      <w:bookmarkEnd w:id="6"/>
      <w:r>
        <w:rPr>
          <w:rFonts w:hint="eastAsia"/>
        </w:rPr>
        <w:t>电子信息装备的发展趋势</w:t>
      </w:r>
      <w:bookmarkEnd w:id="7"/>
    </w:p>
    <w:p w14:paraId="1B5B34FD" w14:textId="77777777" w:rsidR="00AD050D" w:rsidRDefault="00AD050D" w:rsidP="00777C3B">
      <w:pPr>
        <w:pStyle w:val="affa"/>
        <w:spacing w:line="360" w:lineRule="auto"/>
        <w:ind w:firstLine="480"/>
      </w:pPr>
      <w:bookmarkStart w:id="8" w:name="_Toc345171635"/>
      <w:r>
        <w:rPr>
          <w:rFonts w:hint="eastAsia"/>
        </w:rPr>
        <w:t>当前，军用电子信息装备的发展趋势进呈现为体系化、国产化、服务化、系统虚拟化、大型分布化、云化等特点，研制和建设呈现边建设、边试用、边试验</w:t>
      </w:r>
      <w:r>
        <w:rPr>
          <w:rFonts w:hint="eastAsia"/>
        </w:rPr>
        <w:t>/</w:t>
      </w:r>
      <w:r>
        <w:rPr>
          <w:rFonts w:hint="eastAsia"/>
        </w:rPr>
        <w:t>测试的特点，传统的瀑布模型使用的越来越少，试验和测试更早期的参与到系统和装备的研制过程中，试验任务频次较之前的模式也越来越多。</w:t>
      </w:r>
    </w:p>
    <w:p w14:paraId="150C9BC3" w14:textId="77777777" w:rsidR="00AD050D" w:rsidRDefault="00AD050D" w:rsidP="00777C3B">
      <w:pPr>
        <w:pStyle w:val="affa"/>
        <w:spacing w:line="360" w:lineRule="auto"/>
        <w:ind w:firstLine="480"/>
      </w:pPr>
      <w:r>
        <w:rPr>
          <w:rFonts w:hint="eastAsia"/>
        </w:rPr>
        <w:t>从电子信息装备系统的组成看，主要包括</w:t>
      </w:r>
      <w:r>
        <w:rPr>
          <w:rFonts w:hint="eastAsia"/>
        </w:rPr>
        <w:t>3</w:t>
      </w:r>
      <w:r>
        <w:rPr>
          <w:rFonts w:hint="eastAsia"/>
        </w:rPr>
        <w:t>类：一是非嵌入式系统</w:t>
      </w:r>
      <w:r>
        <w:rPr>
          <w:rFonts w:hint="eastAsia"/>
        </w:rPr>
        <w:t>/</w:t>
      </w:r>
      <w:r>
        <w:rPr>
          <w:rFonts w:hint="eastAsia"/>
        </w:rPr>
        <w:t>软件，主要完成系统的指挥控制、态势处理、情报融合处理等能力；二是嵌入式系统</w:t>
      </w:r>
      <w:r>
        <w:rPr>
          <w:rFonts w:hint="eastAsia"/>
        </w:rPr>
        <w:t>/</w:t>
      </w:r>
      <w:r>
        <w:rPr>
          <w:rFonts w:hint="eastAsia"/>
        </w:rPr>
        <w:t>设备主要完成系统所需信息的采集、传输和处理；三是前板卡</w:t>
      </w:r>
      <w:del w:id="9" w:author="bai yx" w:date="2019-08-19T09:21:00Z">
        <w:r w:rsidDel="00C514BC">
          <w:rPr>
            <w:rFonts w:hint="eastAsia"/>
          </w:rPr>
          <w:delText>及</w:delText>
        </w:r>
      </w:del>
      <w:ins w:id="10" w:author="bai yx" w:date="2019-08-19T09:21:00Z">
        <w:r>
          <w:rPr>
            <w:rFonts w:hint="eastAsia"/>
          </w:rPr>
          <w:t>级</w:t>
        </w:r>
      </w:ins>
      <w:r>
        <w:rPr>
          <w:rFonts w:hint="eastAsia"/>
        </w:rPr>
        <w:t>的设备，主要完成信息的采集和收集，主要功能大多由</w:t>
      </w:r>
      <w:r>
        <w:rPr>
          <w:rFonts w:hint="eastAsia"/>
        </w:rPr>
        <w:t>FPGA</w:t>
      </w:r>
      <w:r>
        <w:rPr>
          <w:rFonts w:hint="eastAsia"/>
        </w:rPr>
        <w:t>软件来实现。</w:t>
      </w:r>
    </w:p>
    <w:p w14:paraId="1FC0571E" w14:textId="77777777" w:rsidR="00AD050D" w:rsidRDefault="00AD050D" w:rsidP="00777C3B">
      <w:pPr>
        <w:pStyle w:val="affa"/>
        <w:spacing w:line="360" w:lineRule="auto"/>
        <w:ind w:firstLine="480"/>
      </w:pPr>
      <w:r>
        <w:rPr>
          <w:rFonts w:hint="eastAsia"/>
        </w:rPr>
        <w:t>这些都需要试验单位能够快速响应，快速部署、快速组织实施、快速给出评价结论，同时试验和测试环境能够满足未来装备发展的需要，具有快速升级和扩展的能力。</w:t>
      </w:r>
    </w:p>
    <w:p w14:paraId="30DAD41E" w14:textId="77777777" w:rsidR="00AD050D" w:rsidRDefault="00AD050D" w:rsidP="00777C3B">
      <w:pPr>
        <w:pStyle w:val="2"/>
        <w:ind w:left="425"/>
      </w:pPr>
      <w:bookmarkStart w:id="11" w:name="_Toc532211652"/>
      <w:r>
        <w:rPr>
          <w:rFonts w:hint="eastAsia"/>
        </w:rPr>
        <w:t>现有的试验与软件测评基础</w:t>
      </w:r>
      <w:bookmarkEnd w:id="11"/>
    </w:p>
    <w:p w14:paraId="560861E8" w14:textId="77777777" w:rsidR="00AD050D" w:rsidRDefault="00AD050D" w:rsidP="00777C3B">
      <w:pPr>
        <w:pStyle w:val="affa"/>
        <w:spacing w:line="360" w:lineRule="auto"/>
        <w:ind w:firstLine="480"/>
      </w:pPr>
      <w:r>
        <w:rPr>
          <w:rFonts w:hint="eastAsia"/>
        </w:rPr>
        <w:t>经对甲方现有系统的调研，甲方</w:t>
      </w:r>
      <w:r w:rsidRPr="00491F24">
        <w:rPr>
          <w:rFonts w:hint="eastAsia"/>
        </w:rPr>
        <w:t>前期通过上级配发和自研项目支持两个途径</w:t>
      </w:r>
      <w:r>
        <w:rPr>
          <w:rFonts w:hint="eastAsia"/>
        </w:rPr>
        <w:t>，初步形成了</w:t>
      </w:r>
      <w:r>
        <w:rPr>
          <w:rFonts w:hint="eastAsia"/>
        </w:rPr>
        <w:t>C/C++</w:t>
      </w:r>
      <w:r>
        <w:rPr>
          <w:rFonts w:hint="eastAsia"/>
        </w:rPr>
        <w:t>语言的软件静态代码分析和单元测试能力、设备级嵌入式软件接口测试能力，具备了一定的软件试验和测评能力，主要包括：</w:t>
      </w:r>
    </w:p>
    <w:p w14:paraId="1AA0E769" w14:textId="77777777" w:rsidR="00AD050D" w:rsidRDefault="00AD050D" w:rsidP="00777C3B">
      <w:pPr>
        <w:pStyle w:val="affa"/>
        <w:spacing w:line="360" w:lineRule="auto"/>
        <w:ind w:firstLine="480"/>
      </w:pPr>
      <w:r>
        <w:rPr>
          <w:rFonts w:hint="eastAsia"/>
        </w:rPr>
        <w:t>（</w:t>
      </w:r>
      <w:r>
        <w:rPr>
          <w:rFonts w:hint="eastAsia"/>
        </w:rPr>
        <w:t>1</w:t>
      </w:r>
      <w:r>
        <w:rPr>
          <w:rFonts w:hint="eastAsia"/>
        </w:rPr>
        <w:t>）</w:t>
      </w:r>
      <w:r>
        <w:rPr>
          <w:rFonts w:hint="eastAsia"/>
        </w:rPr>
        <w:t>L</w:t>
      </w:r>
      <w:r>
        <w:t>DRA Testbed</w:t>
      </w:r>
      <w:r>
        <w:rPr>
          <w:rFonts w:hint="eastAsia"/>
        </w:rPr>
        <w:t>静态单元测试工具（</w:t>
      </w:r>
      <w:r>
        <w:rPr>
          <w:rFonts w:hint="eastAsia"/>
        </w:rPr>
        <w:t>C</w:t>
      </w:r>
      <w:r>
        <w:t>/C++</w:t>
      </w:r>
      <w:r>
        <w:t>语言</w:t>
      </w:r>
      <w:r>
        <w:rPr>
          <w:rFonts w:hint="eastAsia"/>
        </w:rPr>
        <w:t>）</w:t>
      </w:r>
    </w:p>
    <w:p w14:paraId="29DA70BA" w14:textId="77777777" w:rsidR="00AD050D" w:rsidRDefault="00AD050D" w:rsidP="0034693B">
      <w:pPr>
        <w:spacing w:line="360" w:lineRule="auto"/>
        <w:ind w:firstLineChars="175" w:firstLine="420"/>
      </w:pPr>
      <w:r w:rsidRPr="0034693B">
        <w:rPr>
          <w:rFonts w:hint="eastAsia"/>
        </w:rPr>
        <w:t>LDRA</w:t>
      </w:r>
      <w:r>
        <w:t xml:space="preserve"> </w:t>
      </w:r>
      <w:r>
        <w:rPr>
          <w:rFonts w:hint="eastAsia"/>
        </w:rPr>
        <w:t>Testbe</w:t>
      </w:r>
      <w:r>
        <w:t>d是英国利物浦数据研究协会所研制的静态单元测试工具</w:t>
      </w:r>
      <w:r>
        <w:rPr>
          <w:rFonts w:hint="eastAsia"/>
        </w:rPr>
        <w:t>，</w:t>
      </w:r>
      <w:r>
        <w:t>该工具</w:t>
      </w:r>
      <w:r w:rsidRPr="0034693B">
        <w:rPr>
          <w:rFonts w:hint="eastAsia"/>
        </w:rPr>
        <w:t>提供强大的包括编码规则检查在内的静态分析功能和全面的静态分析报告，用户</w:t>
      </w:r>
      <w:r>
        <w:rPr>
          <w:rFonts w:hint="eastAsia"/>
        </w:rPr>
        <w:t>可</w:t>
      </w:r>
      <w:r w:rsidRPr="0034693B">
        <w:rPr>
          <w:rFonts w:hint="eastAsia"/>
        </w:rPr>
        <w:t>以选择行业认可的标准，如MISRA C、DERA、AV C++ 等。提供软件质量的度量，以可视化的方法了解代码的复杂性，提供详细的函数调用关系和程序控制流程图，自动生成报告，提供软件质量文档。提供</w:t>
      </w:r>
      <w:r>
        <w:rPr>
          <w:rFonts w:hint="eastAsia"/>
        </w:rPr>
        <w:t>了</w:t>
      </w:r>
      <w:r w:rsidRPr="0034693B">
        <w:rPr>
          <w:rFonts w:hint="eastAsia"/>
        </w:rPr>
        <w:t>接口分析、识别潜在的错误</w:t>
      </w:r>
      <w:r>
        <w:rPr>
          <w:rFonts w:hint="eastAsia"/>
        </w:rPr>
        <w:t>、</w:t>
      </w:r>
      <w:r w:rsidRPr="0034693B">
        <w:rPr>
          <w:rFonts w:hint="eastAsia"/>
        </w:rPr>
        <w:t>程序变量，对所有过程参数以及函数的全局变量和返回值进行分析。</w:t>
      </w:r>
    </w:p>
    <w:p w14:paraId="3C235148" w14:textId="77777777" w:rsidR="00AD050D" w:rsidRPr="002D0D81" w:rsidRDefault="00AD050D" w:rsidP="0034693B">
      <w:pPr>
        <w:spacing w:line="360" w:lineRule="auto"/>
        <w:ind w:firstLineChars="175" w:firstLine="420"/>
      </w:pPr>
      <w:r w:rsidRPr="002D0D81">
        <w:rPr>
          <w:rFonts w:hint="eastAsia"/>
        </w:rPr>
        <w:t>LDRA软件测试套件</w:t>
      </w:r>
      <w:r>
        <w:rPr>
          <w:rFonts w:hint="eastAsia"/>
        </w:rPr>
        <w:t>TBR</w:t>
      </w:r>
      <w:r>
        <w:t>un</w:t>
      </w:r>
      <w:r w:rsidRPr="002D0D81">
        <w:rPr>
          <w:rFonts w:hint="eastAsia"/>
        </w:rPr>
        <w:t>单元测试功能可辅助开发工程师或测试工程师自动生成测试向量、测试驱动及桩模块以实现单元测试与回归测试，通过代码覆盖率分析辅助可实现在进入系统集成和系统测试之前确保完全的代码测试。通过LDRA单元测试功能可在软件生命周期早期揭示代码缺陷，从而减少代码缺陷遗留到开发后期所引起的更多费用。</w:t>
      </w:r>
    </w:p>
    <w:p w14:paraId="31F21C76" w14:textId="77777777" w:rsidR="00AD050D" w:rsidRDefault="00AD050D" w:rsidP="0084427E">
      <w:pPr>
        <w:pStyle w:val="affa"/>
        <w:spacing w:line="360" w:lineRule="auto"/>
        <w:ind w:firstLine="480"/>
      </w:pPr>
      <w:r>
        <w:rPr>
          <w:rFonts w:hint="eastAsia"/>
        </w:rPr>
        <w:t>（</w:t>
      </w:r>
      <w:r>
        <w:t>2</w:t>
      </w:r>
      <w:r>
        <w:rPr>
          <w:rFonts w:hint="eastAsia"/>
        </w:rPr>
        <w:t>）</w:t>
      </w:r>
      <w:r>
        <w:t>设备级嵌入式软件接口测试工具</w:t>
      </w:r>
      <w:r>
        <w:t>ETest</w:t>
      </w:r>
    </w:p>
    <w:p w14:paraId="303AA486" w14:textId="77777777" w:rsidR="00AD050D" w:rsidRDefault="00AD050D" w:rsidP="005B22AF">
      <w:pPr>
        <w:spacing w:line="360" w:lineRule="auto"/>
        <w:ind w:firstLineChars="175" w:firstLine="420"/>
      </w:pPr>
      <w:r>
        <w:t>设备级嵌入式软件接口测试工具ETest是国内厂商</w:t>
      </w:r>
      <w:r>
        <w:rPr>
          <w:rFonts w:hint="eastAsia"/>
        </w:rPr>
        <w:t>-</w:t>
      </w:r>
      <w:r>
        <w:t>凯云</w:t>
      </w:r>
      <w:r>
        <w:rPr>
          <w:rFonts w:hint="eastAsia"/>
        </w:rPr>
        <w:t>联创（北京）科技有限公司开发的，具有自主产权的嵌入式系统实时半实物仿真测试工具，</w:t>
      </w:r>
      <w:r w:rsidRPr="002B12BA">
        <w:t>主要用于建立设备级电子信息装备的嵌入式软件测试环境</w:t>
      </w:r>
      <w:r>
        <w:rPr>
          <w:rFonts w:hint="eastAsia"/>
        </w:rPr>
        <w:t>。</w:t>
      </w:r>
    </w:p>
    <w:p w14:paraId="54C6715C" w14:textId="77777777" w:rsidR="00AD050D" w:rsidRPr="002B12BA" w:rsidRDefault="00AD050D" w:rsidP="005B22AF">
      <w:pPr>
        <w:spacing w:line="360" w:lineRule="auto"/>
        <w:ind w:firstLineChars="175" w:firstLine="420"/>
      </w:pPr>
      <w:r>
        <w:t>ETest</w:t>
      </w:r>
      <w:r w:rsidRPr="002B12BA">
        <w:t>具有测试设计、测试运行、测试监控与数据分析等功能，</w:t>
      </w:r>
      <w:r>
        <w:rPr>
          <w:rFonts w:hint="eastAsia"/>
        </w:rPr>
        <w:t>提供了</w:t>
      </w:r>
      <w:r w:rsidRPr="002B12BA">
        <w:t>嵌入式设备常见的对外交联环境接口，主要包括RS232、RS422/RS485、以太网、A/D、D/A、DI/DO、继电器接口、CAN</w:t>
      </w:r>
      <w:r>
        <w:t>总线接口等。</w:t>
      </w:r>
      <w:r w:rsidRPr="002B12BA">
        <w:t>设备级嵌入式软件测试平台通过这些接口与</w:t>
      </w:r>
      <w:r>
        <w:t>待测系统相连，</w:t>
      </w:r>
      <w:r w:rsidRPr="002B12BA">
        <w:t>实现对设备级电子信息装备系统运行外部环境的仿真模拟，确保设备级电子信息装备能在各种环境下完成试验与测试任务。</w:t>
      </w:r>
    </w:p>
    <w:p w14:paraId="5BF7B79A" w14:textId="77777777" w:rsidR="00AD050D" w:rsidRDefault="00AD050D" w:rsidP="0084427E">
      <w:pPr>
        <w:pStyle w:val="affa"/>
        <w:spacing w:line="360" w:lineRule="auto"/>
        <w:ind w:firstLine="480"/>
      </w:pPr>
      <w:r>
        <w:rPr>
          <w:rFonts w:hint="eastAsia"/>
        </w:rPr>
        <w:t>（</w:t>
      </w:r>
      <w:r>
        <w:rPr>
          <w:rFonts w:hint="eastAsia"/>
        </w:rPr>
        <w:t>3</w:t>
      </w:r>
      <w:r>
        <w:rPr>
          <w:rFonts w:hint="eastAsia"/>
        </w:rPr>
        <w:t>）测试管理工具</w:t>
      </w:r>
    </w:p>
    <w:p w14:paraId="494B7F56" w14:textId="77777777" w:rsidR="00AD050D" w:rsidRDefault="00AD050D" w:rsidP="0084427E">
      <w:pPr>
        <w:pStyle w:val="affa"/>
        <w:spacing w:line="360" w:lineRule="auto"/>
        <w:ind w:firstLine="480"/>
      </w:pPr>
      <w:r>
        <w:rPr>
          <w:rFonts w:hint="eastAsia"/>
        </w:rPr>
        <w:t>甲方利用对软件测试质量管理体系的建立过程以及自身申报科研项目的方式，通过使用现有的开源的测试管理工具及免费使用的商用测试管理系统，积累了软件测试管理系统的开发经验，主要包括</w:t>
      </w:r>
      <w:r>
        <w:rPr>
          <w:rFonts w:hint="eastAsia"/>
        </w:rPr>
        <w:t>BestCode</w:t>
      </w:r>
      <w:r>
        <w:rPr>
          <w:rFonts w:hint="eastAsia"/>
        </w:rPr>
        <w:t>（国内厂商研发）、</w:t>
      </w:r>
      <w:r>
        <w:rPr>
          <w:rFonts w:hint="eastAsia"/>
        </w:rPr>
        <w:t>S</w:t>
      </w:r>
      <w:r>
        <w:t>TM</w:t>
      </w:r>
      <w:r>
        <w:rPr>
          <w:rFonts w:hint="eastAsia"/>
        </w:rPr>
        <w:t>（国内厂商研发）</w:t>
      </w:r>
      <w:r>
        <w:t>等</w:t>
      </w:r>
      <w:r>
        <w:rPr>
          <w:rFonts w:hint="eastAsia"/>
        </w:rPr>
        <w:t>。</w:t>
      </w:r>
      <w:r>
        <w:t>根据这些测试管理系统</w:t>
      </w:r>
      <w:r>
        <w:rPr>
          <w:rFonts w:hint="eastAsia"/>
        </w:rPr>
        <w:t>，甲方利用自身的研发能力，对软件测试管理系统进行了原型系统的开发，主要完成了测试需求分析与策划、测试用例设计、测试执行管理和测试总结等功能，具备基本的对软件测试的管理</w:t>
      </w:r>
    </w:p>
    <w:p w14:paraId="7060F1C3" w14:textId="77777777" w:rsidR="00AD050D" w:rsidRDefault="00AD050D" w:rsidP="00FF008C">
      <w:pPr>
        <w:pStyle w:val="2"/>
        <w:ind w:left="425"/>
      </w:pPr>
      <w:r>
        <w:rPr>
          <w:rFonts w:hint="eastAsia"/>
        </w:rPr>
        <w:t>差距与建设需求</w:t>
      </w:r>
    </w:p>
    <w:p w14:paraId="5227B8C7" w14:textId="77777777" w:rsidR="00AD050D" w:rsidRDefault="00AD050D" w:rsidP="00E170B9">
      <w:pPr>
        <w:pStyle w:val="affa"/>
        <w:spacing w:line="360" w:lineRule="auto"/>
        <w:ind w:firstLine="480"/>
      </w:pPr>
      <w:r>
        <w:t>根据对甲方现有装备试验和软件测评的条件分析</w:t>
      </w:r>
      <w:r>
        <w:rPr>
          <w:rFonts w:hint="eastAsia"/>
        </w:rPr>
        <w:t>，这些现有条件与当前形势任务的需求存在巨大差距，急需根据电子信息装备软件试验和电子信息装备软件测评的需求，从顶层重新规划建</w:t>
      </w:r>
      <w:r w:rsidRPr="009B0170">
        <w:rPr>
          <w:rFonts w:hint="eastAsia"/>
        </w:rPr>
        <w:t>设可灵活构建</w:t>
      </w:r>
      <w:r>
        <w:rPr>
          <w:rFonts w:hint="eastAsia"/>
        </w:rPr>
        <w:t>电子信息装备</w:t>
      </w:r>
      <w:r w:rsidRPr="009B0170">
        <w:rPr>
          <w:rFonts w:hint="eastAsia"/>
        </w:rPr>
        <w:t>软件</w:t>
      </w:r>
      <w:r>
        <w:rPr>
          <w:rFonts w:hint="eastAsia"/>
        </w:rPr>
        <w:t>试验</w:t>
      </w:r>
      <w:r w:rsidRPr="009B0170">
        <w:rPr>
          <w:rFonts w:hint="eastAsia"/>
        </w:rPr>
        <w:t>环境和测评环境、可集成各种软件测试工具、可对软件</w:t>
      </w:r>
      <w:r>
        <w:rPr>
          <w:rFonts w:hint="eastAsia"/>
        </w:rPr>
        <w:t>试验</w:t>
      </w:r>
      <w:r w:rsidRPr="009B0170">
        <w:rPr>
          <w:rFonts w:hint="eastAsia"/>
        </w:rPr>
        <w:t>和软件测评全过程进行统筹规划和管理、可支持实现测试大数据的云测试平台，并通过在云测试平台上补充多种语言的软件静态代码分析和单元测试能力，新增</w:t>
      </w:r>
      <w:r>
        <w:rPr>
          <w:rFonts w:hint="eastAsia"/>
        </w:rPr>
        <w:t>电子信息装备</w:t>
      </w:r>
      <w:r w:rsidRPr="009B0170">
        <w:rPr>
          <w:rFonts w:hint="eastAsia"/>
        </w:rPr>
        <w:t>非嵌入式软件部件、配置项和系统测试能力，形成体系化、综合性的</w:t>
      </w:r>
      <w:r>
        <w:rPr>
          <w:rFonts w:hint="eastAsia"/>
        </w:rPr>
        <w:t>电子信息装备</w:t>
      </w:r>
      <w:r w:rsidRPr="009B0170">
        <w:rPr>
          <w:rFonts w:hint="eastAsia"/>
        </w:rPr>
        <w:t>软件</w:t>
      </w:r>
      <w:r>
        <w:rPr>
          <w:rFonts w:hint="eastAsia"/>
        </w:rPr>
        <w:t>试验与测试</w:t>
      </w:r>
      <w:r w:rsidRPr="009B0170">
        <w:rPr>
          <w:rFonts w:hint="eastAsia"/>
        </w:rPr>
        <w:t>能力。</w:t>
      </w:r>
    </w:p>
    <w:p w14:paraId="58E89CB5" w14:textId="77777777" w:rsidR="00AD050D" w:rsidRDefault="00AD050D" w:rsidP="00E170B9">
      <w:pPr>
        <w:pStyle w:val="affa"/>
        <w:spacing w:line="360" w:lineRule="auto"/>
        <w:ind w:firstLine="480"/>
      </w:pPr>
      <w:r>
        <w:t>为达到以上效果</w:t>
      </w:r>
      <w:r>
        <w:rPr>
          <w:rFonts w:hint="eastAsia"/>
        </w:rPr>
        <w:t>，</w:t>
      </w:r>
      <w:r>
        <w:t>按照项目</w:t>
      </w:r>
      <w:r>
        <w:rPr>
          <w:rFonts w:hint="eastAsia"/>
        </w:rPr>
        <w:t>的建设需求，需要开展的建设内容主要包括以下几点：</w:t>
      </w:r>
    </w:p>
    <w:p w14:paraId="6ED0B39A" w14:textId="77777777" w:rsidR="00AD050D" w:rsidRDefault="00AD050D" w:rsidP="00E170B9">
      <w:pPr>
        <w:pStyle w:val="affa"/>
        <w:spacing w:line="360" w:lineRule="auto"/>
        <w:ind w:firstLine="480"/>
      </w:pPr>
      <w:r>
        <w:rPr>
          <w:rFonts w:hint="eastAsia"/>
        </w:rPr>
        <w:t>（</w:t>
      </w:r>
      <w:r>
        <w:rPr>
          <w:rFonts w:hint="eastAsia"/>
        </w:rPr>
        <w:t>1</w:t>
      </w:r>
      <w:r>
        <w:rPr>
          <w:rFonts w:hint="eastAsia"/>
        </w:rPr>
        <w:t>）配齐软件测试工具体系</w:t>
      </w:r>
    </w:p>
    <w:p w14:paraId="578711B5" w14:textId="77777777" w:rsidR="00AD050D" w:rsidRDefault="00AD050D" w:rsidP="00E170B9">
      <w:pPr>
        <w:pStyle w:val="affa"/>
        <w:spacing w:line="360" w:lineRule="auto"/>
        <w:ind w:firstLine="480"/>
      </w:pPr>
      <w:r>
        <w:rPr>
          <w:rFonts w:hint="eastAsia"/>
        </w:rPr>
        <w:t>调研行业软件测试工具的工具体系，配齐成熟的、行业认同度高的主流软件测试工具，主要包括自动化功能测试工具、性能测试工具、软件源代码自动分析工具、软件可靠性测试用例辅助设计工具、代码质量测试工具、数据标准规范检查工具、逻辑覆盖率测试工具、</w:t>
      </w:r>
      <w:r>
        <w:rPr>
          <w:rFonts w:hint="eastAsia"/>
        </w:rPr>
        <w:t>F</w:t>
      </w:r>
      <w:r>
        <w:t>PGA</w:t>
      </w:r>
      <w:r>
        <w:t>混合仿真验证工具</w:t>
      </w:r>
      <w:r>
        <w:rPr>
          <w:rFonts w:hint="eastAsia"/>
        </w:rPr>
        <w:t>。</w:t>
      </w:r>
    </w:p>
    <w:p w14:paraId="73BF22D8" w14:textId="77777777" w:rsidR="00AD050D" w:rsidRDefault="00AD050D" w:rsidP="00E170B9">
      <w:pPr>
        <w:pStyle w:val="affa"/>
        <w:spacing w:line="360" w:lineRule="auto"/>
        <w:ind w:firstLine="480"/>
      </w:pPr>
      <w:r>
        <w:rPr>
          <w:rFonts w:hint="eastAsia"/>
        </w:rPr>
        <w:t>（</w:t>
      </w:r>
      <w:r>
        <w:rPr>
          <w:rFonts w:hint="eastAsia"/>
        </w:rPr>
        <w:t>2</w:t>
      </w:r>
      <w:r>
        <w:rPr>
          <w:rFonts w:hint="eastAsia"/>
        </w:rPr>
        <w:t>）建设和开发软件测试云平台</w:t>
      </w:r>
    </w:p>
    <w:p w14:paraId="06A8AD5C" w14:textId="77777777" w:rsidR="00AD050D" w:rsidRDefault="00AD050D" w:rsidP="00E170B9">
      <w:pPr>
        <w:pStyle w:val="affa"/>
        <w:spacing w:line="360" w:lineRule="auto"/>
        <w:ind w:firstLine="480"/>
        <w:rPr>
          <w:rFonts w:ascii="宋体" w:hAnsi="宋体" w:cs="宋体"/>
          <w:bCs/>
        </w:rPr>
      </w:pPr>
      <w:r>
        <w:t>通过购置服务器</w:t>
      </w:r>
      <w:r>
        <w:rPr>
          <w:rFonts w:hint="eastAsia"/>
        </w:rPr>
        <w:t>、终端机、</w:t>
      </w:r>
      <w:r>
        <w:t>网络交换机</w:t>
      </w:r>
      <w:r>
        <w:rPr>
          <w:rFonts w:hint="eastAsia"/>
        </w:rPr>
        <w:t>、</w:t>
      </w:r>
      <w:r>
        <w:rPr>
          <w:rFonts w:ascii="宋体" w:hAnsi="宋体" w:cs="宋体" w:hint="eastAsia"/>
          <w:bCs/>
        </w:rPr>
        <w:t>网络安全防护设备等，建立起信息系统的基础硬件资源；利用软硬件虚拟化、云计算、大数据等技术，构建小型的私有云数据中心；利用云基础设施，设计和开发软件测试云平台；通过对现有软件测试工具和新购软件测试工具的适当改造或集成应用，实现在测试云平台中能使用现有软件测试工具和新购的软件测试工具。</w:t>
      </w:r>
    </w:p>
    <w:p w14:paraId="100F63B0" w14:textId="77777777" w:rsidR="00AD050D" w:rsidRDefault="00AD050D" w:rsidP="00C26575">
      <w:pPr>
        <w:pStyle w:val="affa"/>
        <w:spacing w:line="360" w:lineRule="auto"/>
        <w:ind w:firstLine="480"/>
      </w:pPr>
      <w:r>
        <w:rPr>
          <w:rFonts w:hint="eastAsia"/>
        </w:rPr>
        <w:t>（</w:t>
      </w:r>
      <w:r>
        <w:t>3</w:t>
      </w:r>
      <w:r>
        <w:rPr>
          <w:rFonts w:hint="eastAsia"/>
        </w:rPr>
        <w:t>）集成和建设软件测试资产库管理系统</w:t>
      </w:r>
    </w:p>
    <w:p w14:paraId="3970126E" w14:textId="77777777" w:rsidR="00AD050D" w:rsidRDefault="00AD050D" w:rsidP="00C26575">
      <w:pPr>
        <w:pStyle w:val="affa"/>
        <w:spacing w:line="360" w:lineRule="auto"/>
        <w:ind w:firstLine="480"/>
      </w:pPr>
      <w:r>
        <w:t>通过购置或新开发</w:t>
      </w:r>
      <w:r>
        <w:rPr>
          <w:rFonts w:hint="eastAsia"/>
        </w:rPr>
        <w:t>软件测试资产库管理系统，并进行系统的云化改造，集成到软件测试云平台中，以满足软件测试全过程的规划与管理。</w:t>
      </w:r>
    </w:p>
    <w:p w14:paraId="1B7FE858" w14:textId="77777777" w:rsidR="00AD050D" w:rsidRDefault="00AD050D" w:rsidP="00616C39">
      <w:pPr>
        <w:pStyle w:val="affa"/>
        <w:spacing w:line="360" w:lineRule="auto"/>
        <w:ind w:firstLine="480"/>
      </w:pPr>
      <w:r>
        <w:t>通过上述建设任务</w:t>
      </w:r>
      <w:r>
        <w:rPr>
          <w:rFonts w:hint="eastAsia"/>
        </w:rPr>
        <w:t>，形成</w:t>
      </w:r>
      <w:r w:rsidRPr="006265DC">
        <w:rPr>
          <w:rFonts w:hint="eastAsia"/>
        </w:rPr>
        <w:t>用于各种不同自主可控程度的电子信息装备非嵌入式软件</w:t>
      </w:r>
      <w:r>
        <w:rPr>
          <w:rFonts w:hint="eastAsia"/>
        </w:rPr>
        <w:t>与嵌入式软件</w:t>
      </w:r>
      <w:r w:rsidRPr="006265DC">
        <w:rPr>
          <w:rFonts w:hint="eastAsia"/>
        </w:rPr>
        <w:t>的静态分析、单元测试、部件测试、配置项测试和系统测试</w:t>
      </w:r>
      <w:r>
        <w:rPr>
          <w:rFonts w:hint="eastAsia"/>
        </w:rPr>
        <w:t>的测试测试能力，形成</w:t>
      </w:r>
      <w:r w:rsidRPr="006265DC">
        <w:rPr>
          <w:rFonts w:hint="eastAsia"/>
        </w:rPr>
        <w:t>典型</w:t>
      </w:r>
      <w:r w:rsidRPr="006265DC">
        <w:rPr>
          <w:rFonts w:hint="eastAsia"/>
        </w:rPr>
        <w:t>FPGA</w:t>
      </w:r>
      <w:r w:rsidRPr="006265DC">
        <w:rPr>
          <w:rFonts w:hint="eastAsia"/>
        </w:rPr>
        <w:t>软件的混合仿真验证</w:t>
      </w:r>
      <w:r>
        <w:rPr>
          <w:rFonts w:hint="eastAsia"/>
        </w:rPr>
        <w:t>能力，满足业主所要求的分布式信息系统软件装备试验、电子信息装备软件测评任务的需要。</w:t>
      </w:r>
    </w:p>
    <w:bookmarkEnd w:id="8"/>
    <w:p w14:paraId="15013E67" w14:textId="77777777" w:rsidR="00AD050D" w:rsidRDefault="00AD050D" w:rsidP="00E04974">
      <w:pPr>
        <w:pStyle w:val="10"/>
      </w:pPr>
      <w:r>
        <w:rPr>
          <w:rFonts w:hint="eastAsia"/>
        </w:rPr>
        <w:t>项目建设的技术要求</w:t>
      </w:r>
    </w:p>
    <w:p w14:paraId="6BC3C55D" w14:textId="77777777" w:rsidR="00AD050D" w:rsidRPr="00A36E0C" w:rsidRDefault="00AD050D" w:rsidP="005A3A90">
      <w:pPr>
        <w:pStyle w:val="2"/>
        <w:ind w:left="425"/>
      </w:pPr>
      <w:bookmarkStart w:id="12" w:name="_Toc17011820"/>
      <w:r w:rsidRPr="00A36E0C">
        <w:rPr>
          <w:rFonts w:hint="eastAsia"/>
        </w:rPr>
        <w:t>用途</w:t>
      </w:r>
      <w:bookmarkEnd w:id="12"/>
    </w:p>
    <w:p w14:paraId="507779B8" w14:textId="77777777" w:rsidR="00AD050D" w:rsidRPr="00F45FC7" w:rsidRDefault="00AD050D" w:rsidP="005A3A90">
      <w:pPr>
        <w:pStyle w:val="affa"/>
        <w:spacing w:line="360" w:lineRule="auto"/>
        <w:ind w:firstLine="480"/>
      </w:pPr>
      <w:r w:rsidRPr="00F45FC7">
        <w:rPr>
          <w:rFonts w:hint="eastAsia"/>
        </w:rPr>
        <w:t>项目建设主要用于保障电子信息装备软件尤其是信息系统装备软件的软件试验和软件测评</w:t>
      </w:r>
      <w:r>
        <w:rPr>
          <w:rFonts w:hint="eastAsia"/>
        </w:rPr>
        <w:t>，</w:t>
      </w:r>
      <w:r w:rsidRPr="00F45FC7">
        <w:rPr>
          <w:rFonts w:hint="eastAsia"/>
        </w:rPr>
        <w:t>同时兼顾基地试验保障装备软件的软件测评</w:t>
      </w:r>
      <w:r>
        <w:rPr>
          <w:rFonts w:hint="eastAsia"/>
        </w:rPr>
        <w:t>，</w:t>
      </w:r>
      <w:r w:rsidRPr="00F45FC7">
        <w:rPr>
          <w:rFonts w:hint="eastAsia"/>
        </w:rPr>
        <w:t>可用于各种不同自主可控程度的电子信息装备非嵌入式软件的静态分析、单元测试、部件测试、配置项测试和系统测试</w:t>
      </w:r>
      <w:r>
        <w:rPr>
          <w:rFonts w:hint="eastAsia"/>
        </w:rPr>
        <w:t>，</w:t>
      </w:r>
      <w:r w:rsidRPr="00F45FC7">
        <w:rPr>
          <w:rFonts w:hint="eastAsia"/>
        </w:rPr>
        <w:t>同时可用于典型</w:t>
      </w:r>
      <w:r w:rsidRPr="00F45FC7">
        <w:rPr>
          <w:rFonts w:hint="eastAsia"/>
        </w:rPr>
        <w:t>FPGA</w:t>
      </w:r>
      <w:r w:rsidRPr="00F45FC7">
        <w:rPr>
          <w:rFonts w:hint="eastAsia"/>
        </w:rPr>
        <w:t>软件的混合仿真验证。</w:t>
      </w:r>
    </w:p>
    <w:p w14:paraId="12856848" w14:textId="77777777" w:rsidR="00AD050D" w:rsidRPr="00F45FC7" w:rsidRDefault="00AD050D" w:rsidP="005A3A90">
      <w:pPr>
        <w:pStyle w:val="affa"/>
        <w:spacing w:line="360" w:lineRule="auto"/>
        <w:ind w:firstLine="480"/>
      </w:pPr>
      <w:r w:rsidRPr="00F45FC7">
        <w:rPr>
          <w:rFonts w:hint="eastAsia"/>
        </w:rPr>
        <w:t>建成后主要具备以下功能</w:t>
      </w:r>
      <w:r>
        <w:rPr>
          <w:rFonts w:hint="eastAsia"/>
        </w:rPr>
        <w:t>：</w:t>
      </w:r>
    </w:p>
    <w:p w14:paraId="22FE3CDE" w14:textId="77777777" w:rsidR="00AD050D" w:rsidRPr="00F45FC7" w:rsidRDefault="00AD050D" w:rsidP="005A3A90">
      <w:pPr>
        <w:pStyle w:val="affa"/>
        <w:spacing w:line="360" w:lineRule="auto"/>
        <w:ind w:firstLine="480"/>
      </w:pPr>
      <w:r w:rsidRPr="00F45FC7">
        <w:rPr>
          <w:rFonts w:hint="eastAsia"/>
        </w:rPr>
        <w:t>(1)</w:t>
      </w:r>
      <w:r w:rsidRPr="00F45FC7">
        <w:rPr>
          <w:rFonts w:hint="eastAsia"/>
        </w:rPr>
        <w:t>软件测试云平台功能。主要通过建设软件测试云平台实现</w:t>
      </w:r>
      <w:r>
        <w:rPr>
          <w:rFonts w:hint="eastAsia"/>
        </w:rPr>
        <w:t>，</w:t>
      </w:r>
      <w:r w:rsidRPr="00F45FC7">
        <w:rPr>
          <w:rFonts w:hint="eastAsia"/>
        </w:rPr>
        <w:t>包括</w:t>
      </w:r>
      <w:r>
        <w:rPr>
          <w:rFonts w:hint="eastAsia"/>
        </w:rPr>
        <w:t>：</w:t>
      </w:r>
      <w:r w:rsidRPr="00F45FC7">
        <w:rPr>
          <w:rFonts w:hint="eastAsia"/>
        </w:rPr>
        <w:t>测试环境的动态生成、测试进程调度控制、测试数据采集和分析处理、测试对象集中管理、被测对象的分析评估、测试大数据应用支持、测试工具集成和数据共享等功能。</w:t>
      </w:r>
    </w:p>
    <w:p w14:paraId="0E71D8A8" w14:textId="77777777" w:rsidR="00AD050D" w:rsidRPr="00F45FC7" w:rsidRDefault="00AD050D" w:rsidP="005A3A90">
      <w:pPr>
        <w:pStyle w:val="affa"/>
        <w:spacing w:line="360" w:lineRule="auto"/>
        <w:ind w:firstLine="480"/>
      </w:pPr>
      <w:r w:rsidRPr="00F45FC7">
        <w:rPr>
          <w:rFonts w:hint="eastAsia"/>
        </w:rPr>
        <w:t>(2)</w:t>
      </w:r>
      <w:r w:rsidRPr="00F45FC7">
        <w:rPr>
          <w:rFonts w:hint="eastAsia"/>
        </w:rPr>
        <w:t>软件测试功能。主要依托在测试云平台上集成主流非嵌入式软件测试工具和典型</w:t>
      </w:r>
      <w:r w:rsidRPr="00F45FC7">
        <w:rPr>
          <w:rFonts w:hint="eastAsia"/>
        </w:rPr>
        <w:t>FPGA</w:t>
      </w:r>
      <w:r w:rsidRPr="00F45FC7">
        <w:rPr>
          <w:rFonts w:hint="eastAsia"/>
        </w:rPr>
        <w:t>软件测试工具实现</w:t>
      </w:r>
      <w:r>
        <w:rPr>
          <w:rFonts w:hint="eastAsia"/>
        </w:rPr>
        <w:t>，</w:t>
      </w:r>
      <w:r w:rsidRPr="00F45FC7">
        <w:rPr>
          <w:rFonts w:hint="eastAsia"/>
        </w:rPr>
        <w:t>包括</w:t>
      </w:r>
      <w:r>
        <w:rPr>
          <w:rFonts w:hint="eastAsia"/>
        </w:rPr>
        <w:t>：</w:t>
      </w:r>
      <w:r w:rsidRPr="00F45FC7">
        <w:rPr>
          <w:rFonts w:hint="eastAsia"/>
        </w:rPr>
        <w:t>不同自主可控程度的电子信息装备非嵌入式软件的静态分析、单元测试、部件测试、配置项测试和系统测试等功能</w:t>
      </w:r>
      <w:r>
        <w:rPr>
          <w:rFonts w:hint="eastAsia"/>
        </w:rPr>
        <w:t>，</w:t>
      </w:r>
      <w:r w:rsidRPr="00F45FC7">
        <w:rPr>
          <w:rFonts w:hint="eastAsia"/>
        </w:rPr>
        <w:t>典型</w:t>
      </w:r>
      <w:r w:rsidRPr="00F45FC7">
        <w:rPr>
          <w:rFonts w:hint="eastAsia"/>
        </w:rPr>
        <w:t>FPGA</w:t>
      </w:r>
      <w:r w:rsidRPr="00F45FC7">
        <w:rPr>
          <w:rFonts w:hint="eastAsia"/>
        </w:rPr>
        <w:t>软件的混合仿真验证功能。</w:t>
      </w:r>
    </w:p>
    <w:p w14:paraId="40916DDD" w14:textId="77777777" w:rsidR="00AD050D" w:rsidRPr="00F45FC7" w:rsidRDefault="00AD050D" w:rsidP="005A3A90">
      <w:pPr>
        <w:pStyle w:val="affa"/>
        <w:spacing w:line="360" w:lineRule="auto"/>
        <w:ind w:firstLine="480"/>
      </w:pPr>
      <w:r w:rsidRPr="00F45FC7">
        <w:rPr>
          <w:rFonts w:hint="eastAsia"/>
        </w:rPr>
        <w:t>(3)</w:t>
      </w:r>
      <w:r w:rsidRPr="00F45FC7">
        <w:rPr>
          <w:rFonts w:hint="eastAsia"/>
        </w:rPr>
        <w:t>软件测试全过程规划管理功能。主要通过在测试云平台上集成软件测试资产库管理系统实现</w:t>
      </w:r>
      <w:r>
        <w:rPr>
          <w:rFonts w:hint="eastAsia"/>
        </w:rPr>
        <w:t>，</w:t>
      </w:r>
      <w:r w:rsidRPr="00F45FC7">
        <w:rPr>
          <w:rFonts w:hint="eastAsia"/>
        </w:rPr>
        <w:t>包括</w:t>
      </w:r>
      <w:r>
        <w:rPr>
          <w:rFonts w:hint="eastAsia"/>
        </w:rPr>
        <w:t>：</w:t>
      </w:r>
      <w:r w:rsidRPr="00F45FC7">
        <w:rPr>
          <w:rFonts w:hint="eastAsia"/>
        </w:rPr>
        <w:t>项目管理、决策过程管理、需求管理、过程与产品质量管理、设计管理、配置管理、开发管理、系统管理、测试管理、证书初始化与管理、源码比对与追踪、软件集成发布、</w:t>
      </w:r>
      <w:r>
        <w:rPr>
          <w:rFonts w:hint="eastAsia"/>
        </w:rPr>
        <w:t>软件</w:t>
      </w:r>
      <w:r w:rsidRPr="00F45FC7">
        <w:rPr>
          <w:rFonts w:hint="eastAsia"/>
        </w:rPr>
        <w:t>问题管理、版本状态管控、软件资产管理、软件资产信息管理、资产库统计和知识库管理等功能。</w:t>
      </w:r>
    </w:p>
    <w:p w14:paraId="2630800B" w14:textId="77777777" w:rsidR="00AD050D" w:rsidRPr="00A36E0C" w:rsidRDefault="00AD050D" w:rsidP="005A3A90">
      <w:pPr>
        <w:pStyle w:val="2"/>
        <w:ind w:left="425"/>
      </w:pPr>
      <w:bookmarkStart w:id="13" w:name="_Toc17011821"/>
      <w:r w:rsidRPr="00A36E0C">
        <w:rPr>
          <w:rFonts w:hint="eastAsia"/>
        </w:rPr>
        <w:t>系统组成及功能</w:t>
      </w:r>
      <w:bookmarkEnd w:id="13"/>
    </w:p>
    <w:p w14:paraId="2DACE7C9" w14:textId="77777777" w:rsidR="00AD050D" w:rsidRDefault="00AD050D" w:rsidP="005A3A90">
      <w:pPr>
        <w:pStyle w:val="3"/>
      </w:pPr>
      <w:bookmarkStart w:id="14" w:name="_Toc17011822"/>
      <w:r w:rsidRPr="00A36E0C">
        <w:rPr>
          <w:rFonts w:hint="eastAsia"/>
        </w:rPr>
        <w:t>系统总体架构</w:t>
      </w:r>
      <w:bookmarkEnd w:id="14"/>
    </w:p>
    <w:p w14:paraId="5D44CFED" w14:textId="77777777" w:rsidR="00AD050D" w:rsidRPr="002F7E2A" w:rsidRDefault="00AD050D" w:rsidP="005A3A90">
      <w:pPr>
        <w:pStyle w:val="affa"/>
        <w:spacing w:line="360" w:lineRule="auto"/>
        <w:ind w:firstLine="480"/>
      </w:pPr>
      <w:r w:rsidRPr="002F7E2A">
        <w:rPr>
          <w:rFonts w:hint="eastAsia"/>
        </w:rPr>
        <w:t>主要建设内容包括“四层五系统”。“四层”是指逻辑组成上包括硬件资源层、云基础支撑层、云化工具层、测试应用层等四层。“五系统”是指系统物理组成上包括云基础硬件资源、软件測试云平台、软件测试工具集、软件测试资产库管理系统、云桌面端机系统等</w:t>
      </w:r>
      <w:r w:rsidRPr="002F7E2A">
        <w:rPr>
          <w:rFonts w:hint="eastAsia"/>
        </w:rPr>
        <w:t>5</w:t>
      </w:r>
      <w:r w:rsidRPr="002F7E2A">
        <w:rPr>
          <w:rFonts w:hint="eastAsia"/>
        </w:rPr>
        <w:t>大系统。系统总体组成示意图如图</w:t>
      </w:r>
      <w:r w:rsidRPr="002F7E2A">
        <w:rPr>
          <w:rFonts w:hint="eastAsia"/>
        </w:rPr>
        <w:t>1</w:t>
      </w:r>
      <w:r w:rsidRPr="002F7E2A">
        <w:rPr>
          <w:rFonts w:hint="eastAsia"/>
        </w:rPr>
        <w:t>所示</w:t>
      </w:r>
      <w:r w:rsidRPr="002F7E2A">
        <w:rPr>
          <w:rFonts w:hint="eastAsia"/>
        </w:rPr>
        <w:t>(</w:t>
      </w:r>
      <w:r w:rsidRPr="002F7E2A">
        <w:rPr>
          <w:rFonts w:hint="eastAsia"/>
        </w:rPr>
        <w:t>可供参考</w:t>
      </w:r>
      <w:r w:rsidRPr="002F7E2A">
        <w:rPr>
          <w:rFonts w:hint="eastAsia"/>
        </w:rPr>
        <w:t>)</w:t>
      </w:r>
    </w:p>
    <w:p w14:paraId="33E9A2FF" w14:textId="77777777" w:rsidR="00AD050D" w:rsidRDefault="00AD050D" w:rsidP="005A3A90">
      <w:pPr>
        <w:adjustRightInd w:val="0"/>
        <w:snapToGrid w:val="0"/>
        <w:rPr>
          <w:rFonts w:hAnsi="宋体" w:cs="宋体"/>
          <w:bCs/>
        </w:rPr>
      </w:pPr>
      <w:r>
        <w:object w:dxaOrig="10680" w:dyaOrig="12945" w14:anchorId="4B4AD1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503.25pt" o:ole="">
            <v:imagedata r:id="rId13" o:title=""/>
          </v:shape>
          <o:OLEObject Type="Embed" ProgID="Visio.Drawing.15" ShapeID="_x0000_i1025" DrawAspect="Content" ObjectID="_1627811618" r:id="rId14"/>
        </w:object>
      </w:r>
    </w:p>
    <w:p w14:paraId="251ED9B2" w14:textId="77777777" w:rsidR="00AD050D" w:rsidRDefault="00AD050D" w:rsidP="005A3A90">
      <w:pPr>
        <w:adjustRightInd w:val="0"/>
        <w:snapToGrid w:val="0"/>
        <w:jc w:val="center"/>
        <w:rPr>
          <w:rFonts w:hAnsi="宋体" w:cs="宋体"/>
          <w:bCs/>
        </w:rPr>
      </w:pPr>
    </w:p>
    <w:p w14:paraId="2B9238F6" w14:textId="77777777" w:rsidR="00AD050D" w:rsidRPr="00027F19" w:rsidRDefault="00AD050D" w:rsidP="005A3A90">
      <w:pPr>
        <w:adjustRightInd w:val="0"/>
        <w:snapToGrid w:val="0"/>
        <w:jc w:val="center"/>
        <w:rPr>
          <w:rFonts w:hAnsi="宋体" w:cs="宋体"/>
          <w:bCs/>
          <w:sz w:val="22"/>
        </w:rPr>
      </w:pPr>
      <w:r w:rsidRPr="00027F19">
        <w:rPr>
          <w:rFonts w:hAnsi="宋体" w:cs="宋体" w:hint="eastAsia"/>
          <w:bCs/>
          <w:sz w:val="22"/>
        </w:rPr>
        <w:t>图1系统总体组成示意图</w:t>
      </w:r>
    </w:p>
    <w:p w14:paraId="23A01128" w14:textId="77777777" w:rsidR="00AD050D" w:rsidRDefault="00AD050D" w:rsidP="005A3A90">
      <w:pPr>
        <w:adjustRightInd w:val="0"/>
        <w:snapToGrid w:val="0"/>
        <w:jc w:val="center"/>
        <w:rPr>
          <w:rFonts w:hAnsi="宋体" w:cs="宋体"/>
          <w:bCs/>
        </w:rPr>
      </w:pPr>
    </w:p>
    <w:p w14:paraId="4EBEF290" w14:textId="77777777" w:rsidR="00AD050D" w:rsidRDefault="00AD050D" w:rsidP="005A3A90">
      <w:pPr>
        <w:pStyle w:val="3"/>
      </w:pPr>
      <w:bookmarkStart w:id="15" w:name="_Toc17011823"/>
      <w:r w:rsidRPr="00E84466">
        <w:rPr>
          <w:rFonts w:hint="eastAsia"/>
        </w:rPr>
        <w:t>云基础硬件资源</w:t>
      </w:r>
      <w:bookmarkEnd w:id="15"/>
    </w:p>
    <w:p w14:paraId="0E6C5FA6" w14:textId="77777777" w:rsidR="00AD050D" w:rsidRDefault="00AD050D" w:rsidP="005A3A90">
      <w:pPr>
        <w:pStyle w:val="4"/>
      </w:pPr>
      <w:bookmarkStart w:id="16" w:name="_Toc17011824"/>
      <w:r w:rsidRPr="00E84466">
        <w:rPr>
          <w:rFonts w:hint="eastAsia"/>
        </w:rPr>
        <w:t>设计原则和要求</w:t>
      </w:r>
      <w:bookmarkEnd w:id="16"/>
    </w:p>
    <w:p w14:paraId="6E9E14E8" w14:textId="77777777" w:rsidR="00AD050D" w:rsidRPr="002F7E2A" w:rsidRDefault="00AD050D" w:rsidP="005A3A90">
      <w:pPr>
        <w:pStyle w:val="affa"/>
        <w:spacing w:line="360" w:lineRule="auto"/>
        <w:ind w:firstLine="480"/>
      </w:pPr>
      <w:r w:rsidRPr="002F7E2A">
        <w:rPr>
          <w:rFonts w:hint="eastAsia"/>
        </w:rPr>
        <w:t>1.</w:t>
      </w:r>
      <w:r w:rsidRPr="002F7E2A">
        <w:rPr>
          <w:rFonts w:hint="eastAsia"/>
        </w:rPr>
        <w:t>安全性可靠性</w:t>
      </w:r>
    </w:p>
    <w:p w14:paraId="4194EB90" w14:textId="77777777" w:rsidR="00AD050D" w:rsidRPr="002F7E2A" w:rsidRDefault="00AD050D" w:rsidP="005A3A90">
      <w:pPr>
        <w:pStyle w:val="affa"/>
        <w:spacing w:line="360" w:lineRule="auto"/>
        <w:ind w:firstLine="480"/>
      </w:pPr>
      <w:r w:rsidRPr="002F7E2A">
        <w:rPr>
          <w:rFonts w:hint="eastAsia"/>
        </w:rPr>
        <w:t>高可靠性是云基础硬件资源的关键</w:t>
      </w:r>
      <w:r w:rsidRPr="002F7E2A">
        <w:rPr>
          <w:rFonts w:hint="eastAsia"/>
        </w:rPr>
        <w:t>,</w:t>
      </w:r>
      <w:r w:rsidRPr="002F7E2A">
        <w:rPr>
          <w:rFonts w:hint="eastAsia"/>
        </w:rPr>
        <w:t>不允许出现服务中断类故障</w:t>
      </w:r>
      <w:r w:rsidRPr="002F7E2A">
        <w:rPr>
          <w:rFonts w:hint="eastAsia"/>
        </w:rPr>
        <w:t>,</w:t>
      </w:r>
      <w:r w:rsidRPr="002F7E2A">
        <w:rPr>
          <w:rFonts w:hint="eastAsia"/>
        </w:rPr>
        <w:t>在云基础硬件资源的总体布局、结构设计、设备选型、日常维护等各个方面均需</w:t>
      </w:r>
      <w:r w:rsidRPr="002F7E2A">
        <w:t>进行可靠性的设计</w:t>
      </w:r>
      <w:r w:rsidRPr="002F7E2A">
        <w:rPr>
          <w:rFonts w:hint="eastAsia"/>
        </w:rPr>
        <w:t>，</w:t>
      </w:r>
      <w:r w:rsidRPr="002F7E2A">
        <w:t>在关键核心设备采用硬件备份</w:t>
      </w:r>
      <w:r w:rsidRPr="002F7E2A">
        <w:rPr>
          <w:rFonts w:hint="eastAsia"/>
        </w:rPr>
        <w:t>、</w:t>
      </w:r>
      <w:r w:rsidRPr="002F7E2A">
        <w:t>冗余等可靠性技</w:t>
      </w:r>
      <w:r w:rsidRPr="002F7E2A">
        <w:rPr>
          <w:rFonts w:hint="eastAsia"/>
        </w:rPr>
        <w:t>术的基础上</w:t>
      </w:r>
      <w:r w:rsidRPr="002F7E2A">
        <w:rPr>
          <w:rFonts w:hint="eastAsia"/>
        </w:rPr>
        <w:t>,</w:t>
      </w:r>
      <w:r w:rsidRPr="002F7E2A">
        <w:rPr>
          <w:rFonts w:hint="eastAsia"/>
        </w:rPr>
        <w:t>采用相关的软件技术提供较强的管理机制、控制手段和事故监控与安全保密等技术措施提高安全性。</w:t>
      </w:r>
    </w:p>
    <w:p w14:paraId="091DC0B8" w14:textId="77777777" w:rsidR="00AD050D" w:rsidRPr="002F7E2A" w:rsidRDefault="00AD050D" w:rsidP="005A3A90">
      <w:pPr>
        <w:pStyle w:val="affa"/>
        <w:spacing w:line="360" w:lineRule="auto"/>
        <w:ind w:firstLine="480"/>
      </w:pPr>
      <w:r w:rsidRPr="002F7E2A">
        <w:rPr>
          <w:rFonts w:hint="eastAsia"/>
        </w:rPr>
        <w:t>2.</w:t>
      </w:r>
      <w:r w:rsidRPr="002F7E2A">
        <w:rPr>
          <w:rFonts w:hint="eastAsia"/>
        </w:rPr>
        <w:t>可扩展性</w:t>
      </w:r>
    </w:p>
    <w:p w14:paraId="5576F84F" w14:textId="77777777" w:rsidR="00AD050D" w:rsidRPr="002F7E2A" w:rsidRDefault="00AD050D" w:rsidP="005A3A90">
      <w:pPr>
        <w:pStyle w:val="affa"/>
        <w:spacing w:line="360" w:lineRule="auto"/>
        <w:ind w:firstLine="480"/>
      </w:pPr>
      <w:r w:rsidRPr="002F7E2A">
        <w:rPr>
          <w:rFonts w:hint="eastAsia"/>
        </w:rPr>
        <w:t>云基础硬件资源的设计中</w:t>
      </w:r>
      <w:r w:rsidRPr="002F7E2A">
        <w:rPr>
          <w:rFonts w:hint="eastAsia"/>
        </w:rPr>
        <w:t>,</w:t>
      </w:r>
      <w:r w:rsidRPr="002F7E2A">
        <w:rPr>
          <w:rFonts w:hint="eastAsia"/>
        </w:rPr>
        <w:t>要充分考虑测试云平台建设的后续扩展需求预留灵活的扩展能力。不仅在机桓中预留足够的空间</w:t>
      </w:r>
      <w:r w:rsidRPr="002F7E2A">
        <w:rPr>
          <w:rFonts w:hint="eastAsia"/>
        </w:rPr>
        <w:t>,</w:t>
      </w:r>
      <w:r w:rsidRPr="002F7E2A">
        <w:rPr>
          <w:rFonts w:hint="eastAsia"/>
        </w:rPr>
        <w:t>还要综合考虑未来扩展设备的环境保暲需求、网络互连需求</w:t>
      </w:r>
      <w:r w:rsidRPr="002F7E2A">
        <w:rPr>
          <w:rFonts w:hint="eastAsia"/>
        </w:rPr>
        <w:t>,</w:t>
      </w:r>
      <w:r w:rsidRPr="002F7E2A">
        <w:rPr>
          <w:rFonts w:hint="eastAsia"/>
        </w:rPr>
        <w:t>要保证整个基础硬件资源可灵活进行模块化扩展。</w:t>
      </w:r>
    </w:p>
    <w:p w14:paraId="5020C1A5" w14:textId="77777777" w:rsidR="00AD050D" w:rsidRPr="002F7E2A" w:rsidRDefault="00AD050D" w:rsidP="005A3A90">
      <w:pPr>
        <w:pStyle w:val="affa"/>
        <w:spacing w:line="360" w:lineRule="auto"/>
        <w:ind w:firstLine="480"/>
      </w:pPr>
      <w:r w:rsidRPr="002F7E2A">
        <w:t>3.</w:t>
      </w:r>
      <w:r w:rsidRPr="002F7E2A">
        <w:rPr>
          <w:rFonts w:hint="eastAsia"/>
        </w:rPr>
        <w:t>标准化</w:t>
      </w:r>
    </w:p>
    <w:p w14:paraId="13B1B3B5" w14:textId="77777777" w:rsidR="00AD050D" w:rsidRPr="002F7E2A" w:rsidRDefault="00AD050D" w:rsidP="005A3A90">
      <w:pPr>
        <w:pStyle w:val="affa"/>
        <w:spacing w:line="360" w:lineRule="auto"/>
        <w:ind w:firstLine="480"/>
      </w:pPr>
      <w:r w:rsidRPr="002F7E2A">
        <w:rPr>
          <w:rFonts w:hint="eastAsia"/>
        </w:rPr>
        <w:t>在云基础硬件资源结构设计时</w:t>
      </w:r>
      <w:r w:rsidRPr="002F7E2A">
        <w:rPr>
          <w:rFonts w:hint="eastAsia"/>
        </w:rPr>
        <w:t>,</w:t>
      </w:r>
      <w:r w:rsidRPr="002F7E2A">
        <w:rPr>
          <w:rFonts w:hint="eastAsia"/>
        </w:rPr>
        <w:t>要符合国家颁布的有关标准的要求</w:t>
      </w:r>
      <w:r w:rsidRPr="002F7E2A">
        <w:rPr>
          <w:rFonts w:hint="eastAsia"/>
        </w:rPr>
        <w:t>,</w:t>
      </w:r>
      <w:r w:rsidRPr="002F7E2A">
        <w:rPr>
          <w:rFonts w:hint="eastAsia"/>
        </w:rPr>
        <w:t>包括各种建筑、机房的设计标准</w:t>
      </w:r>
      <w:r w:rsidRPr="002F7E2A">
        <w:rPr>
          <w:rFonts w:hint="eastAsia"/>
        </w:rPr>
        <w:t>,</w:t>
      </w:r>
      <w:r w:rsidRPr="002F7E2A">
        <w:rPr>
          <w:rFonts w:hint="eastAsia"/>
        </w:rPr>
        <w:t>电力电气保障标准以及计算机网络标准。</w:t>
      </w:r>
    </w:p>
    <w:p w14:paraId="2347D549" w14:textId="77777777" w:rsidR="00AD050D" w:rsidRPr="002F7E2A" w:rsidRDefault="00AD050D" w:rsidP="005A3A90">
      <w:pPr>
        <w:pStyle w:val="affa"/>
        <w:spacing w:line="360" w:lineRule="auto"/>
        <w:ind w:firstLine="480"/>
      </w:pPr>
      <w:r w:rsidRPr="002F7E2A">
        <w:rPr>
          <w:rFonts w:hint="eastAsia"/>
        </w:rPr>
        <w:t>4.</w:t>
      </w:r>
      <w:r w:rsidRPr="002F7E2A">
        <w:rPr>
          <w:rFonts w:hint="eastAsia"/>
        </w:rPr>
        <w:t>可管理性</w:t>
      </w:r>
    </w:p>
    <w:p w14:paraId="15CE23A5" w14:textId="77777777" w:rsidR="00AD050D" w:rsidRPr="002F7E2A" w:rsidRDefault="00AD050D" w:rsidP="005A3A90">
      <w:pPr>
        <w:pStyle w:val="affa"/>
        <w:spacing w:line="360" w:lineRule="auto"/>
        <w:ind w:firstLine="480"/>
      </w:pPr>
      <w:r w:rsidRPr="002F7E2A">
        <w:rPr>
          <w:rFonts w:hint="eastAsia"/>
        </w:rPr>
        <w:t>在云基础硬件资源的设计中</w:t>
      </w:r>
      <w:r w:rsidRPr="002F7E2A">
        <w:rPr>
          <w:rFonts w:hint="eastAsia"/>
        </w:rPr>
        <w:t>,</w:t>
      </w:r>
      <w:r w:rsidRPr="002F7E2A">
        <w:rPr>
          <w:rFonts w:hint="eastAsia"/>
        </w:rPr>
        <w:t>建立一套全面、完善的管理和监控系统。所选用的设备应具有智能化、可管理的功能</w:t>
      </w:r>
      <w:r w:rsidRPr="002F7E2A">
        <w:rPr>
          <w:rFonts w:hint="eastAsia"/>
        </w:rPr>
        <w:t>,</w:t>
      </w:r>
      <w:r w:rsidRPr="002F7E2A">
        <w:rPr>
          <w:rFonts w:hint="eastAsia"/>
        </w:rPr>
        <w:t>同时采用先进的管理监控系统</w:t>
      </w:r>
      <w:r w:rsidRPr="002F7E2A">
        <w:rPr>
          <w:rFonts w:hint="eastAsia"/>
        </w:rPr>
        <w:t>,</w:t>
      </w:r>
      <w:r w:rsidRPr="002F7E2A">
        <w:rPr>
          <w:rFonts w:hint="eastAsia"/>
        </w:rPr>
        <w:t>实时监控和监测整个云基础硬件资源的运行状况</w:t>
      </w:r>
      <w:r w:rsidRPr="002F7E2A">
        <w:rPr>
          <w:rFonts w:hint="eastAsia"/>
        </w:rPr>
        <w:t>,</w:t>
      </w:r>
      <w:r w:rsidRPr="002F7E2A">
        <w:rPr>
          <w:rFonts w:hint="eastAsia"/>
        </w:rPr>
        <w:t>确保迅速定位故障</w:t>
      </w:r>
      <w:r w:rsidRPr="002F7E2A">
        <w:rPr>
          <w:rFonts w:hint="eastAsia"/>
        </w:rPr>
        <w:t>,</w:t>
      </w:r>
      <w:r w:rsidRPr="002F7E2A">
        <w:rPr>
          <w:rFonts w:hint="eastAsia"/>
        </w:rPr>
        <w:t>为云基础硬件资源的安全、可靠的运行提供有力保障。</w:t>
      </w:r>
    </w:p>
    <w:p w14:paraId="203A276B" w14:textId="77777777" w:rsidR="00AD050D" w:rsidRDefault="00AD050D" w:rsidP="005A3A90">
      <w:pPr>
        <w:pStyle w:val="4"/>
      </w:pPr>
      <w:bookmarkStart w:id="17" w:name="_Toc17011825"/>
      <w:r w:rsidRPr="00F05024">
        <w:rPr>
          <w:rFonts w:hint="eastAsia"/>
        </w:rPr>
        <w:t>设备组成</w:t>
      </w:r>
      <w:bookmarkEnd w:id="17"/>
    </w:p>
    <w:p w14:paraId="7206E95E" w14:textId="77777777" w:rsidR="00AD050D" w:rsidRPr="002F7E2A" w:rsidRDefault="00AD050D" w:rsidP="005A3A90">
      <w:pPr>
        <w:pStyle w:val="affa"/>
        <w:spacing w:line="360" w:lineRule="auto"/>
        <w:ind w:firstLine="480"/>
      </w:pPr>
      <w:r w:rsidRPr="002F7E2A">
        <w:rPr>
          <w:rFonts w:hint="eastAsia"/>
        </w:rPr>
        <w:t>1.</w:t>
      </w:r>
      <w:r w:rsidRPr="002F7E2A">
        <w:rPr>
          <w:rFonts w:hint="eastAsia"/>
        </w:rPr>
        <w:t>服务器及网络接口设备</w:t>
      </w:r>
    </w:p>
    <w:p w14:paraId="0E33AF84" w14:textId="77777777" w:rsidR="00AD050D" w:rsidRPr="002F7E2A" w:rsidRDefault="00AD050D" w:rsidP="005A3A90">
      <w:pPr>
        <w:pStyle w:val="affa"/>
        <w:spacing w:line="360" w:lineRule="auto"/>
        <w:ind w:firstLine="480"/>
      </w:pPr>
      <w:r w:rsidRPr="002F7E2A">
        <w:rPr>
          <w:rFonts w:hint="eastAsia"/>
        </w:rPr>
        <w:t>主要由</w:t>
      </w:r>
      <w:r w:rsidRPr="002F7E2A">
        <w:rPr>
          <w:rFonts w:hint="eastAsia"/>
        </w:rPr>
        <w:t>13</w:t>
      </w:r>
      <w:r w:rsidRPr="002F7E2A">
        <w:rPr>
          <w:rFonts w:hint="eastAsia"/>
        </w:rPr>
        <w:t>台华为高性能服务器和</w:t>
      </w:r>
      <w:r w:rsidRPr="002F7E2A">
        <w:rPr>
          <w:rFonts w:hint="eastAsia"/>
        </w:rPr>
        <w:t>3</w:t>
      </w:r>
      <w:r w:rsidRPr="002F7E2A">
        <w:rPr>
          <w:rFonts w:hint="eastAsia"/>
        </w:rPr>
        <w:t>台交换机等组成</w:t>
      </w:r>
      <w:r>
        <w:rPr>
          <w:rFonts w:hint="eastAsia"/>
        </w:rPr>
        <w:t>，</w:t>
      </w:r>
      <w:r w:rsidRPr="002F7E2A">
        <w:rPr>
          <w:rFonts w:hint="eastAsia"/>
        </w:rPr>
        <w:t>主要提供</w:t>
      </w:r>
      <w:r w:rsidRPr="002F7E2A">
        <w:rPr>
          <w:rFonts w:hint="eastAsia"/>
        </w:rPr>
        <w:t>CPU</w:t>
      </w:r>
      <w:r w:rsidRPr="002F7E2A">
        <w:rPr>
          <w:rFonts w:hint="eastAsia"/>
        </w:rPr>
        <w:t>、内存、硬盘、网络、接口等云基础硬件资源。</w:t>
      </w:r>
    </w:p>
    <w:p w14:paraId="6FE111DF" w14:textId="77777777" w:rsidR="00AD050D" w:rsidRPr="002F7E2A" w:rsidRDefault="00AD050D" w:rsidP="005A3A90">
      <w:pPr>
        <w:pStyle w:val="affa"/>
        <w:spacing w:line="360" w:lineRule="auto"/>
        <w:ind w:firstLine="480"/>
      </w:pPr>
      <w:r w:rsidRPr="002F7E2A">
        <w:rPr>
          <w:rFonts w:hint="eastAsia"/>
        </w:rPr>
        <w:t>2.</w:t>
      </w:r>
      <w:r w:rsidRPr="002F7E2A">
        <w:rPr>
          <w:rFonts w:hint="eastAsia"/>
        </w:rPr>
        <w:t>端机系统</w:t>
      </w:r>
    </w:p>
    <w:p w14:paraId="28779DB0" w14:textId="77777777" w:rsidR="00AD050D" w:rsidRPr="002F7E2A" w:rsidRDefault="00AD050D" w:rsidP="005A3A90">
      <w:pPr>
        <w:pStyle w:val="affa"/>
        <w:spacing w:line="360" w:lineRule="auto"/>
        <w:ind w:firstLine="480"/>
      </w:pPr>
      <w:r w:rsidRPr="002F7E2A">
        <w:rPr>
          <w:rFonts w:hint="eastAsia"/>
        </w:rPr>
        <w:t>规划建设</w:t>
      </w:r>
      <w:r w:rsidRPr="002F7E2A">
        <w:rPr>
          <w:rFonts w:hint="eastAsia"/>
        </w:rPr>
        <w:t>200</w:t>
      </w:r>
      <w:r w:rsidRPr="002F7E2A">
        <w:rPr>
          <w:rFonts w:hint="eastAsia"/>
        </w:rPr>
        <w:t>台端机</w:t>
      </w:r>
      <w:r>
        <w:rPr>
          <w:rFonts w:hint="eastAsia"/>
        </w:rPr>
        <w:t>，</w:t>
      </w:r>
      <w:r w:rsidRPr="002F7E2A">
        <w:rPr>
          <w:rFonts w:hint="eastAsia"/>
        </w:rPr>
        <w:t>本项目建设</w:t>
      </w:r>
      <w:r w:rsidRPr="002F7E2A">
        <w:rPr>
          <w:rFonts w:hint="eastAsia"/>
        </w:rPr>
        <w:t>20</w:t>
      </w:r>
      <w:r w:rsidRPr="002F7E2A">
        <w:rPr>
          <w:rFonts w:hint="eastAsia"/>
        </w:rPr>
        <w:t>台。每台端机包指端机主机、显示器、键盘和鼠标各</w:t>
      </w:r>
      <w:r w:rsidRPr="002F7E2A">
        <w:rPr>
          <w:rFonts w:hint="eastAsia"/>
        </w:rPr>
        <w:t>1</w:t>
      </w:r>
      <w:r w:rsidRPr="002F7E2A">
        <w:rPr>
          <w:rFonts w:hint="eastAsia"/>
        </w:rPr>
        <w:t>套。</w:t>
      </w:r>
    </w:p>
    <w:p w14:paraId="0FE91E37" w14:textId="77777777" w:rsidR="00AD050D" w:rsidRPr="002F7E2A" w:rsidRDefault="00AD050D" w:rsidP="005A3A90">
      <w:pPr>
        <w:pStyle w:val="affa"/>
        <w:spacing w:line="360" w:lineRule="auto"/>
        <w:ind w:firstLine="480"/>
      </w:pPr>
      <w:r w:rsidRPr="002F7E2A">
        <w:rPr>
          <w:rFonts w:hint="eastAsia"/>
        </w:rPr>
        <w:t>3.</w:t>
      </w:r>
      <w:r w:rsidRPr="002F7E2A">
        <w:rPr>
          <w:rFonts w:hint="eastAsia"/>
        </w:rPr>
        <w:t>机柜</w:t>
      </w:r>
    </w:p>
    <w:p w14:paraId="7D38DD13" w14:textId="77777777" w:rsidR="00AD050D" w:rsidRPr="002F7E2A" w:rsidRDefault="00AD050D" w:rsidP="005A3A90">
      <w:pPr>
        <w:pStyle w:val="affa"/>
        <w:spacing w:line="360" w:lineRule="auto"/>
        <w:ind w:firstLine="480"/>
      </w:pPr>
      <w:r w:rsidRPr="002F7E2A">
        <w:rPr>
          <w:rFonts w:hint="eastAsia"/>
        </w:rPr>
        <w:t>选择符合</w:t>
      </w:r>
      <w:r w:rsidRPr="002F7E2A">
        <w:rPr>
          <w:rFonts w:hint="eastAsia"/>
        </w:rPr>
        <w:t>IEC( International Electro technical Commission)60297-1</w:t>
      </w:r>
      <w:r w:rsidRPr="002F7E2A">
        <w:rPr>
          <w:rFonts w:hint="eastAsia"/>
        </w:rPr>
        <w:t>标准的</w:t>
      </w:r>
      <w:r w:rsidRPr="002F7E2A">
        <w:rPr>
          <w:rFonts w:hint="eastAsia"/>
        </w:rPr>
        <w:t>5</w:t>
      </w:r>
      <w:r w:rsidRPr="002F7E2A">
        <w:rPr>
          <w:rFonts w:hint="eastAsia"/>
        </w:rPr>
        <w:t>台标准服务器机柜</w:t>
      </w:r>
      <w:r>
        <w:rPr>
          <w:rFonts w:hint="eastAsia"/>
        </w:rPr>
        <w:t>，</w:t>
      </w:r>
      <w:r w:rsidRPr="002F7E2A">
        <w:rPr>
          <w:rFonts w:hint="eastAsia"/>
        </w:rPr>
        <w:t>为服务器提供可靠稳定的安装空间</w:t>
      </w:r>
      <w:r>
        <w:rPr>
          <w:rFonts w:hint="eastAsia"/>
        </w:rPr>
        <w:t>，</w:t>
      </w:r>
      <w:r w:rsidRPr="002F7E2A">
        <w:rPr>
          <w:rFonts w:hint="eastAsia"/>
        </w:rPr>
        <w:t>保证服务器的安全运行。机柜尺寸统一</w:t>
      </w:r>
      <w:r>
        <w:rPr>
          <w:rFonts w:hint="eastAsia"/>
        </w:rPr>
        <w:t>，</w:t>
      </w:r>
      <w:r w:rsidRPr="002F7E2A">
        <w:rPr>
          <w:rFonts w:hint="eastAsia"/>
        </w:rPr>
        <w:t>并采用前后风道。机柜提供</w:t>
      </w:r>
      <w:r w:rsidRPr="002F7E2A">
        <w:rPr>
          <w:rFonts w:hint="eastAsia"/>
        </w:rPr>
        <w:t>42U</w:t>
      </w:r>
      <w:r w:rsidRPr="002F7E2A">
        <w:rPr>
          <w:rFonts w:hint="eastAsia"/>
        </w:rPr>
        <w:t>可用空间</w:t>
      </w:r>
      <w:r>
        <w:rPr>
          <w:rFonts w:hint="eastAsia"/>
        </w:rPr>
        <w:t>，</w:t>
      </w:r>
      <w:r w:rsidRPr="002F7E2A">
        <w:rPr>
          <w:rFonts w:hint="eastAsia"/>
        </w:rPr>
        <w:t>静</w:t>
      </w:r>
      <w:r>
        <w:rPr>
          <w:rFonts w:hint="eastAsia"/>
        </w:rPr>
        <w:t>载</w:t>
      </w:r>
      <w:r w:rsidRPr="002F7E2A">
        <w:rPr>
          <w:rFonts w:hint="eastAsia"/>
        </w:rPr>
        <w:t>不小于</w:t>
      </w:r>
      <w:r w:rsidRPr="002F7E2A">
        <w:rPr>
          <w:rFonts w:hint="eastAsia"/>
        </w:rPr>
        <w:t>1500kg</w:t>
      </w:r>
    </w:p>
    <w:p w14:paraId="09860B7B" w14:textId="77777777" w:rsidR="00AD050D" w:rsidRPr="002F7E2A" w:rsidRDefault="00AD050D" w:rsidP="005A3A90">
      <w:pPr>
        <w:pStyle w:val="affa"/>
        <w:spacing w:line="360" w:lineRule="auto"/>
        <w:ind w:firstLine="480"/>
      </w:pPr>
      <w:r w:rsidRPr="002F7E2A">
        <w:rPr>
          <w:rFonts w:hint="eastAsia"/>
        </w:rPr>
        <w:t>4.</w:t>
      </w:r>
      <w:r w:rsidRPr="002F7E2A">
        <w:rPr>
          <w:rFonts w:hint="eastAsia"/>
        </w:rPr>
        <w:t>配电系统</w:t>
      </w:r>
    </w:p>
    <w:p w14:paraId="76731E9C" w14:textId="77777777" w:rsidR="00AD050D" w:rsidRPr="002F7E2A" w:rsidRDefault="00AD050D" w:rsidP="005A3A90">
      <w:pPr>
        <w:pStyle w:val="affa"/>
        <w:spacing w:line="360" w:lineRule="auto"/>
        <w:ind w:firstLine="480"/>
      </w:pPr>
      <w:r w:rsidRPr="002F7E2A">
        <w:rPr>
          <w:rFonts w:hint="eastAsia"/>
        </w:rPr>
        <w:t>主要由机架式安装的配电单元及电源分配单元</w:t>
      </w:r>
      <w:r w:rsidRPr="002F7E2A">
        <w:rPr>
          <w:rFonts w:hint="eastAsia"/>
        </w:rPr>
        <w:t>(PDU)</w:t>
      </w:r>
      <w:r w:rsidRPr="002F7E2A">
        <w:rPr>
          <w:rFonts w:hint="eastAsia"/>
        </w:rPr>
        <w:t>组成</w:t>
      </w:r>
      <w:r>
        <w:rPr>
          <w:rFonts w:hint="eastAsia"/>
        </w:rPr>
        <w:t>，</w:t>
      </w:r>
      <w:r w:rsidRPr="002F7E2A">
        <w:rPr>
          <w:rFonts w:hint="eastAsia"/>
        </w:rPr>
        <w:t>结构化设</w:t>
      </w:r>
      <w:r w:rsidRPr="002F7E2A">
        <w:t>计</w:t>
      </w:r>
      <w:r w:rsidRPr="002F7E2A">
        <w:rPr>
          <w:rFonts w:hint="eastAsia"/>
        </w:rPr>
        <w:t>，</w:t>
      </w:r>
      <w:r w:rsidRPr="002F7E2A">
        <w:t>可拆卸</w:t>
      </w:r>
      <w:r w:rsidRPr="002F7E2A">
        <w:rPr>
          <w:rFonts w:hint="eastAsia"/>
        </w:rPr>
        <w:t>，</w:t>
      </w:r>
      <w:r w:rsidRPr="002F7E2A">
        <w:t>便于日常维护</w:t>
      </w:r>
      <w:r w:rsidRPr="002F7E2A">
        <w:rPr>
          <w:rFonts w:hint="eastAsia"/>
        </w:rPr>
        <w:t>，</w:t>
      </w:r>
      <w:r w:rsidRPr="002F7E2A">
        <w:t>与机柜整体集成</w:t>
      </w:r>
      <w:r w:rsidRPr="002F7E2A">
        <w:rPr>
          <w:rFonts w:hint="eastAsia"/>
        </w:rPr>
        <w:t>，</w:t>
      </w:r>
      <w:r w:rsidRPr="002F7E2A">
        <w:t>无需现场安装</w:t>
      </w:r>
      <w:r w:rsidRPr="002F7E2A">
        <w:rPr>
          <w:rFonts w:hint="eastAsia"/>
        </w:rPr>
        <w:t>。</w:t>
      </w:r>
    </w:p>
    <w:p w14:paraId="396A37F7" w14:textId="77777777" w:rsidR="00AD050D" w:rsidRPr="002F7E2A" w:rsidRDefault="00AD050D" w:rsidP="005A3A90">
      <w:pPr>
        <w:pStyle w:val="affa"/>
        <w:spacing w:line="360" w:lineRule="auto"/>
        <w:ind w:firstLine="480"/>
      </w:pPr>
      <w:r w:rsidRPr="002F7E2A">
        <w:rPr>
          <w:rFonts w:hint="eastAsia"/>
        </w:rPr>
        <w:t>5.</w:t>
      </w:r>
      <w:r w:rsidRPr="002F7E2A">
        <w:rPr>
          <w:rFonts w:hint="eastAsia"/>
        </w:rPr>
        <w:t>环境管理系统</w:t>
      </w:r>
    </w:p>
    <w:p w14:paraId="3AF1CAC9" w14:textId="77777777" w:rsidR="00AD050D" w:rsidRPr="002F7E2A" w:rsidRDefault="00AD050D" w:rsidP="005A3A90">
      <w:pPr>
        <w:pStyle w:val="affa"/>
        <w:spacing w:line="360" w:lineRule="auto"/>
        <w:ind w:firstLine="480"/>
      </w:pPr>
      <w:r w:rsidRPr="002F7E2A">
        <w:rPr>
          <w:rFonts w:hint="eastAsia"/>
        </w:rPr>
        <w:t>环境管理系统由空调室内机、室外机等组成。采用模块化的冷热通道封闭方案</w:t>
      </w:r>
      <w:r>
        <w:rPr>
          <w:rFonts w:hint="eastAsia"/>
        </w:rPr>
        <w:t>，</w:t>
      </w:r>
      <w:r w:rsidRPr="002F7E2A">
        <w:rPr>
          <w:rFonts w:hint="eastAsia"/>
        </w:rPr>
        <w:t>配置不小于</w:t>
      </w:r>
      <w:r w:rsidRPr="002F7E2A">
        <w:rPr>
          <w:rFonts w:hint="eastAsia"/>
        </w:rPr>
        <w:t>30KW</w:t>
      </w:r>
      <w:r w:rsidRPr="002F7E2A">
        <w:rPr>
          <w:rFonts w:hint="eastAsia"/>
        </w:rPr>
        <w:t>的精密列间变频空调。</w:t>
      </w:r>
    </w:p>
    <w:p w14:paraId="68FD4281" w14:textId="77777777" w:rsidR="00AD050D" w:rsidRPr="002F7E2A" w:rsidRDefault="00AD050D" w:rsidP="005A3A90">
      <w:pPr>
        <w:pStyle w:val="affa"/>
        <w:spacing w:line="360" w:lineRule="auto"/>
        <w:ind w:firstLine="480"/>
      </w:pPr>
      <w:r w:rsidRPr="002F7E2A">
        <w:rPr>
          <w:rFonts w:hint="eastAsia"/>
        </w:rPr>
        <w:t>6.</w:t>
      </w:r>
      <w:r w:rsidRPr="002F7E2A">
        <w:rPr>
          <w:rFonts w:hint="eastAsia"/>
        </w:rPr>
        <w:t>辅助设备</w:t>
      </w:r>
    </w:p>
    <w:p w14:paraId="56ED45A0" w14:textId="77777777" w:rsidR="00AD050D" w:rsidRPr="002F7E2A" w:rsidRDefault="00AD050D" w:rsidP="005A3A90">
      <w:pPr>
        <w:pStyle w:val="affa"/>
        <w:spacing w:line="360" w:lineRule="auto"/>
        <w:ind w:firstLine="480"/>
      </w:pPr>
      <w:r w:rsidRPr="002F7E2A">
        <w:rPr>
          <w:rFonts w:hint="eastAsia"/>
        </w:rPr>
        <w:t>辅助设备包括网络安全防护设备、端机操作台、机房防静电地板等</w:t>
      </w:r>
      <w:r>
        <w:rPr>
          <w:rFonts w:hint="eastAsia"/>
        </w:rPr>
        <w:t>，</w:t>
      </w:r>
      <w:r w:rsidRPr="002F7E2A">
        <w:rPr>
          <w:rFonts w:hint="eastAsia"/>
        </w:rPr>
        <w:t>外接共享打印机</w:t>
      </w:r>
      <w:r w:rsidRPr="002F7E2A">
        <w:rPr>
          <w:rFonts w:hint="eastAsia"/>
        </w:rPr>
        <w:t>1</w:t>
      </w:r>
      <w:r w:rsidRPr="002F7E2A">
        <w:rPr>
          <w:rFonts w:hint="eastAsia"/>
        </w:rPr>
        <w:t>台、共享刻录机</w:t>
      </w:r>
      <w:r w:rsidRPr="002F7E2A">
        <w:rPr>
          <w:rFonts w:hint="eastAsia"/>
        </w:rPr>
        <w:t>1</w:t>
      </w:r>
      <w:r w:rsidRPr="002F7E2A">
        <w:rPr>
          <w:rFonts w:hint="eastAsia"/>
        </w:rPr>
        <w:t>台。</w:t>
      </w:r>
    </w:p>
    <w:p w14:paraId="6794E124" w14:textId="77777777" w:rsidR="00AD050D" w:rsidRDefault="00AD050D" w:rsidP="005A3A90">
      <w:pPr>
        <w:pStyle w:val="3"/>
      </w:pPr>
      <w:bookmarkStart w:id="18" w:name="_Toc17011826"/>
      <w:r>
        <w:rPr>
          <w:rFonts w:hint="eastAsia"/>
        </w:rPr>
        <w:t>软件测试云平台</w:t>
      </w:r>
      <w:bookmarkEnd w:id="18"/>
    </w:p>
    <w:p w14:paraId="558E0FFF" w14:textId="77777777" w:rsidR="00AD050D" w:rsidRPr="002F7E2A" w:rsidRDefault="00AD050D" w:rsidP="005A3A90">
      <w:pPr>
        <w:pStyle w:val="affa"/>
        <w:spacing w:line="360" w:lineRule="auto"/>
        <w:ind w:firstLine="480"/>
      </w:pPr>
      <w:r w:rsidRPr="002F7E2A">
        <w:rPr>
          <w:rFonts w:hint="eastAsia"/>
        </w:rPr>
        <w:t>软件测试云平台主要由云基础分系统、测试运行支撑分系统、测试数据采集与分析分系统组成</w:t>
      </w:r>
      <w:r>
        <w:rPr>
          <w:rFonts w:hint="eastAsia"/>
        </w:rPr>
        <w:t>，</w:t>
      </w:r>
      <w:r w:rsidRPr="002F7E2A">
        <w:rPr>
          <w:rFonts w:hint="eastAsia"/>
        </w:rPr>
        <w:t>如图</w:t>
      </w:r>
      <w:r w:rsidRPr="002F7E2A">
        <w:rPr>
          <w:rFonts w:hint="eastAsia"/>
        </w:rPr>
        <w:t>2</w:t>
      </w:r>
      <w:r w:rsidRPr="002F7E2A">
        <w:rPr>
          <w:rFonts w:hint="eastAsia"/>
        </w:rPr>
        <w:t>所示</w:t>
      </w:r>
    </w:p>
    <w:p w14:paraId="46089562" w14:textId="77777777" w:rsidR="00AD050D" w:rsidRDefault="00AD050D" w:rsidP="005A3A90">
      <w:pPr>
        <w:adjustRightInd w:val="0"/>
        <w:snapToGrid w:val="0"/>
        <w:rPr>
          <w:rFonts w:hAnsi="宋体" w:cs="宋体"/>
          <w:bCs/>
        </w:rPr>
      </w:pPr>
      <w:r>
        <w:object w:dxaOrig="9061" w:dyaOrig="5445" w14:anchorId="1060F309">
          <v:shape id="_x0000_i1026" type="#_x0000_t75" style="width:414.75pt;height:249.75pt" o:ole="">
            <v:imagedata r:id="rId15" o:title=""/>
          </v:shape>
          <o:OLEObject Type="Embed" ProgID="Visio.Drawing.15" ShapeID="_x0000_i1026" DrawAspect="Content" ObjectID="_1627811619" r:id="rId16"/>
        </w:object>
      </w:r>
    </w:p>
    <w:p w14:paraId="5257B215" w14:textId="77777777" w:rsidR="00AD050D" w:rsidRDefault="00AD050D" w:rsidP="005A3A90">
      <w:pPr>
        <w:adjustRightInd w:val="0"/>
        <w:snapToGrid w:val="0"/>
        <w:ind w:firstLine="480"/>
        <w:jc w:val="center"/>
        <w:rPr>
          <w:rFonts w:hAnsi="宋体" w:cs="宋体"/>
          <w:bCs/>
        </w:rPr>
      </w:pPr>
      <w:r>
        <w:rPr>
          <w:rFonts w:hAnsi="宋体" w:cs="宋体" w:hint="eastAsia"/>
          <w:bCs/>
        </w:rPr>
        <w:t>图2软件测试云平台组成结构</w:t>
      </w:r>
    </w:p>
    <w:p w14:paraId="0957B589" w14:textId="77777777" w:rsidR="00AD050D" w:rsidRPr="002F7E2A" w:rsidRDefault="00AD050D" w:rsidP="005A3A90">
      <w:pPr>
        <w:pStyle w:val="affa"/>
        <w:spacing w:line="360" w:lineRule="auto"/>
        <w:ind w:firstLine="480"/>
      </w:pPr>
      <w:r w:rsidRPr="002F7E2A">
        <w:rPr>
          <w:rFonts w:hint="eastAsia"/>
        </w:rPr>
        <w:t>1.</w:t>
      </w:r>
      <w:r w:rsidRPr="002F7E2A">
        <w:rPr>
          <w:rFonts w:hint="eastAsia"/>
        </w:rPr>
        <w:t>资源虚拟化</w:t>
      </w:r>
    </w:p>
    <w:p w14:paraId="04DBFD73" w14:textId="77777777" w:rsidR="00AD050D" w:rsidRPr="002F7E2A" w:rsidRDefault="00AD050D" w:rsidP="005A3A90">
      <w:pPr>
        <w:pStyle w:val="affa"/>
        <w:spacing w:line="360" w:lineRule="auto"/>
        <w:ind w:firstLine="480"/>
      </w:pPr>
      <w:r w:rsidRPr="002F7E2A">
        <w:rPr>
          <w:rFonts w:hint="eastAsia"/>
        </w:rPr>
        <w:t>对基础硬件资源系统提供的</w:t>
      </w:r>
      <w:r w:rsidRPr="002F7E2A">
        <w:rPr>
          <w:rFonts w:hint="eastAsia"/>
        </w:rPr>
        <w:t>CPU</w:t>
      </w:r>
      <w:r w:rsidRPr="002F7E2A">
        <w:rPr>
          <w:rFonts w:hint="eastAsia"/>
        </w:rPr>
        <w:t>、内存、存储、网络等资源进行虚拟化。主要包括计算资源虚拟化、存储资源虚拟化、网络资源虚拟化等。资源虚拟化子系统对系统资源进行统一登记、标识、管理和状态监视。</w:t>
      </w:r>
    </w:p>
    <w:p w14:paraId="0696CC7E" w14:textId="77777777" w:rsidR="00AD050D" w:rsidRPr="002F7E2A" w:rsidRDefault="00AD050D" w:rsidP="005A3A90">
      <w:pPr>
        <w:pStyle w:val="affa"/>
        <w:spacing w:line="360" w:lineRule="auto"/>
        <w:ind w:firstLine="480"/>
      </w:pPr>
      <w:r w:rsidRPr="002F7E2A">
        <w:t>2</w:t>
      </w:r>
      <w:r w:rsidRPr="002F7E2A">
        <w:rPr>
          <w:rFonts w:hint="eastAsia"/>
        </w:rPr>
        <w:t>.</w:t>
      </w:r>
      <w:r w:rsidRPr="002F7E2A">
        <w:rPr>
          <w:rFonts w:hint="eastAsia"/>
        </w:rPr>
        <w:t>虚拟机管理</w:t>
      </w:r>
    </w:p>
    <w:p w14:paraId="622FBB96" w14:textId="77777777" w:rsidR="00AD050D" w:rsidRPr="002F7E2A" w:rsidRDefault="00AD050D" w:rsidP="005A3A90">
      <w:pPr>
        <w:pStyle w:val="affa"/>
        <w:spacing w:line="360" w:lineRule="auto"/>
        <w:ind w:firstLine="480"/>
      </w:pPr>
      <w:r w:rsidRPr="002F7E2A">
        <w:rPr>
          <w:rFonts w:hint="eastAsia"/>
        </w:rPr>
        <w:t>对云平台生成的虚拟机进行可视化管理。主要包括虚拟机的申请、生成管理</w:t>
      </w:r>
      <w:r w:rsidRPr="002F7E2A">
        <w:rPr>
          <w:rFonts w:hint="eastAsia"/>
        </w:rPr>
        <w:t>,</w:t>
      </w:r>
      <w:r w:rsidRPr="002F7E2A">
        <w:rPr>
          <w:rFonts w:hint="eastAsia"/>
        </w:rPr>
        <w:t>已有虚拟机的启动、挂起、关闭等操作</w:t>
      </w:r>
      <w:r w:rsidRPr="002F7E2A">
        <w:rPr>
          <w:rFonts w:hint="eastAsia"/>
        </w:rPr>
        <w:t>,</w:t>
      </w:r>
      <w:r w:rsidRPr="002F7E2A">
        <w:rPr>
          <w:rFonts w:hint="eastAsia"/>
        </w:rPr>
        <w:t>虚拟机运行状态监视等。虚拟机管理子系统使用户可基于基础云平台进行资源的申请与使用。</w:t>
      </w:r>
    </w:p>
    <w:p w14:paraId="5C3C6413" w14:textId="77777777" w:rsidR="00AD050D" w:rsidRPr="002F7E2A" w:rsidRDefault="00AD050D" w:rsidP="005A3A90">
      <w:pPr>
        <w:pStyle w:val="affa"/>
        <w:spacing w:line="360" w:lineRule="auto"/>
        <w:ind w:firstLine="480"/>
      </w:pPr>
      <w:r w:rsidRPr="002F7E2A">
        <w:t>3.</w:t>
      </w:r>
      <w:r w:rsidRPr="002F7E2A">
        <w:rPr>
          <w:rFonts w:hint="eastAsia"/>
        </w:rPr>
        <w:t>虚拟存储管理</w:t>
      </w:r>
    </w:p>
    <w:p w14:paraId="13D80D0A" w14:textId="77777777" w:rsidR="00AD050D" w:rsidRPr="002F7E2A" w:rsidRDefault="00AD050D" w:rsidP="005A3A90">
      <w:pPr>
        <w:pStyle w:val="affa"/>
        <w:spacing w:line="360" w:lineRule="auto"/>
        <w:ind w:firstLine="480"/>
      </w:pPr>
      <w:r w:rsidRPr="002F7E2A">
        <w:rPr>
          <w:rFonts w:hint="eastAsia"/>
        </w:rPr>
        <w:t>对虚拟存储资源进行可视化管理。主要包括虚拟存储资源状态监视</w:t>
      </w:r>
      <w:r w:rsidRPr="002F7E2A">
        <w:rPr>
          <w:rFonts w:hint="eastAsia"/>
        </w:rPr>
        <w:t>,</w:t>
      </w:r>
      <w:r w:rsidRPr="002F7E2A">
        <w:rPr>
          <w:rFonts w:hint="eastAsia"/>
        </w:rPr>
        <w:t>临时存储资源管理、永久存储资源管理以及存储资源的动态分配管理等。虚拟存储管理子系统确保用户数据的有效、可控、安全。</w:t>
      </w:r>
    </w:p>
    <w:p w14:paraId="6278EDD5" w14:textId="77777777" w:rsidR="00AD050D" w:rsidRPr="002F7E2A" w:rsidRDefault="00AD050D" w:rsidP="005A3A90">
      <w:pPr>
        <w:pStyle w:val="affa"/>
        <w:spacing w:line="360" w:lineRule="auto"/>
        <w:ind w:firstLine="480"/>
      </w:pPr>
      <w:r w:rsidRPr="002F7E2A">
        <w:rPr>
          <w:rFonts w:hint="eastAsia"/>
        </w:rPr>
        <w:t>4.</w:t>
      </w:r>
      <w:r w:rsidRPr="002F7E2A">
        <w:rPr>
          <w:rFonts w:hint="eastAsia"/>
        </w:rPr>
        <w:t>虚拟网络管理</w:t>
      </w:r>
    </w:p>
    <w:p w14:paraId="5448DCDE" w14:textId="77777777" w:rsidR="00AD050D" w:rsidRPr="002F7E2A" w:rsidRDefault="00AD050D" w:rsidP="005A3A90">
      <w:pPr>
        <w:pStyle w:val="affa"/>
        <w:spacing w:line="360" w:lineRule="auto"/>
        <w:ind w:firstLine="480"/>
      </w:pPr>
      <w:r w:rsidRPr="002F7E2A">
        <w:rPr>
          <w:rFonts w:hint="eastAsia"/>
        </w:rPr>
        <w:t>对虚拟网络资源进行规划、构建和管理。主要包括以图形化的方式进行虚拟风络拓扑规划</w:t>
      </w:r>
      <w:r w:rsidRPr="002F7E2A">
        <w:rPr>
          <w:rFonts w:hint="eastAsia"/>
        </w:rPr>
        <w:t>,</w:t>
      </w:r>
      <w:r w:rsidRPr="002F7E2A">
        <w:rPr>
          <w:rFonts w:hint="eastAsia"/>
        </w:rPr>
        <w:t>进行路</w:t>
      </w:r>
      <w:r w:rsidRPr="002F7E2A">
        <w:rPr>
          <w:rFonts w:hint="eastAsia"/>
        </w:rPr>
        <w:t>'</w:t>
      </w:r>
      <w:r w:rsidRPr="002F7E2A">
        <w:rPr>
          <w:rFonts w:hint="eastAsia"/>
        </w:rPr>
        <w:t>设置</w:t>
      </w:r>
      <w:r w:rsidRPr="002F7E2A">
        <w:rPr>
          <w:rFonts w:hint="eastAsia"/>
        </w:rPr>
        <w:t>,</w:t>
      </w:r>
      <w:r w:rsidRPr="002F7E2A">
        <w:rPr>
          <w:rFonts w:hint="eastAsia"/>
        </w:rPr>
        <w:t>为测试项目构建独立的网络环境</w:t>
      </w:r>
      <w:r w:rsidRPr="002F7E2A">
        <w:rPr>
          <w:rFonts w:hint="eastAsia"/>
        </w:rPr>
        <w:t>:</w:t>
      </w:r>
      <w:r w:rsidRPr="002F7E2A">
        <w:rPr>
          <w:rFonts w:hint="eastAsia"/>
        </w:rPr>
        <w:t>实现测试云平台内部虚拟网终与外部实际网络的互连</w:t>
      </w:r>
      <w:r w:rsidRPr="002F7E2A">
        <w:rPr>
          <w:rFonts w:hint="eastAsia"/>
        </w:rPr>
        <w:t>:</w:t>
      </w:r>
      <w:r w:rsidRPr="002F7E2A">
        <w:rPr>
          <w:rFonts w:hint="eastAsia"/>
        </w:rPr>
        <w:t>对构建的虚拟网络环境进</w:t>
      </w:r>
      <w:r w:rsidRPr="002F7E2A">
        <w:t>行</w:t>
      </w:r>
      <w:r w:rsidRPr="002F7E2A">
        <w:rPr>
          <w:rFonts w:hint="eastAsia"/>
        </w:rPr>
        <w:t>验证确认和状态监视。</w:t>
      </w:r>
    </w:p>
    <w:p w14:paraId="0A4E1E59" w14:textId="77777777" w:rsidR="00AD050D" w:rsidRPr="002F7E2A" w:rsidRDefault="00AD050D" w:rsidP="005A3A90">
      <w:pPr>
        <w:pStyle w:val="affa"/>
        <w:spacing w:line="360" w:lineRule="auto"/>
        <w:ind w:firstLine="480"/>
      </w:pPr>
      <w:r w:rsidRPr="002F7E2A">
        <w:rPr>
          <w:rFonts w:hint="eastAsia"/>
        </w:rPr>
        <w:t>5.</w:t>
      </w:r>
      <w:r w:rsidRPr="002F7E2A">
        <w:rPr>
          <w:rFonts w:hint="eastAsia"/>
        </w:rPr>
        <w:t>镜像与备份管理</w:t>
      </w:r>
    </w:p>
    <w:p w14:paraId="71EEECCF" w14:textId="77777777" w:rsidR="00AD050D" w:rsidRPr="002F7E2A" w:rsidRDefault="00AD050D" w:rsidP="005A3A90">
      <w:pPr>
        <w:pStyle w:val="affa"/>
        <w:spacing w:line="360" w:lineRule="auto"/>
        <w:ind w:firstLine="480"/>
      </w:pPr>
      <w:r w:rsidRPr="002F7E2A">
        <w:rPr>
          <w:rFonts w:hint="eastAsia"/>
        </w:rPr>
        <w:t>对虚拟机镜像以及测试环境备份进行管理与维护。主要包括虚拟机镜像的生成、存储、使用、删除等管理</w:t>
      </w:r>
      <w:r w:rsidRPr="002F7E2A">
        <w:rPr>
          <w:rFonts w:hint="eastAsia"/>
        </w:rPr>
        <w:t>,</w:t>
      </w:r>
      <w:r w:rsidRPr="002F7E2A">
        <w:rPr>
          <w:rFonts w:hint="eastAsia"/>
        </w:rPr>
        <w:t>分布式测试环境中虚拟机集群的统一备份、标识、恢复、删除等管理。</w:t>
      </w:r>
    </w:p>
    <w:p w14:paraId="75FFAF0B" w14:textId="77777777" w:rsidR="00AD050D" w:rsidRPr="002F7E2A" w:rsidRDefault="00AD050D" w:rsidP="005A3A90">
      <w:pPr>
        <w:pStyle w:val="affa"/>
        <w:spacing w:line="360" w:lineRule="auto"/>
        <w:ind w:firstLine="480"/>
      </w:pPr>
      <w:r w:rsidRPr="002F7E2A">
        <w:rPr>
          <w:rFonts w:hint="eastAsia"/>
        </w:rPr>
        <w:t>6.</w:t>
      </w:r>
      <w:r w:rsidRPr="002F7E2A">
        <w:rPr>
          <w:rFonts w:hint="eastAsia"/>
        </w:rPr>
        <w:t>运行与安全管理</w:t>
      </w:r>
    </w:p>
    <w:p w14:paraId="6CEB1DEC" w14:textId="77777777" w:rsidR="00AD050D" w:rsidRPr="002F7E2A" w:rsidRDefault="00AD050D" w:rsidP="005A3A90">
      <w:pPr>
        <w:pStyle w:val="affa"/>
        <w:spacing w:line="360" w:lineRule="auto"/>
        <w:ind w:firstLine="480"/>
      </w:pPr>
      <w:r w:rsidRPr="002F7E2A">
        <w:rPr>
          <w:rFonts w:hint="eastAsia"/>
        </w:rPr>
        <w:t>对云平台的运行环境、运行状态进行监视和管理</w:t>
      </w:r>
      <w:r w:rsidRPr="002F7E2A">
        <w:rPr>
          <w:rFonts w:hint="eastAsia"/>
        </w:rPr>
        <w:t>,</w:t>
      </w:r>
      <w:r w:rsidRPr="002F7E2A">
        <w:rPr>
          <w:rFonts w:hint="eastAsia"/>
        </w:rPr>
        <w:t>具有安全防护机制保证云平台的系统安全、数据安全</w:t>
      </w:r>
      <w:r w:rsidRPr="002F7E2A">
        <w:rPr>
          <w:rFonts w:hint="eastAsia"/>
        </w:rPr>
        <w:t>,</w:t>
      </w:r>
      <w:r w:rsidRPr="002F7E2A">
        <w:rPr>
          <w:rFonts w:hint="eastAsia"/>
        </w:rPr>
        <w:t>进行访间权限管理、防病毒管理、安全日志管理等。</w:t>
      </w:r>
    </w:p>
    <w:p w14:paraId="12E7DA5A" w14:textId="77777777" w:rsidR="00AD050D" w:rsidRPr="002F7E2A" w:rsidRDefault="00AD050D" w:rsidP="005A3A90">
      <w:pPr>
        <w:pStyle w:val="affa"/>
        <w:spacing w:line="360" w:lineRule="auto"/>
        <w:ind w:firstLine="480"/>
      </w:pPr>
      <w:r w:rsidRPr="002F7E2A">
        <w:rPr>
          <w:rFonts w:hint="eastAsia"/>
        </w:rPr>
        <w:t>7.</w:t>
      </w:r>
      <w:r w:rsidRPr="002F7E2A">
        <w:rPr>
          <w:rFonts w:hint="eastAsia"/>
        </w:rPr>
        <w:t>测试工具云平台适配</w:t>
      </w:r>
    </w:p>
    <w:p w14:paraId="63B06CA9" w14:textId="77777777" w:rsidR="00AD050D" w:rsidRPr="002F7E2A" w:rsidRDefault="00AD050D" w:rsidP="005A3A90">
      <w:pPr>
        <w:pStyle w:val="affa"/>
        <w:spacing w:line="360" w:lineRule="auto"/>
        <w:ind w:firstLine="480"/>
      </w:pPr>
      <w:r w:rsidRPr="002F7E2A">
        <w:rPr>
          <w:rFonts w:hint="eastAsia"/>
        </w:rPr>
        <w:t>完成己有、新集成</w:t>
      </w:r>
      <w:r>
        <w:rPr>
          <w:rFonts w:hint="eastAsia"/>
        </w:rPr>
        <w:t>软</w:t>
      </w:r>
      <w:r w:rsidRPr="002F7E2A">
        <w:rPr>
          <w:rFonts w:hint="eastAsia"/>
        </w:rPr>
        <w:t>件测试工具和开源软件测试工具的云平台适配。提供</w:t>
      </w:r>
      <w:r w:rsidRPr="002F7E2A">
        <w:rPr>
          <w:rFonts w:hint="eastAsia"/>
        </w:rPr>
        <w:t xml:space="preserve"> License</w:t>
      </w:r>
      <w:r w:rsidRPr="002F7E2A">
        <w:rPr>
          <w:rFonts w:hint="eastAsia"/>
        </w:rPr>
        <w:t>集中登记、管理和监控功能</w:t>
      </w:r>
      <w:r>
        <w:rPr>
          <w:rFonts w:hint="eastAsia"/>
        </w:rPr>
        <w:t>；</w:t>
      </w:r>
      <w:r w:rsidRPr="002F7E2A">
        <w:rPr>
          <w:rFonts w:hint="eastAsia"/>
        </w:rPr>
        <w:t>单机版</w:t>
      </w:r>
      <w:r>
        <w:rPr>
          <w:rFonts w:hint="eastAsia"/>
        </w:rPr>
        <w:t>测</w:t>
      </w:r>
      <w:r w:rsidRPr="002F7E2A">
        <w:rPr>
          <w:rFonts w:hint="eastAsia"/>
        </w:rPr>
        <w:t>试工具的封装和面向分布式环境的功能转换功能</w:t>
      </w:r>
      <w:r>
        <w:rPr>
          <w:rFonts w:hint="eastAsia"/>
        </w:rPr>
        <w:t>；</w:t>
      </w:r>
      <w:r w:rsidRPr="002F7E2A">
        <w:rPr>
          <w:rFonts w:hint="eastAsia"/>
        </w:rPr>
        <w:t>B/S</w:t>
      </w:r>
      <w:r w:rsidRPr="002F7E2A">
        <w:rPr>
          <w:rFonts w:hint="eastAsia"/>
        </w:rPr>
        <w:t>架构、</w:t>
      </w:r>
      <w:r w:rsidRPr="002F7E2A">
        <w:rPr>
          <w:rFonts w:hint="eastAsia"/>
        </w:rPr>
        <w:t>CS</w:t>
      </w:r>
      <w:r w:rsidRPr="002F7E2A">
        <w:rPr>
          <w:rFonts w:hint="eastAsia"/>
        </w:rPr>
        <w:t>架构测试工具的云环境配置功能。</w:t>
      </w:r>
    </w:p>
    <w:p w14:paraId="0245718E" w14:textId="77777777" w:rsidR="00AD050D" w:rsidRPr="002F7E2A" w:rsidRDefault="00AD050D" w:rsidP="005A3A90">
      <w:pPr>
        <w:pStyle w:val="affa"/>
        <w:spacing w:line="360" w:lineRule="auto"/>
        <w:ind w:firstLine="480"/>
      </w:pPr>
      <w:r w:rsidRPr="002F7E2A">
        <w:rPr>
          <w:rFonts w:hint="eastAsia"/>
        </w:rPr>
        <w:t>8.</w:t>
      </w:r>
      <w:r>
        <w:rPr>
          <w:rFonts w:hint="eastAsia"/>
        </w:rPr>
        <w:t>测试环境规划设计</w:t>
      </w:r>
    </w:p>
    <w:p w14:paraId="3D22061D" w14:textId="77777777" w:rsidR="00AD050D" w:rsidRPr="002F7E2A" w:rsidRDefault="00AD050D" w:rsidP="005A3A90">
      <w:pPr>
        <w:pStyle w:val="affa"/>
        <w:spacing w:line="360" w:lineRule="auto"/>
        <w:ind w:firstLine="480"/>
      </w:pPr>
      <w:r w:rsidRPr="002F7E2A">
        <w:rPr>
          <w:rFonts w:hint="eastAsia"/>
        </w:rPr>
        <w:t>对用户构建分布式网络测试环境的需求</w:t>
      </w:r>
      <w:r>
        <w:rPr>
          <w:rFonts w:hint="eastAsia"/>
        </w:rPr>
        <w:t>，</w:t>
      </w:r>
      <w:r w:rsidRPr="002F7E2A">
        <w:rPr>
          <w:rFonts w:hint="eastAsia"/>
        </w:rPr>
        <w:t>提供测试环境规划设计功能</w:t>
      </w:r>
      <w:r>
        <w:rPr>
          <w:rFonts w:hint="eastAsia"/>
        </w:rPr>
        <w:t>，</w:t>
      </w:r>
      <w:r w:rsidRPr="002F7E2A">
        <w:rPr>
          <w:rFonts w:hint="eastAsia"/>
        </w:rPr>
        <w:t>采用可视化手段</w:t>
      </w:r>
      <w:r>
        <w:rPr>
          <w:rFonts w:hint="eastAsia"/>
        </w:rPr>
        <w:t>，</w:t>
      </w:r>
      <w:r w:rsidRPr="002F7E2A">
        <w:rPr>
          <w:rFonts w:hint="eastAsia"/>
        </w:rPr>
        <w:t>主用户以“所见即所得”的方式</w:t>
      </w:r>
      <w:r>
        <w:rPr>
          <w:rFonts w:hint="eastAsia"/>
        </w:rPr>
        <w:t>，</w:t>
      </w:r>
      <w:r w:rsidRPr="002F7E2A">
        <w:rPr>
          <w:rFonts w:hint="eastAsia"/>
        </w:rPr>
        <w:t>规划设计测试需要的网络拓扑图、各节点硬件配置、操作系统、网络地址、被测件、测试工具软件以及相关运行支撑软件环境等。规划设计完成后生成測试环境规划设计方案，可直接提交测试云平台执行虚拟化</w:t>
      </w:r>
      <w:r w:rsidRPr="002F7E2A">
        <w:rPr>
          <w:rFonts w:hint="eastAsia"/>
        </w:rPr>
        <w:t>,</w:t>
      </w:r>
      <w:r w:rsidRPr="002F7E2A">
        <w:rPr>
          <w:rFonts w:hint="eastAsia"/>
        </w:rPr>
        <w:t>生成分布式网终測试环境。同时该子系统还提供相关的维护管理功能</w:t>
      </w:r>
      <w:r w:rsidRPr="002F7E2A">
        <w:rPr>
          <w:rFonts w:hint="eastAsia"/>
        </w:rPr>
        <w:t>,</w:t>
      </w:r>
      <w:r w:rsidRPr="002F7E2A">
        <w:rPr>
          <w:rFonts w:hint="eastAsia"/>
        </w:rPr>
        <w:t>包括测试环境规划设计方案的浏览查询、复用、删改、存储等。</w:t>
      </w:r>
    </w:p>
    <w:p w14:paraId="5D5162D9" w14:textId="77777777" w:rsidR="00AD050D" w:rsidRPr="002F7E2A" w:rsidRDefault="00AD050D" w:rsidP="005A3A90">
      <w:pPr>
        <w:pStyle w:val="affa"/>
        <w:spacing w:line="360" w:lineRule="auto"/>
        <w:ind w:firstLine="480"/>
      </w:pPr>
      <w:r w:rsidRPr="002F7E2A">
        <w:t>9.</w:t>
      </w:r>
      <w:r w:rsidRPr="002F7E2A">
        <w:rPr>
          <w:rFonts w:hint="eastAsia"/>
        </w:rPr>
        <w:t>测试环境定制与管理</w:t>
      </w:r>
    </w:p>
    <w:p w14:paraId="164A0749" w14:textId="77777777" w:rsidR="00AD050D" w:rsidRPr="002F7E2A" w:rsidRDefault="00AD050D" w:rsidP="005A3A90">
      <w:pPr>
        <w:pStyle w:val="affa"/>
        <w:spacing w:line="360" w:lineRule="auto"/>
        <w:ind w:firstLine="480"/>
      </w:pPr>
      <w:r w:rsidRPr="002F7E2A">
        <w:rPr>
          <w:rFonts w:hint="eastAsia"/>
        </w:rPr>
        <w:t>可采用测试环境规划没计或手工定制两种方式</w:t>
      </w:r>
      <w:r w:rsidRPr="002F7E2A">
        <w:rPr>
          <w:rFonts w:hint="eastAsia"/>
        </w:rPr>
        <w:t>,</w:t>
      </w:r>
      <w:r w:rsidRPr="002F7E2A">
        <w:rPr>
          <w:rFonts w:hint="eastAsia"/>
        </w:rPr>
        <w:t>生成测试环境。针对用户构建分布式网络測试环境的需求</w:t>
      </w:r>
      <w:r w:rsidRPr="002F7E2A">
        <w:rPr>
          <w:rFonts w:hint="eastAsia"/>
        </w:rPr>
        <w:t>,</w:t>
      </w:r>
      <w:r w:rsidRPr="002F7E2A">
        <w:rPr>
          <w:rFonts w:hint="eastAsia"/>
        </w:rPr>
        <w:t>采用直接利用测试环境规划设计方案</w:t>
      </w:r>
      <w:r w:rsidRPr="002F7E2A">
        <w:rPr>
          <w:rFonts w:hint="eastAsia"/>
        </w:rPr>
        <w:t>,</w:t>
      </w:r>
      <w:r w:rsidRPr="002F7E2A">
        <w:t>执行批量虚拟化操作</w:t>
      </w:r>
      <w:r w:rsidRPr="002F7E2A">
        <w:rPr>
          <w:rFonts w:hint="eastAsia"/>
        </w:rPr>
        <w:t>，</w:t>
      </w:r>
      <w:r w:rsidRPr="002F7E2A">
        <w:t>生成整个测试环境</w:t>
      </w:r>
      <w:r w:rsidRPr="002F7E2A">
        <w:rPr>
          <w:rFonts w:hint="eastAsia"/>
        </w:rPr>
        <w:t>。</w:t>
      </w:r>
      <w:r w:rsidRPr="002F7E2A">
        <w:t>对单用户的单一测试环境需求</w:t>
      </w:r>
      <w:r w:rsidRPr="002F7E2A">
        <w:rPr>
          <w:rFonts w:hint="eastAsia"/>
        </w:rPr>
        <w:t>，可以采用手工定制测试环境的方式</w:t>
      </w:r>
      <w:r w:rsidRPr="002F7E2A">
        <w:rPr>
          <w:rFonts w:hint="eastAsia"/>
        </w:rPr>
        <w:t>,</w:t>
      </w:r>
      <w:r w:rsidRPr="002F7E2A">
        <w:rPr>
          <w:rFonts w:hint="eastAsia"/>
        </w:rPr>
        <w:t>生成与用户定制需求一致的虚拟机测试坏境</w:t>
      </w:r>
      <w:r w:rsidRPr="002F7E2A">
        <w:rPr>
          <w:rFonts w:hint="eastAsia"/>
        </w:rPr>
        <w:t>,</w:t>
      </w:r>
      <w:r w:rsidRPr="002F7E2A">
        <w:rPr>
          <w:rFonts w:hint="eastAsia"/>
        </w:rPr>
        <w:t>包括硬件配置、操作系统、软件环境、软件测试工具等。该子系统可完成整个测试环境的总体挂起、存储与恢复</w:t>
      </w:r>
      <w:r w:rsidRPr="002F7E2A">
        <w:rPr>
          <w:rFonts w:hint="eastAsia"/>
        </w:rPr>
        <w:t>,</w:t>
      </w:r>
      <w:r w:rsidRPr="002F7E2A">
        <w:rPr>
          <w:rFonts w:hint="eastAsia"/>
        </w:rPr>
        <w:t>可完成测试环境的可视化管理。</w:t>
      </w:r>
    </w:p>
    <w:p w14:paraId="310636F0" w14:textId="77777777" w:rsidR="00AD050D" w:rsidRPr="002F7E2A" w:rsidRDefault="00AD050D" w:rsidP="005A3A90">
      <w:pPr>
        <w:pStyle w:val="affa"/>
        <w:spacing w:line="360" w:lineRule="auto"/>
        <w:ind w:firstLine="480"/>
      </w:pPr>
      <w:r w:rsidRPr="002F7E2A">
        <w:rPr>
          <w:rFonts w:hint="eastAsia"/>
        </w:rPr>
        <w:t>10.</w:t>
      </w:r>
      <w:r w:rsidRPr="002F7E2A">
        <w:rPr>
          <w:rFonts w:hint="eastAsia"/>
        </w:rPr>
        <w:t>测试运行监视控制</w:t>
      </w:r>
    </w:p>
    <w:p w14:paraId="56767099" w14:textId="77777777" w:rsidR="00AD050D" w:rsidRPr="002F7E2A" w:rsidRDefault="00AD050D" w:rsidP="005A3A90">
      <w:pPr>
        <w:pStyle w:val="affa"/>
        <w:spacing w:line="360" w:lineRule="auto"/>
        <w:ind w:firstLine="480"/>
      </w:pPr>
      <w:r w:rsidRPr="002F7E2A">
        <w:rPr>
          <w:rFonts w:hint="eastAsia"/>
        </w:rPr>
        <w:t>集中控制复杂分布式测试进程的开始、暂停、恢复、终止等操作。实现分布式功能测试工具和性能测试工具的同步、消息传递和集中控制</w:t>
      </w:r>
      <w:r w:rsidRPr="002F7E2A">
        <w:rPr>
          <w:rFonts w:hint="eastAsia"/>
        </w:rPr>
        <w:t>,</w:t>
      </w:r>
      <w:r w:rsidRPr="002F7E2A">
        <w:rPr>
          <w:rFonts w:hint="eastAsia"/>
        </w:rPr>
        <w:t>实现各种测试工具运行状态的监控</w:t>
      </w:r>
      <w:r w:rsidRPr="002F7E2A">
        <w:rPr>
          <w:rFonts w:hint="eastAsia"/>
        </w:rPr>
        <w:t>,</w:t>
      </w:r>
      <w:r w:rsidRPr="002F7E2A">
        <w:rPr>
          <w:rFonts w:hint="eastAsia"/>
        </w:rPr>
        <w:t>可为测试过程数据的采集提供接口。提供第三方运行监视功能</w:t>
      </w:r>
      <w:r w:rsidRPr="002F7E2A">
        <w:rPr>
          <w:rFonts w:hint="eastAsia"/>
        </w:rPr>
        <w:t>,</w:t>
      </w:r>
      <w:r w:rsidRPr="002F7E2A">
        <w:rPr>
          <w:rFonts w:hint="eastAsia"/>
        </w:rPr>
        <w:t>可根据用户权限</w:t>
      </w:r>
      <w:r w:rsidRPr="002F7E2A">
        <w:rPr>
          <w:rFonts w:hint="eastAsia"/>
        </w:rPr>
        <w:t>,</w:t>
      </w:r>
      <w:r w:rsidRPr="002F7E2A">
        <w:rPr>
          <w:rFonts w:hint="eastAsia"/>
        </w:rPr>
        <w:t>对测试运行过程中各结点端机桌面和用户換作过程进行监视。</w:t>
      </w:r>
    </w:p>
    <w:p w14:paraId="18CA8E80" w14:textId="77777777" w:rsidR="00AD050D" w:rsidRPr="002F7E2A" w:rsidRDefault="00AD050D" w:rsidP="005A3A90">
      <w:pPr>
        <w:pStyle w:val="affa"/>
        <w:spacing w:line="360" w:lineRule="auto"/>
        <w:ind w:firstLine="480"/>
      </w:pPr>
      <w:r w:rsidRPr="002F7E2A">
        <w:t>11.</w:t>
      </w:r>
      <w:r w:rsidRPr="002F7E2A">
        <w:rPr>
          <w:rFonts w:hint="eastAsia"/>
        </w:rPr>
        <w:t>被测对象管理</w:t>
      </w:r>
    </w:p>
    <w:p w14:paraId="2DC99413" w14:textId="77777777" w:rsidR="00AD050D" w:rsidRPr="002F7E2A" w:rsidRDefault="00AD050D" w:rsidP="005A3A90">
      <w:pPr>
        <w:pStyle w:val="affa"/>
        <w:spacing w:line="360" w:lineRule="auto"/>
        <w:ind w:firstLine="480"/>
      </w:pPr>
      <w:r w:rsidRPr="002F7E2A">
        <w:rPr>
          <w:rFonts w:hint="eastAsia"/>
        </w:rPr>
        <w:t>对被测对象进行标识、入库、出库、更动控制、版本管理、访问权限设置等</w:t>
      </w:r>
      <w:r w:rsidRPr="002F7E2A">
        <w:rPr>
          <w:rFonts w:hint="eastAsia"/>
        </w:rPr>
        <w:t>,</w:t>
      </w:r>
      <w:r w:rsidRPr="002F7E2A">
        <w:rPr>
          <w:rFonts w:hint="eastAsia"/>
        </w:rPr>
        <w:t>为系统提供独立手測试项目的被测对象存储、管理、维护环境。</w:t>
      </w:r>
    </w:p>
    <w:p w14:paraId="294272FF" w14:textId="77777777" w:rsidR="00AD050D" w:rsidRPr="002F7E2A" w:rsidRDefault="00AD050D" w:rsidP="005A3A90">
      <w:pPr>
        <w:pStyle w:val="affa"/>
        <w:spacing w:line="360" w:lineRule="auto"/>
        <w:ind w:firstLine="480"/>
      </w:pPr>
      <w:r w:rsidRPr="002F7E2A">
        <w:t>1</w:t>
      </w:r>
      <w:r w:rsidRPr="002F7E2A">
        <w:rPr>
          <w:rFonts w:hint="eastAsia"/>
        </w:rPr>
        <w:t>2.</w:t>
      </w:r>
      <w:r w:rsidRPr="002F7E2A">
        <w:rPr>
          <w:rFonts w:hint="eastAsia"/>
        </w:rPr>
        <w:t>用户管理</w:t>
      </w:r>
    </w:p>
    <w:p w14:paraId="75426F29" w14:textId="77777777" w:rsidR="00AD050D" w:rsidRPr="002F7E2A" w:rsidRDefault="00AD050D" w:rsidP="005A3A90">
      <w:pPr>
        <w:pStyle w:val="affa"/>
        <w:spacing w:line="360" w:lineRule="auto"/>
        <w:ind w:firstLine="480"/>
      </w:pPr>
      <w:r w:rsidRPr="002F7E2A">
        <w:rPr>
          <w:rFonts w:hint="eastAsia"/>
        </w:rPr>
        <w:t>对用户进行注册、注销、登录等管理</w:t>
      </w:r>
      <w:r w:rsidRPr="002F7E2A">
        <w:rPr>
          <w:rFonts w:hint="eastAsia"/>
        </w:rPr>
        <w:t>,</w:t>
      </w:r>
      <w:r w:rsidRPr="002F7E2A">
        <w:rPr>
          <w:rFonts w:hint="eastAsia"/>
        </w:rPr>
        <w:t>维护用户基本信息</w:t>
      </w:r>
      <w:r w:rsidRPr="002F7E2A">
        <w:rPr>
          <w:rFonts w:hint="eastAsia"/>
        </w:rPr>
        <w:t>,</w:t>
      </w:r>
      <w:r w:rsidRPr="002F7E2A">
        <w:rPr>
          <w:rFonts w:hint="eastAsia"/>
        </w:rPr>
        <w:t>赋予用户角色</w:t>
      </w:r>
      <w:r w:rsidRPr="002F7E2A">
        <w:rPr>
          <w:rFonts w:hint="eastAsia"/>
        </w:rPr>
        <w:t>,</w:t>
      </w:r>
      <w:r w:rsidRPr="002F7E2A">
        <w:rPr>
          <w:rFonts w:hint="eastAsia"/>
        </w:rPr>
        <w:t>实现用户对被测对象、測试项目、测试工具、测试数据、测试流程、试计划、测试人员、測试日志等对象的访间权限规划</w:t>
      </w:r>
      <w:r w:rsidRPr="002F7E2A">
        <w:rPr>
          <w:rFonts w:hint="eastAsia"/>
        </w:rPr>
        <w:t>,</w:t>
      </w:r>
      <w:r w:rsidRPr="002F7E2A">
        <w:rPr>
          <w:rFonts w:hint="eastAsia"/>
        </w:rPr>
        <w:t>对用户的测试活动进行日志记录与存储。</w:t>
      </w:r>
    </w:p>
    <w:p w14:paraId="10AF5F86" w14:textId="77777777" w:rsidR="00AD050D" w:rsidRPr="002F7E2A" w:rsidRDefault="00AD050D" w:rsidP="005A3A90">
      <w:pPr>
        <w:pStyle w:val="affa"/>
        <w:spacing w:line="360" w:lineRule="auto"/>
        <w:ind w:firstLine="480"/>
      </w:pPr>
      <w:r w:rsidRPr="002F7E2A">
        <w:rPr>
          <w:rFonts w:hint="eastAsia"/>
        </w:rPr>
        <w:t>13.</w:t>
      </w:r>
      <w:r w:rsidRPr="002F7E2A">
        <w:rPr>
          <w:rFonts w:hint="eastAsia"/>
        </w:rPr>
        <w:t>测试配置数据采集存储</w:t>
      </w:r>
    </w:p>
    <w:p w14:paraId="32F05340" w14:textId="77777777" w:rsidR="00AD050D" w:rsidRPr="002F7E2A" w:rsidRDefault="00AD050D" w:rsidP="005A3A90">
      <w:pPr>
        <w:pStyle w:val="affa"/>
        <w:spacing w:line="360" w:lineRule="auto"/>
        <w:ind w:firstLine="480"/>
      </w:pPr>
      <w:r w:rsidRPr="002F7E2A">
        <w:rPr>
          <w:rFonts w:hint="eastAsia"/>
        </w:rPr>
        <w:t>对测试配置数据</w:t>
      </w:r>
      <w:r w:rsidRPr="002F7E2A">
        <w:rPr>
          <w:rFonts w:hint="eastAsia"/>
        </w:rPr>
        <w:t>,</w:t>
      </w:r>
      <w:r w:rsidRPr="002F7E2A">
        <w:rPr>
          <w:rFonts w:hint="eastAsia"/>
        </w:rPr>
        <w:t>主要包括测试环境配置、测试工具配置、测试数据</w:t>
      </w:r>
      <w:r w:rsidRPr="002F7E2A">
        <w:t>配</w:t>
      </w:r>
      <w:r w:rsidRPr="002F7E2A">
        <w:rPr>
          <w:rFonts w:hint="eastAsia"/>
        </w:rPr>
        <w:t>置、测试人员配置</w:t>
      </w:r>
      <w:r w:rsidRPr="002F7E2A">
        <w:rPr>
          <w:rFonts w:hint="eastAsia"/>
        </w:rPr>
        <w:t>,</w:t>
      </w:r>
      <w:r w:rsidRPr="002F7E2A">
        <w:rPr>
          <w:rFonts w:hint="eastAsia"/>
        </w:rPr>
        <w:t>以及整个测试项目的总体策划规划文案等基本信息进采集、存储和管理</w:t>
      </w:r>
      <w:r w:rsidRPr="002F7E2A">
        <w:rPr>
          <w:rFonts w:hint="eastAsia"/>
        </w:rPr>
        <w:t>,</w:t>
      </w:r>
      <w:r w:rsidRPr="002F7E2A">
        <w:rPr>
          <w:rFonts w:hint="eastAsia"/>
        </w:rPr>
        <w:t>支持对测试配置数的深度分析</w:t>
      </w:r>
      <w:r w:rsidRPr="002F7E2A">
        <w:rPr>
          <w:rFonts w:hint="eastAsia"/>
        </w:rPr>
        <w:t>,</w:t>
      </w:r>
      <w:r w:rsidRPr="002F7E2A">
        <w:rPr>
          <w:rFonts w:hint="eastAsia"/>
        </w:rPr>
        <w:t>对支持测试配置数据的复用提供基本数据支撑。</w:t>
      </w:r>
    </w:p>
    <w:p w14:paraId="48B6813C" w14:textId="77777777" w:rsidR="00AD050D" w:rsidRPr="002F7E2A" w:rsidRDefault="00AD050D" w:rsidP="005A3A90">
      <w:pPr>
        <w:pStyle w:val="affa"/>
        <w:spacing w:line="360" w:lineRule="auto"/>
        <w:ind w:firstLine="480"/>
      </w:pPr>
      <w:r w:rsidRPr="002F7E2A">
        <w:t>1</w:t>
      </w:r>
      <w:r w:rsidRPr="002F7E2A">
        <w:rPr>
          <w:rFonts w:hint="eastAsia"/>
        </w:rPr>
        <w:t>4.</w:t>
      </w:r>
      <w:r w:rsidRPr="002F7E2A">
        <w:rPr>
          <w:rFonts w:hint="eastAsia"/>
        </w:rPr>
        <w:t>测试过程数据采集存储</w:t>
      </w:r>
    </w:p>
    <w:p w14:paraId="1C88C379" w14:textId="77777777" w:rsidR="00AD050D" w:rsidRPr="002F7E2A" w:rsidRDefault="00AD050D" w:rsidP="005A3A90">
      <w:pPr>
        <w:pStyle w:val="affa"/>
        <w:spacing w:line="360" w:lineRule="auto"/>
        <w:ind w:firstLine="480"/>
      </w:pPr>
      <w:r w:rsidRPr="002F7E2A">
        <w:rPr>
          <w:rFonts w:hint="eastAsia"/>
        </w:rPr>
        <w:t>对测试过程中动态产生的各种测试数据和中间测试结果数据</w:t>
      </w:r>
      <w:r w:rsidRPr="002F7E2A">
        <w:rPr>
          <w:rFonts w:hint="eastAsia"/>
        </w:rPr>
        <w:t>,</w:t>
      </w:r>
      <w:r w:rsidRPr="002F7E2A">
        <w:rPr>
          <w:rFonts w:hint="eastAsia"/>
        </w:rPr>
        <w:t>例如测试用例以及用例执行情况的数据</w:t>
      </w:r>
      <w:r w:rsidRPr="002F7E2A">
        <w:rPr>
          <w:rFonts w:hint="eastAsia"/>
        </w:rPr>
        <w:t>,</w:t>
      </w:r>
      <w:r w:rsidRPr="002F7E2A">
        <w:rPr>
          <w:rFonts w:hint="eastAsia"/>
        </w:rPr>
        <w:t>进行采集、存储和管理。支持对过程数据的深度分析和测试报告的生成</w:t>
      </w:r>
      <w:r w:rsidRPr="002F7E2A">
        <w:rPr>
          <w:rFonts w:hint="eastAsia"/>
        </w:rPr>
        <w:t>,</w:t>
      </w:r>
      <w:r w:rsidRPr="002F7E2A">
        <w:rPr>
          <w:rFonts w:hint="eastAsia"/>
        </w:rPr>
        <w:t>对测试用例复用提供基本数据支撑。</w:t>
      </w:r>
    </w:p>
    <w:p w14:paraId="45BFC948" w14:textId="77777777" w:rsidR="00AD050D" w:rsidRPr="002F7E2A" w:rsidRDefault="00AD050D" w:rsidP="005A3A90">
      <w:pPr>
        <w:pStyle w:val="affa"/>
        <w:spacing w:line="360" w:lineRule="auto"/>
        <w:ind w:firstLine="480"/>
      </w:pPr>
      <w:r w:rsidRPr="002F7E2A">
        <w:rPr>
          <w:rFonts w:hint="eastAsia"/>
        </w:rPr>
        <w:t>15.</w:t>
      </w:r>
      <w:r w:rsidRPr="002F7E2A">
        <w:rPr>
          <w:rFonts w:hint="eastAsia"/>
        </w:rPr>
        <w:t>测试结果数据采集存储</w:t>
      </w:r>
    </w:p>
    <w:p w14:paraId="69999E34" w14:textId="77777777" w:rsidR="00AD050D" w:rsidRPr="002F7E2A" w:rsidRDefault="00AD050D" w:rsidP="005A3A90">
      <w:pPr>
        <w:pStyle w:val="affa"/>
        <w:spacing w:line="360" w:lineRule="auto"/>
        <w:ind w:firstLine="480"/>
      </w:pPr>
      <w:r w:rsidRPr="002F7E2A">
        <w:rPr>
          <w:rFonts w:hint="eastAsia"/>
        </w:rPr>
        <w:t>对测试结果数据</w:t>
      </w:r>
      <w:r w:rsidRPr="002F7E2A">
        <w:rPr>
          <w:rFonts w:hint="eastAsia"/>
        </w:rPr>
        <w:t>,</w:t>
      </w:r>
      <w:r w:rsidRPr="002F7E2A">
        <w:rPr>
          <w:rFonts w:hint="eastAsia"/>
        </w:rPr>
        <w:t>主要包括各软件測试工具生成的测试报告以及报告中</w:t>
      </w:r>
      <w:r w:rsidRPr="002F7E2A">
        <w:t>的结论</w:t>
      </w:r>
      <w:r w:rsidRPr="002F7E2A">
        <w:rPr>
          <w:rFonts w:hint="eastAsia"/>
        </w:rPr>
        <w:t>、</w:t>
      </w:r>
      <w:r w:rsidRPr="002F7E2A">
        <w:t>各测试项的测试结论等数据进行采集</w:t>
      </w:r>
      <w:r w:rsidRPr="002F7E2A">
        <w:rPr>
          <w:rFonts w:hint="eastAsia"/>
        </w:rPr>
        <w:t>、</w:t>
      </w:r>
      <w:r w:rsidRPr="002F7E2A">
        <w:t>存储和管理</w:t>
      </w:r>
      <w:r w:rsidRPr="002F7E2A">
        <w:rPr>
          <w:rFonts w:hint="eastAsia"/>
        </w:rPr>
        <w:t>。</w:t>
      </w:r>
      <w:r w:rsidRPr="002F7E2A">
        <w:t>可对测试结果</w:t>
      </w:r>
      <w:r w:rsidRPr="002F7E2A">
        <w:rPr>
          <w:rFonts w:hint="eastAsia"/>
        </w:rPr>
        <w:t>数据等进行深度分析</w:t>
      </w:r>
      <w:r w:rsidRPr="002F7E2A">
        <w:rPr>
          <w:rFonts w:hint="eastAsia"/>
        </w:rPr>
        <w:t>,</w:t>
      </w:r>
      <w:r w:rsidRPr="002F7E2A">
        <w:rPr>
          <w:rFonts w:hint="eastAsia"/>
        </w:rPr>
        <w:t>可支持对被测对象的综合分析。</w:t>
      </w:r>
    </w:p>
    <w:p w14:paraId="455722EE" w14:textId="77777777" w:rsidR="00AD050D" w:rsidRPr="002F7E2A" w:rsidRDefault="00AD050D" w:rsidP="005A3A90">
      <w:pPr>
        <w:pStyle w:val="affa"/>
        <w:spacing w:line="360" w:lineRule="auto"/>
        <w:ind w:firstLine="480"/>
      </w:pPr>
      <w:r w:rsidRPr="002F7E2A">
        <w:t>1</w:t>
      </w:r>
      <w:r w:rsidRPr="002F7E2A">
        <w:rPr>
          <w:rFonts w:hint="eastAsia"/>
        </w:rPr>
        <w:t>6.</w:t>
      </w:r>
      <w:r w:rsidRPr="002F7E2A">
        <w:rPr>
          <w:rFonts w:hint="eastAsia"/>
        </w:rPr>
        <w:t>测试数据综合分析</w:t>
      </w:r>
    </w:p>
    <w:p w14:paraId="3AE3EFD5" w14:textId="77777777" w:rsidR="00AD050D" w:rsidRPr="002F7E2A" w:rsidRDefault="00AD050D" w:rsidP="005A3A90">
      <w:pPr>
        <w:pStyle w:val="affa"/>
        <w:spacing w:line="360" w:lineRule="auto"/>
        <w:ind w:firstLine="480"/>
      </w:pPr>
      <w:r w:rsidRPr="002F7E2A">
        <w:rPr>
          <w:rFonts w:hint="eastAsia"/>
        </w:rPr>
        <w:t>对同一被测对象不同版本、不同測试轮次的各神测试数据</w:t>
      </w:r>
      <w:r w:rsidRPr="002F7E2A">
        <w:rPr>
          <w:rFonts w:hint="eastAsia"/>
        </w:rPr>
        <w:t>,</w:t>
      </w:r>
      <w:r w:rsidRPr="002F7E2A">
        <w:rPr>
          <w:rFonts w:hint="eastAsia"/>
        </w:rPr>
        <w:t>例如测试配置数据、测试过程数据、测试结果数据的综合分析</w:t>
      </w:r>
      <w:r w:rsidRPr="002F7E2A">
        <w:rPr>
          <w:rFonts w:hint="eastAsia"/>
        </w:rPr>
        <w:t>,</w:t>
      </w:r>
      <w:r w:rsidRPr="002F7E2A">
        <w:rPr>
          <w:rFonts w:hint="eastAsia"/>
        </w:rPr>
        <w:t>可支持对被测对象总体评价报告的生成。可实现多个类似被测对象的综合数据分析</w:t>
      </w:r>
      <w:r w:rsidRPr="002F7E2A">
        <w:rPr>
          <w:rFonts w:hint="eastAsia"/>
        </w:rPr>
        <w:t>,</w:t>
      </w:r>
      <w:r w:rsidRPr="002F7E2A">
        <w:rPr>
          <w:rFonts w:hint="eastAsia"/>
        </w:rPr>
        <w:t>可支持优化同</w:t>
      </w:r>
      <w:r w:rsidRPr="002F7E2A">
        <w:t>类</w:t>
      </w:r>
      <w:r w:rsidRPr="002F7E2A">
        <w:rPr>
          <w:rFonts w:hint="eastAsia"/>
        </w:rPr>
        <w:t>被测对象的测试方案。</w:t>
      </w:r>
    </w:p>
    <w:p w14:paraId="5574A362" w14:textId="77777777" w:rsidR="00AD050D" w:rsidRPr="002F7E2A" w:rsidRDefault="00AD050D" w:rsidP="005A3A90">
      <w:pPr>
        <w:pStyle w:val="affa"/>
        <w:spacing w:line="360" w:lineRule="auto"/>
        <w:ind w:firstLine="480"/>
      </w:pPr>
      <w:r w:rsidRPr="002F7E2A">
        <w:rPr>
          <w:rFonts w:hint="eastAsia"/>
        </w:rPr>
        <w:t>17.</w:t>
      </w:r>
      <w:r w:rsidRPr="002F7E2A">
        <w:rPr>
          <w:rFonts w:hint="eastAsia"/>
        </w:rPr>
        <w:t>测试用例辅助设计支持</w:t>
      </w:r>
    </w:p>
    <w:p w14:paraId="76ACBABE" w14:textId="77777777" w:rsidR="00AD050D" w:rsidRPr="002F7E2A" w:rsidRDefault="00AD050D" w:rsidP="005A3A90">
      <w:pPr>
        <w:pStyle w:val="affa"/>
        <w:spacing w:line="360" w:lineRule="auto"/>
        <w:ind w:firstLine="480"/>
      </w:pPr>
      <w:r w:rsidRPr="002F7E2A">
        <w:rPr>
          <w:rFonts w:hint="eastAsia"/>
        </w:rPr>
        <w:t>通过对多种被测对象、多个测试场景下不同测试用例的执行情况进行综合分析</w:t>
      </w:r>
      <w:r w:rsidRPr="002F7E2A">
        <w:rPr>
          <w:rFonts w:hint="eastAsia"/>
        </w:rPr>
        <w:t>,</w:t>
      </w:r>
      <w:r w:rsidRPr="002F7E2A">
        <w:rPr>
          <w:rFonts w:hint="eastAsia"/>
        </w:rPr>
        <w:t>形成典型被测对象在典型测试场景下的测试用例推荐</w:t>
      </w:r>
      <w:r w:rsidRPr="002F7E2A">
        <w:rPr>
          <w:rFonts w:hint="eastAsia"/>
        </w:rPr>
        <w:t>,</w:t>
      </w:r>
      <w:r w:rsidRPr="002F7E2A">
        <w:rPr>
          <w:rFonts w:hint="eastAsia"/>
        </w:rPr>
        <w:t>可辅助用户进行测试用例设计。</w:t>
      </w:r>
    </w:p>
    <w:p w14:paraId="5B850A8D" w14:textId="77777777" w:rsidR="00AD050D" w:rsidRPr="002F7E2A" w:rsidRDefault="00AD050D" w:rsidP="005A3A90">
      <w:pPr>
        <w:pStyle w:val="affa"/>
        <w:spacing w:line="360" w:lineRule="auto"/>
        <w:ind w:firstLine="480"/>
      </w:pPr>
      <w:r w:rsidRPr="002F7E2A">
        <w:t>1</w:t>
      </w:r>
      <w:r w:rsidRPr="002F7E2A">
        <w:rPr>
          <w:rFonts w:hint="eastAsia"/>
        </w:rPr>
        <w:t>8.</w:t>
      </w:r>
      <w:r w:rsidRPr="002F7E2A">
        <w:rPr>
          <w:rFonts w:hint="eastAsia"/>
        </w:rPr>
        <w:t>测试数据提取应用接口</w:t>
      </w:r>
    </w:p>
    <w:p w14:paraId="19F2A30F" w14:textId="77777777" w:rsidR="00AD050D" w:rsidRPr="002F7E2A" w:rsidRDefault="00AD050D" w:rsidP="005A3A90">
      <w:pPr>
        <w:pStyle w:val="affa"/>
        <w:spacing w:line="360" w:lineRule="auto"/>
        <w:ind w:firstLine="480"/>
      </w:pPr>
      <w:r w:rsidRPr="002F7E2A">
        <w:rPr>
          <w:rFonts w:hint="eastAsia"/>
        </w:rPr>
        <w:t>该子系统是軟件测试云平台集中的对外数据发布的子系统</w:t>
      </w:r>
      <w:r w:rsidRPr="002F7E2A">
        <w:rPr>
          <w:rFonts w:hint="eastAsia"/>
        </w:rPr>
        <w:t>,</w:t>
      </w:r>
      <w:r w:rsidRPr="002F7E2A">
        <w:rPr>
          <w:rFonts w:hint="eastAsia"/>
        </w:rPr>
        <w:t>除了提供标准的数据库形式、文档形式的数据提取接口外</w:t>
      </w:r>
      <w:r w:rsidRPr="002F7E2A">
        <w:rPr>
          <w:rFonts w:hint="eastAsia"/>
        </w:rPr>
        <w:t>,</w:t>
      </w:r>
      <w:r w:rsidRPr="002F7E2A">
        <w:rPr>
          <w:rFonts w:hint="eastAsia"/>
        </w:rPr>
        <w:t>还提供外部应用软件可直接读取测试云平台数据的接口函数</w:t>
      </w:r>
      <w:r w:rsidRPr="002F7E2A">
        <w:rPr>
          <w:rFonts w:hint="eastAsia"/>
        </w:rPr>
        <w:t>,</w:t>
      </w:r>
      <w:r w:rsidRPr="002F7E2A">
        <w:rPr>
          <w:rFonts w:hint="eastAsia"/>
        </w:rPr>
        <w:t>用于支持后续测试大数据分析与应用。同时该子系统对提取测试数据的请求进行权限验证。</w:t>
      </w:r>
    </w:p>
    <w:p w14:paraId="0C663624" w14:textId="77777777" w:rsidR="00AD050D" w:rsidRDefault="00AD050D" w:rsidP="005A3A90">
      <w:pPr>
        <w:pStyle w:val="3"/>
      </w:pPr>
      <w:bookmarkStart w:id="19" w:name="_Toc17011827"/>
      <w:r w:rsidRPr="00F05024">
        <w:rPr>
          <w:rFonts w:hint="eastAsia"/>
        </w:rPr>
        <w:t>软件</w:t>
      </w:r>
      <w:r>
        <w:rPr>
          <w:rFonts w:hint="eastAsia"/>
        </w:rPr>
        <w:t>测</w:t>
      </w:r>
      <w:r w:rsidRPr="00F05024">
        <w:rPr>
          <w:rFonts w:hint="eastAsia"/>
        </w:rPr>
        <w:t>试工具集</w:t>
      </w:r>
      <w:bookmarkEnd w:id="19"/>
    </w:p>
    <w:p w14:paraId="4837C5B0" w14:textId="77777777" w:rsidR="00AD050D" w:rsidRPr="002F7E2A" w:rsidRDefault="00AD050D" w:rsidP="005A3A90">
      <w:pPr>
        <w:pStyle w:val="affa"/>
        <w:spacing w:line="360" w:lineRule="auto"/>
        <w:ind w:firstLine="480"/>
      </w:pPr>
      <w:r w:rsidRPr="002F7E2A">
        <w:rPr>
          <w:rFonts w:hint="eastAsia"/>
        </w:rPr>
        <w:t>在测试云平台上</w:t>
      </w:r>
      <w:r>
        <w:rPr>
          <w:rFonts w:hint="eastAsia"/>
        </w:rPr>
        <w:t>，</w:t>
      </w:r>
      <w:r w:rsidRPr="002F7E2A">
        <w:rPr>
          <w:rFonts w:hint="eastAsia"/>
        </w:rPr>
        <w:t>重点补充建设软件测试工具</w:t>
      </w:r>
      <w:r>
        <w:rPr>
          <w:rFonts w:hint="eastAsia"/>
        </w:rPr>
        <w:t>，</w:t>
      </w:r>
      <w:r w:rsidRPr="002F7E2A">
        <w:rPr>
          <w:rFonts w:hint="eastAsia"/>
        </w:rPr>
        <w:t>包括软件源码分析测试工具、自动化功能测測试工具、逻辑覆盖率测測试工具等</w:t>
      </w:r>
      <w:r w:rsidRPr="002F7E2A">
        <w:rPr>
          <w:rFonts w:hint="eastAsia"/>
        </w:rPr>
        <w:t>9</w:t>
      </w:r>
      <w:r w:rsidRPr="002F7E2A">
        <w:rPr>
          <w:rFonts w:hint="eastAsia"/>
        </w:rPr>
        <w:t>种软件测试工具</w:t>
      </w:r>
      <w:r>
        <w:rPr>
          <w:rFonts w:hint="eastAsia"/>
        </w:rPr>
        <w:t>，</w:t>
      </w:r>
      <w:r w:rsidRPr="002F7E2A">
        <w:rPr>
          <w:rFonts w:hint="eastAsia"/>
        </w:rPr>
        <w:t>详见表</w:t>
      </w:r>
      <w:r w:rsidRPr="002F7E2A">
        <w:rPr>
          <w:rFonts w:hint="eastAsia"/>
        </w:rPr>
        <w:t>1</w:t>
      </w:r>
      <w:r>
        <w:rPr>
          <w:rFonts w:hint="eastAsia"/>
        </w:rPr>
        <w:t>。</w:t>
      </w:r>
    </w:p>
    <w:p w14:paraId="1EA7DD23" w14:textId="77777777" w:rsidR="00AD050D" w:rsidRDefault="00AD050D" w:rsidP="005A3A90">
      <w:pPr>
        <w:adjustRightInd w:val="0"/>
        <w:snapToGrid w:val="0"/>
        <w:ind w:firstLine="480"/>
        <w:jc w:val="center"/>
        <w:rPr>
          <w:rFonts w:hAnsi="宋体" w:cs="宋体"/>
          <w:bCs/>
        </w:rPr>
      </w:pPr>
      <w:r>
        <w:rPr>
          <w:rFonts w:hAnsi="宋体" w:cs="宋体" w:hint="eastAsia"/>
          <w:bCs/>
        </w:rPr>
        <w:t>表1拟补充建设的软件测试工具列表</w:t>
      </w:r>
    </w:p>
    <w:tbl>
      <w:tblPr>
        <w:tblStyle w:val="affb"/>
        <w:tblW w:w="0" w:type="auto"/>
        <w:tblLook w:val="04A0" w:firstRow="1" w:lastRow="0" w:firstColumn="1" w:lastColumn="0" w:noHBand="0" w:noVBand="1"/>
      </w:tblPr>
      <w:tblGrid>
        <w:gridCol w:w="988"/>
        <w:gridCol w:w="4677"/>
        <w:gridCol w:w="2631"/>
      </w:tblGrid>
      <w:tr w:rsidR="00AD050D" w14:paraId="663509A4" w14:textId="77777777" w:rsidTr="003A0A17">
        <w:trPr>
          <w:trHeight w:val="20"/>
        </w:trPr>
        <w:tc>
          <w:tcPr>
            <w:tcW w:w="988" w:type="dxa"/>
            <w:vAlign w:val="center"/>
          </w:tcPr>
          <w:p w14:paraId="28DB4648" w14:textId="77777777" w:rsidR="00AD050D" w:rsidRDefault="00AD050D" w:rsidP="003A0A17">
            <w:pPr>
              <w:adjustRightInd w:val="0"/>
              <w:snapToGrid w:val="0"/>
              <w:jc w:val="center"/>
              <w:rPr>
                <w:rFonts w:hAnsi="宋体" w:cs="宋体"/>
                <w:bCs/>
              </w:rPr>
            </w:pPr>
            <w:r>
              <w:rPr>
                <w:rFonts w:hAnsi="宋体" w:cs="宋体" w:hint="eastAsia"/>
                <w:bCs/>
              </w:rPr>
              <w:t>序号</w:t>
            </w:r>
          </w:p>
        </w:tc>
        <w:tc>
          <w:tcPr>
            <w:tcW w:w="4677" w:type="dxa"/>
            <w:vAlign w:val="center"/>
          </w:tcPr>
          <w:p w14:paraId="7F240554" w14:textId="77777777" w:rsidR="00AD050D" w:rsidRDefault="00AD050D" w:rsidP="003A0A17">
            <w:pPr>
              <w:adjustRightInd w:val="0"/>
              <w:snapToGrid w:val="0"/>
              <w:jc w:val="center"/>
              <w:rPr>
                <w:rFonts w:hAnsi="宋体" w:cs="宋体"/>
                <w:bCs/>
              </w:rPr>
            </w:pPr>
            <w:r>
              <w:rPr>
                <w:rFonts w:hAnsi="宋体" w:cs="宋体" w:hint="eastAsia"/>
                <w:bCs/>
              </w:rPr>
              <w:t>软件测试工具</w:t>
            </w:r>
          </w:p>
        </w:tc>
        <w:tc>
          <w:tcPr>
            <w:tcW w:w="2631" w:type="dxa"/>
            <w:vAlign w:val="center"/>
          </w:tcPr>
          <w:p w14:paraId="23ED6B2B" w14:textId="77777777" w:rsidR="00AD050D" w:rsidRDefault="00AD050D" w:rsidP="003A0A17">
            <w:pPr>
              <w:adjustRightInd w:val="0"/>
              <w:snapToGrid w:val="0"/>
              <w:jc w:val="center"/>
              <w:rPr>
                <w:rFonts w:hAnsi="宋体" w:cs="宋体"/>
                <w:bCs/>
              </w:rPr>
            </w:pPr>
            <w:r>
              <w:rPr>
                <w:rFonts w:hAnsi="宋体" w:cs="宋体" w:hint="eastAsia"/>
                <w:bCs/>
              </w:rPr>
              <w:t>类别</w:t>
            </w:r>
          </w:p>
        </w:tc>
      </w:tr>
      <w:tr w:rsidR="00AD050D" w14:paraId="3860F76A" w14:textId="77777777" w:rsidTr="003A0A17">
        <w:trPr>
          <w:trHeight w:val="20"/>
        </w:trPr>
        <w:tc>
          <w:tcPr>
            <w:tcW w:w="988" w:type="dxa"/>
            <w:vAlign w:val="center"/>
          </w:tcPr>
          <w:p w14:paraId="1BBFBB30" w14:textId="77777777" w:rsidR="00AD050D" w:rsidRPr="00F05024" w:rsidRDefault="00AD050D" w:rsidP="00C4454E">
            <w:pPr>
              <w:pStyle w:val="afff4"/>
              <w:numPr>
                <w:ilvl w:val="0"/>
                <w:numId w:val="50"/>
              </w:numPr>
              <w:adjustRightInd w:val="0"/>
              <w:snapToGrid w:val="0"/>
              <w:spacing w:line="360" w:lineRule="auto"/>
              <w:ind w:firstLineChars="0"/>
              <w:jc w:val="center"/>
              <w:rPr>
                <w:rFonts w:ascii="宋体" w:hAnsi="宋体" w:cs="宋体"/>
                <w:bCs/>
                <w:szCs w:val="24"/>
              </w:rPr>
            </w:pPr>
          </w:p>
        </w:tc>
        <w:tc>
          <w:tcPr>
            <w:tcW w:w="4677" w:type="dxa"/>
            <w:vAlign w:val="center"/>
          </w:tcPr>
          <w:p w14:paraId="257CD56A" w14:textId="77777777" w:rsidR="00AD050D" w:rsidRDefault="00AD050D" w:rsidP="003A0A17">
            <w:pPr>
              <w:tabs>
                <w:tab w:val="left" w:pos="876"/>
                <w:tab w:val="center" w:pos="2230"/>
              </w:tabs>
              <w:adjustRightInd w:val="0"/>
              <w:snapToGrid w:val="0"/>
              <w:jc w:val="center"/>
              <w:rPr>
                <w:rFonts w:hAnsi="宋体" w:cs="宋体"/>
                <w:bCs/>
              </w:rPr>
            </w:pPr>
            <w:r>
              <w:rPr>
                <w:rFonts w:hAnsi="宋体" w:cs="宋体" w:hint="eastAsia"/>
                <w:bCs/>
              </w:rPr>
              <w:t>自动化功能测试工具</w:t>
            </w:r>
          </w:p>
        </w:tc>
        <w:tc>
          <w:tcPr>
            <w:tcW w:w="2631" w:type="dxa"/>
            <w:vAlign w:val="center"/>
          </w:tcPr>
          <w:p w14:paraId="41140718" w14:textId="77777777" w:rsidR="00AD050D" w:rsidRDefault="00AD050D" w:rsidP="003A0A17">
            <w:pPr>
              <w:ind w:firstLine="480"/>
              <w:rPr>
                <w:rFonts w:hAnsi="宋体" w:cs="宋体"/>
                <w:bCs/>
              </w:rPr>
            </w:pPr>
            <w:r>
              <w:rPr>
                <w:rFonts w:hAnsi="宋体" w:cs="宋体" w:hint="eastAsia"/>
                <w:bCs/>
              </w:rPr>
              <w:t>非嵌入式</w:t>
            </w:r>
          </w:p>
        </w:tc>
      </w:tr>
      <w:tr w:rsidR="00AD050D" w14:paraId="6F65BD0E" w14:textId="77777777" w:rsidTr="003A0A17">
        <w:trPr>
          <w:trHeight w:val="20"/>
        </w:trPr>
        <w:tc>
          <w:tcPr>
            <w:tcW w:w="988" w:type="dxa"/>
            <w:vAlign w:val="center"/>
          </w:tcPr>
          <w:p w14:paraId="7B007339" w14:textId="77777777" w:rsidR="00AD050D" w:rsidRPr="00F05024" w:rsidRDefault="00AD050D" w:rsidP="00C4454E">
            <w:pPr>
              <w:pStyle w:val="afff4"/>
              <w:numPr>
                <w:ilvl w:val="0"/>
                <w:numId w:val="50"/>
              </w:numPr>
              <w:adjustRightInd w:val="0"/>
              <w:snapToGrid w:val="0"/>
              <w:spacing w:line="360" w:lineRule="auto"/>
              <w:ind w:firstLineChars="0"/>
              <w:jc w:val="center"/>
              <w:rPr>
                <w:rFonts w:ascii="宋体" w:hAnsi="宋体" w:cs="宋体"/>
                <w:bCs/>
                <w:szCs w:val="24"/>
              </w:rPr>
            </w:pPr>
          </w:p>
        </w:tc>
        <w:tc>
          <w:tcPr>
            <w:tcW w:w="4677" w:type="dxa"/>
            <w:vAlign w:val="center"/>
          </w:tcPr>
          <w:p w14:paraId="5B514A1E" w14:textId="77777777" w:rsidR="00AD050D" w:rsidRDefault="00AD050D" w:rsidP="003A0A17">
            <w:pPr>
              <w:adjustRightInd w:val="0"/>
              <w:snapToGrid w:val="0"/>
              <w:jc w:val="center"/>
              <w:rPr>
                <w:rFonts w:hAnsi="宋体" w:cs="宋体"/>
                <w:bCs/>
              </w:rPr>
            </w:pPr>
            <w:r>
              <w:rPr>
                <w:rFonts w:hAnsi="宋体" w:cs="宋体" w:hint="eastAsia"/>
                <w:bCs/>
              </w:rPr>
              <w:t>性能测试工具</w:t>
            </w:r>
          </w:p>
        </w:tc>
        <w:tc>
          <w:tcPr>
            <w:tcW w:w="2631" w:type="dxa"/>
          </w:tcPr>
          <w:p w14:paraId="589536D7" w14:textId="77777777" w:rsidR="00AD050D" w:rsidRDefault="00AD050D" w:rsidP="003A0A17">
            <w:pPr>
              <w:ind w:firstLine="480"/>
            </w:pPr>
            <w:r w:rsidRPr="00D603E6">
              <w:rPr>
                <w:rFonts w:hAnsi="宋体" w:cs="宋体" w:hint="eastAsia"/>
                <w:bCs/>
              </w:rPr>
              <w:t>非嵌入式</w:t>
            </w:r>
          </w:p>
        </w:tc>
      </w:tr>
      <w:tr w:rsidR="00AD050D" w14:paraId="199CF4BC" w14:textId="77777777" w:rsidTr="003A0A17">
        <w:trPr>
          <w:trHeight w:val="20"/>
        </w:trPr>
        <w:tc>
          <w:tcPr>
            <w:tcW w:w="988" w:type="dxa"/>
            <w:vAlign w:val="center"/>
          </w:tcPr>
          <w:p w14:paraId="2D12B1F5" w14:textId="77777777" w:rsidR="00AD050D" w:rsidRPr="00F05024" w:rsidRDefault="00AD050D" w:rsidP="00C4454E">
            <w:pPr>
              <w:pStyle w:val="afff4"/>
              <w:numPr>
                <w:ilvl w:val="0"/>
                <w:numId w:val="50"/>
              </w:numPr>
              <w:adjustRightInd w:val="0"/>
              <w:snapToGrid w:val="0"/>
              <w:spacing w:line="360" w:lineRule="auto"/>
              <w:ind w:firstLineChars="0"/>
              <w:jc w:val="center"/>
              <w:rPr>
                <w:rFonts w:ascii="宋体" w:hAnsi="宋体" w:cs="宋体"/>
                <w:bCs/>
                <w:szCs w:val="24"/>
              </w:rPr>
            </w:pPr>
          </w:p>
        </w:tc>
        <w:tc>
          <w:tcPr>
            <w:tcW w:w="4677" w:type="dxa"/>
            <w:vAlign w:val="center"/>
          </w:tcPr>
          <w:p w14:paraId="4141BED3" w14:textId="77777777" w:rsidR="00AD050D" w:rsidRDefault="00AD050D" w:rsidP="003A0A17">
            <w:pPr>
              <w:adjustRightInd w:val="0"/>
              <w:snapToGrid w:val="0"/>
              <w:jc w:val="center"/>
              <w:rPr>
                <w:rFonts w:hAnsi="宋体" w:cs="宋体"/>
                <w:bCs/>
              </w:rPr>
            </w:pPr>
            <w:r>
              <w:rPr>
                <w:rFonts w:hAnsi="宋体" w:cs="宋体" w:hint="eastAsia"/>
                <w:bCs/>
              </w:rPr>
              <w:t>软件源码自动分析工具</w:t>
            </w:r>
          </w:p>
        </w:tc>
        <w:tc>
          <w:tcPr>
            <w:tcW w:w="2631" w:type="dxa"/>
          </w:tcPr>
          <w:p w14:paraId="12426EAF" w14:textId="77777777" w:rsidR="00AD050D" w:rsidRDefault="00AD050D" w:rsidP="003A0A17">
            <w:pPr>
              <w:ind w:firstLine="480"/>
            </w:pPr>
            <w:r w:rsidRPr="00D603E6">
              <w:rPr>
                <w:rFonts w:hAnsi="宋体" w:cs="宋体" w:hint="eastAsia"/>
                <w:bCs/>
              </w:rPr>
              <w:t>非嵌入式</w:t>
            </w:r>
          </w:p>
        </w:tc>
      </w:tr>
      <w:tr w:rsidR="00AD050D" w14:paraId="652A7264" w14:textId="77777777" w:rsidTr="003A0A17">
        <w:trPr>
          <w:trHeight w:val="20"/>
        </w:trPr>
        <w:tc>
          <w:tcPr>
            <w:tcW w:w="988" w:type="dxa"/>
            <w:vAlign w:val="center"/>
          </w:tcPr>
          <w:p w14:paraId="35659CE0" w14:textId="77777777" w:rsidR="00AD050D" w:rsidRPr="00F05024" w:rsidRDefault="00AD050D" w:rsidP="00C4454E">
            <w:pPr>
              <w:pStyle w:val="afff4"/>
              <w:numPr>
                <w:ilvl w:val="0"/>
                <w:numId w:val="50"/>
              </w:numPr>
              <w:adjustRightInd w:val="0"/>
              <w:snapToGrid w:val="0"/>
              <w:spacing w:line="360" w:lineRule="auto"/>
              <w:ind w:firstLineChars="0"/>
              <w:jc w:val="center"/>
              <w:rPr>
                <w:rFonts w:ascii="宋体" w:hAnsi="宋体" w:cs="宋体"/>
                <w:bCs/>
                <w:szCs w:val="24"/>
              </w:rPr>
            </w:pPr>
          </w:p>
        </w:tc>
        <w:tc>
          <w:tcPr>
            <w:tcW w:w="4677" w:type="dxa"/>
            <w:vAlign w:val="center"/>
          </w:tcPr>
          <w:p w14:paraId="16400948" w14:textId="77777777" w:rsidR="00AD050D" w:rsidRDefault="00AD050D" w:rsidP="003A0A17">
            <w:pPr>
              <w:adjustRightInd w:val="0"/>
              <w:snapToGrid w:val="0"/>
              <w:jc w:val="center"/>
              <w:rPr>
                <w:rFonts w:hAnsi="宋体" w:cs="宋体"/>
                <w:bCs/>
              </w:rPr>
            </w:pPr>
            <w:r>
              <w:rPr>
                <w:rFonts w:hAnsi="宋体" w:cs="宋体" w:hint="eastAsia"/>
                <w:bCs/>
              </w:rPr>
              <w:t>单元测试工具L</w:t>
            </w:r>
            <w:r>
              <w:rPr>
                <w:rFonts w:hAnsi="宋体" w:cs="宋体"/>
                <w:bCs/>
              </w:rPr>
              <w:t>DRA Testbed升级</w:t>
            </w:r>
          </w:p>
        </w:tc>
        <w:tc>
          <w:tcPr>
            <w:tcW w:w="2631" w:type="dxa"/>
          </w:tcPr>
          <w:p w14:paraId="31B0C2B5" w14:textId="77777777" w:rsidR="00AD050D" w:rsidRDefault="00AD050D" w:rsidP="003A0A17">
            <w:r w:rsidRPr="00D603E6">
              <w:rPr>
                <w:rFonts w:hAnsi="宋体" w:cs="宋体" w:hint="eastAsia"/>
                <w:bCs/>
              </w:rPr>
              <w:t>非嵌入式</w:t>
            </w:r>
            <w:r>
              <w:rPr>
                <w:rFonts w:hAnsi="宋体" w:cs="宋体" w:hint="eastAsia"/>
                <w:bCs/>
              </w:rPr>
              <w:t>、嵌入式</w:t>
            </w:r>
          </w:p>
        </w:tc>
      </w:tr>
      <w:tr w:rsidR="00AD050D" w14:paraId="61715FE3" w14:textId="77777777" w:rsidTr="003A0A17">
        <w:trPr>
          <w:trHeight w:val="20"/>
        </w:trPr>
        <w:tc>
          <w:tcPr>
            <w:tcW w:w="988" w:type="dxa"/>
            <w:vAlign w:val="center"/>
          </w:tcPr>
          <w:p w14:paraId="287361F6" w14:textId="77777777" w:rsidR="00AD050D" w:rsidRPr="00F05024" w:rsidRDefault="00AD050D" w:rsidP="00C4454E">
            <w:pPr>
              <w:pStyle w:val="afff4"/>
              <w:numPr>
                <w:ilvl w:val="0"/>
                <w:numId w:val="50"/>
              </w:numPr>
              <w:adjustRightInd w:val="0"/>
              <w:snapToGrid w:val="0"/>
              <w:spacing w:line="360" w:lineRule="auto"/>
              <w:ind w:firstLineChars="0"/>
              <w:jc w:val="center"/>
              <w:rPr>
                <w:rFonts w:ascii="宋体" w:hAnsi="宋体" w:cs="宋体"/>
                <w:bCs/>
                <w:szCs w:val="24"/>
              </w:rPr>
            </w:pPr>
          </w:p>
        </w:tc>
        <w:tc>
          <w:tcPr>
            <w:tcW w:w="4677" w:type="dxa"/>
            <w:vAlign w:val="center"/>
          </w:tcPr>
          <w:p w14:paraId="6D81E8F7" w14:textId="77777777" w:rsidR="00AD050D" w:rsidRDefault="00AD050D" w:rsidP="003A0A17">
            <w:pPr>
              <w:adjustRightInd w:val="0"/>
              <w:snapToGrid w:val="0"/>
              <w:jc w:val="center"/>
              <w:rPr>
                <w:rFonts w:hAnsi="宋体" w:cs="宋体"/>
                <w:bCs/>
              </w:rPr>
            </w:pPr>
            <w:r>
              <w:rPr>
                <w:rFonts w:hAnsi="宋体" w:cs="宋体" w:hint="eastAsia"/>
                <w:bCs/>
              </w:rPr>
              <w:t>软件可靠性测试用例辅助设计工具</w:t>
            </w:r>
          </w:p>
        </w:tc>
        <w:tc>
          <w:tcPr>
            <w:tcW w:w="2631" w:type="dxa"/>
          </w:tcPr>
          <w:p w14:paraId="2BD33A54" w14:textId="77777777" w:rsidR="00AD050D" w:rsidRDefault="00AD050D" w:rsidP="003A0A17">
            <w:pPr>
              <w:ind w:firstLine="480"/>
            </w:pPr>
            <w:r w:rsidRPr="00D603E6">
              <w:rPr>
                <w:rFonts w:hAnsi="宋体" w:cs="宋体" w:hint="eastAsia"/>
                <w:bCs/>
              </w:rPr>
              <w:t>非嵌入式</w:t>
            </w:r>
          </w:p>
        </w:tc>
      </w:tr>
      <w:tr w:rsidR="00AD050D" w14:paraId="714F5A40" w14:textId="77777777" w:rsidTr="003A0A17">
        <w:trPr>
          <w:trHeight w:val="20"/>
        </w:trPr>
        <w:tc>
          <w:tcPr>
            <w:tcW w:w="988" w:type="dxa"/>
            <w:vAlign w:val="center"/>
          </w:tcPr>
          <w:p w14:paraId="55786A38" w14:textId="77777777" w:rsidR="00AD050D" w:rsidRPr="00F05024" w:rsidRDefault="00AD050D" w:rsidP="00C4454E">
            <w:pPr>
              <w:pStyle w:val="afff4"/>
              <w:numPr>
                <w:ilvl w:val="0"/>
                <w:numId w:val="50"/>
              </w:numPr>
              <w:adjustRightInd w:val="0"/>
              <w:snapToGrid w:val="0"/>
              <w:spacing w:line="360" w:lineRule="auto"/>
              <w:ind w:firstLineChars="0"/>
              <w:jc w:val="center"/>
              <w:rPr>
                <w:rFonts w:ascii="宋体" w:hAnsi="宋体" w:cs="宋体"/>
                <w:bCs/>
                <w:szCs w:val="24"/>
              </w:rPr>
            </w:pPr>
          </w:p>
        </w:tc>
        <w:tc>
          <w:tcPr>
            <w:tcW w:w="4677" w:type="dxa"/>
            <w:vAlign w:val="center"/>
          </w:tcPr>
          <w:p w14:paraId="078FCF9F" w14:textId="77777777" w:rsidR="00AD050D" w:rsidRDefault="00AD050D" w:rsidP="003A0A17">
            <w:pPr>
              <w:adjustRightInd w:val="0"/>
              <w:snapToGrid w:val="0"/>
              <w:jc w:val="center"/>
              <w:rPr>
                <w:rFonts w:hAnsi="宋体" w:cs="宋体"/>
                <w:bCs/>
              </w:rPr>
            </w:pPr>
            <w:r>
              <w:rPr>
                <w:rFonts w:hAnsi="宋体" w:cs="宋体" w:hint="eastAsia"/>
                <w:bCs/>
              </w:rPr>
              <w:t>代码质量测试工具</w:t>
            </w:r>
          </w:p>
        </w:tc>
        <w:tc>
          <w:tcPr>
            <w:tcW w:w="2631" w:type="dxa"/>
          </w:tcPr>
          <w:p w14:paraId="331CC21B" w14:textId="77777777" w:rsidR="00AD050D" w:rsidRDefault="00AD050D" w:rsidP="003A0A17">
            <w:pPr>
              <w:ind w:firstLine="480"/>
            </w:pPr>
            <w:r w:rsidRPr="00D603E6">
              <w:rPr>
                <w:rFonts w:hAnsi="宋体" w:cs="宋体" w:hint="eastAsia"/>
                <w:bCs/>
              </w:rPr>
              <w:t>非嵌入式</w:t>
            </w:r>
          </w:p>
        </w:tc>
      </w:tr>
      <w:tr w:rsidR="00AD050D" w14:paraId="68AD7095" w14:textId="77777777" w:rsidTr="003A0A17">
        <w:trPr>
          <w:trHeight w:val="20"/>
        </w:trPr>
        <w:tc>
          <w:tcPr>
            <w:tcW w:w="988" w:type="dxa"/>
            <w:vAlign w:val="center"/>
          </w:tcPr>
          <w:p w14:paraId="0C463E4B" w14:textId="77777777" w:rsidR="00AD050D" w:rsidRPr="00F05024" w:rsidRDefault="00AD050D" w:rsidP="00C4454E">
            <w:pPr>
              <w:pStyle w:val="afff4"/>
              <w:numPr>
                <w:ilvl w:val="0"/>
                <w:numId w:val="50"/>
              </w:numPr>
              <w:adjustRightInd w:val="0"/>
              <w:snapToGrid w:val="0"/>
              <w:spacing w:line="360" w:lineRule="auto"/>
              <w:ind w:firstLineChars="0"/>
              <w:jc w:val="center"/>
              <w:rPr>
                <w:rFonts w:ascii="宋体" w:hAnsi="宋体" w:cs="宋体"/>
                <w:bCs/>
                <w:szCs w:val="24"/>
              </w:rPr>
            </w:pPr>
          </w:p>
        </w:tc>
        <w:tc>
          <w:tcPr>
            <w:tcW w:w="4677" w:type="dxa"/>
            <w:vAlign w:val="center"/>
          </w:tcPr>
          <w:p w14:paraId="7DD06C3A" w14:textId="77777777" w:rsidR="00AD050D" w:rsidRDefault="00AD050D" w:rsidP="003A0A17">
            <w:pPr>
              <w:adjustRightInd w:val="0"/>
              <w:snapToGrid w:val="0"/>
              <w:jc w:val="center"/>
              <w:rPr>
                <w:rFonts w:hAnsi="宋体" w:cs="宋体"/>
                <w:bCs/>
              </w:rPr>
            </w:pPr>
            <w:r>
              <w:rPr>
                <w:rFonts w:hAnsi="宋体" w:cs="宋体" w:hint="eastAsia"/>
                <w:bCs/>
              </w:rPr>
              <w:t>数据标准规范检查工具</w:t>
            </w:r>
          </w:p>
        </w:tc>
        <w:tc>
          <w:tcPr>
            <w:tcW w:w="2631" w:type="dxa"/>
          </w:tcPr>
          <w:p w14:paraId="3FD4FAFC" w14:textId="77777777" w:rsidR="00AD050D" w:rsidRDefault="00AD050D" w:rsidP="003A0A17">
            <w:pPr>
              <w:ind w:firstLine="480"/>
            </w:pPr>
            <w:r w:rsidRPr="00D603E6">
              <w:rPr>
                <w:rFonts w:hAnsi="宋体" w:cs="宋体" w:hint="eastAsia"/>
                <w:bCs/>
              </w:rPr>
              <w:t>非嵌入式</w:t>
            </w:r>
          </w:p>
        </w:tc>
      </w:tr>
      <w:tr w:rsidR="00AD050D" w14:paraId="2DAA896D" w14:textId="77777777" w:rsidTr="003A0A17">
        <w:trPr>
          <w:trHeight w:val="20"/>
        </w:trPr>
        <w:tc>
          <w:tcPr>
            <w:tcW w:w="988" w:type="dxa"/>
            <w:vAlign w:val="center"/>
          </w:tcPr>
          <w:p w14:paraId="60C4F891" w14:textId="77777777" w:rsidR="00AD050D" w:rsidRPr="00F05024" w:rsidRDefault="00AD050D" w:rsidP="00C4454E">
            <w:pPr>
              <w:pStyle w:val="afff4"/>
              <w:numPr>
                <w:ilvl w:val="0"/>
                <w:numId w:val="50"/>
              </w:numPr>
              <w:adjustRightInd w:val="0"/>
              <w:snapToGrid w:val="0"/>
              <w:spacing w:line="360" w:lineRule="auto"/>
              <w:ind w:firstLineChars="0"/>
              <w:jc w:val="center"/>
              <w:rPr>
                <w:rFonts w:ascii="宋体" w:hAnsi="宋体" w:cs="宋体"/>
                <w:bCs/>
                <w:szCs w:val="24"/>
              </w:rPr>
            </w:pPr>
          </w:p>
        </w:tc>
        <w:tc>
          <w:tcPr>
            <w:tcW w:w="4677" w:type="dxa"/>
            <w:vAlign w:val="center"/>
          </w:tcPr>
          <w:p w14:paraId="7F80B6DA" w14:textId="77777777" w:rsidR="00AD050D" w:rsidRDefault="00AD050D" w:rsidP="003A0A17">
            <w:pPr>
              <w:adjustRightInd w:val="0"/>
              <w:snapToGrid w:val="0"/>
              <w:jc w:val="center"/>
              <w:rPr>
                <w:rFonts w:hAnsi="宋体" w:cs="宋体"/>
                <w:bCs/>
              </w:rPr>
            </w:pPr>
            <w:r>
              <w:rPr>
                <w:rFonts w:hAnsi="宋体" w:cs="宋体" w:hint="eastAsia"/>
                <w:bCs/>
              </w:rPr>
              <w:t>逻辑覆盖率测试工具</w:t>
            </w:r>
          </w:p>
        </w:tc>
        <w:tc>
          <w:tcPr>
            <w:tcW w:w="2631" w:type="dxa"/>
          </w:tcPr>
          <w:p w14:paraId="07F3C3C8" w14:textId="77777777" w:rsidR="00AD050D" w:rsidRDefault="00AD050D" w:rsidP="003A0A17">
            <w:pPr>
              <w:ind w:firstLine="480"/>
            </w:pPr>
            <w:r w:rsidRPr="00D603E6">
              <w:rPr>
                <w:rFonts w:hAnsi="宋体" w:cs="宋体" w:hint="eastAsia"/>
                <w:bCs/>
              </w:rPr>
              <w:t>非嵌入式</w:t>
            </w:r>
          </w:p>
        </w:tc>
      </w:tr>
      <w:tr w:rsidR="00AD050D" w14:paraId="5552CD74" w14:textId="77777777" w:rsidTr="003A0A17">
        <w:trPr>
          <w:trHeight w:val="20"/>
        </w:trPr>
        <w:tc>
          <w:tcPr>
            <w:tcW w:w="988" w:type="dxa"/>
            <w:vAlign w:val="center"/>
          </w:tcPr>
          <w:p w14:paraId="0266F62A" w14:textId="77777777" w:rsidR="00AD050D" w:rsidRPr="00F05024" w:rsidRDefault="00AD050D" w:rsidP="00C4454E">
            <w:pPr>
              <w:pStyle w:val="afff4"/>
              <w:numPr>
                <w:ilvl w:val="0"/>
                <w:numId w:val="50"/>
              </w:numPr>
              <w:adjustRightInd w:val="0"/>
              <w:snapToGrid w:val="0"/>
              <w:spacing w:line="360" w:lineRule="auto"/>
              <w:ind w:firstLineChars="0"/>
              <w:jc w:val="center"/>
              <w:rPr>
                <w:rFonts w:ascii="宋体" w:hAnsi="宋体" w:cs="宋体"/>
                <w:bCs/>
                <w:szCs w:val="24"/>
              </w:rPr>
            </w:pPr>
          </w:p>
        </w:tc>
        <w:tc>
          <w:tcPr>
            <w:tcW w:w="4677" w:type="dxa"/>
            <w:vAlign w:val="center"/>
          </w:tcPr>
          <w:p w14:paraId="42FE5B63" w14:textId="77777777" w:rsidR="00AD050D" w:rsidRDefault="00AD050D" w:rsidP="003A0A17">
            <w:pPr>
              <w:adjustRightInd w:val="0"/>
              <w:snapToGrid w:val="0"/>
              <w:jc w:val="center"/>
              <w:rPr>
                <w:rFonts w:hAnsi="宋体" w:cs="宋体"/>
                <w:bCs/>
              </w:rPr>
            </w:pPr>
            <w:r>
              <w:rPr>
                <w:rFonts w:hAnsi="宋体" w:cs="宋体" w:hint="eastAsia"/>
                <w:bCs/>
              </w:rPr>
              <w:t>FPGA混合仿真验证工具</w:t>
            </w:r>
          </w:p>
        </w:tc>
        <w:tc>
          <w:tcPr>
            <w:tcW w:w="2631" w:type="dxa"/>
          </w:tcPr>
          <w:p w14:paraId="3304AC4D" w14:textId="77777777" w:rsidR="00AD050D" w:rsidRPr="00D603E6" w:rsidRDefault="00AD050D" w:rsidP="003A0A17">
            <w:pPr>
              <w:ind w:firstLine="480"/>
              <w:rPr>
                <w:rFonts w:hAnsi="宋体" w:cs="宋体"/>
                <w:bCs/>
              </w:rPr>
            </w:pPr>
            <w:r w:rsidRPr="00D603E6">
              <w:rPr>
                <w:rFonts w:hAnsi="宋体" w:cs="宋体" w:hint="eastAsia"/>
                <w:bCs/>
              </w:rPr>
              <w:t>嵌入式</w:t>
            </w:r>
          </w:p>
        </w:tc>
      </w:tr>
    </w:tbl>
    <w:p w14:paraId="64A0BFEB" w14:textId="77777777" w:rsidR="00AD050D" w:rsidRDefault="00AD050D" w:rsidP="005A3A90">
      <w:pPr>
        <w:ind w:firstLine="480"/>
      </w:pPr>
    </w:p>
    <w:p w14:paraId="05EF7FFA" w14:textId="77777777" w:rsidR="00AD050D" w:rsidRDefault="00AD050D" w:rsidP="005A3A90">
      <w:pPr>
        <w:pStyle w:val="3"/>
      </w:pPr>
      <w:bookmarkStart w:id="20" w:name="_Toc17011828"/>
      <w:r w:rsidRPr="00427676">
        <w:rPr>
          <w:rFonts w:hint="eastAsia"/>
        </w:rPr>
        <w:t>软件测试资产库管理系统</w:t>
      </w:r>
      <w:bookmarkEnd w:id="20"/>
    </w:p>
    <w:p w14:paraId="500D58FC" w14:textId="77777777" w:rsidR="00AD050D" w:rsidRPr="002F7E2A" w:rsidRDefault="00AD050D" w:rsidP="005A3A90">
      <w:pPr>
        <w:pStyle w:val="affa"/>
        <w:spacing w:line="360" w:lineRule="auto"/>
        <w:ind w:firstLine="480"/>
      </w:pPr>
      <w:r w:rsidRPr="002F7E2A">
        <w:rPr>
          <w:rFonts w:hint="eastAsia"/>
        </w:rPr>
        <w:t>软件测试资产库管理系统由测试软件研制过程管理分系统、軟件状态控制与管理分系统和软件产品管理分系统组成</w:t>
      </w:r>
      <w:r w:rsidRPr="002F7E2A">
        <w:rPr>
          <w:rFonts w:hint="eastAsia"/>
        </w:rPr>
        <w:t>,</w:t>
      </w:r>
      <w:r w:rsidRPr="002F7E2A">
        <w:rPr>
          <w:rFonts w:hint="eastAsia"/>
        </w:rPr>
        <w:t>分别服务于软件测试过程和工具集成开发的软件产品研制、软件测评、软件产品使用。如图</w:t>
      </w:r>
      <w:r w:rsidRPr="002F7E2A">
        <w:rPr>
          <w:rFonts w:hint="eastAsia"/>
        </w:rPr>
        <w:t>3</w:t>
      </w:r>
      <w:r w:rsidRPr="002F7E2A">
        <w:rPr>
          <w:rFonts w:hint="eastAsia"/>
        </w:rPr>
        <w:t>所示。</w:t>
      </w:r>
    </w:p>
    <w:p w14:paraId="2B1B9A1C" w14:textId="77777777" w:rsidR="00AD050D" w:rsidRDefault="00AD050D" w:rsidP="005A3A90">
      <w:pPr>
        <w:adjustRightInd w:val="0"/>
        <w:snapToGrid w:val="0"/>
        <w:rPr>
          <w:rFonts w:hAnsi="宋体" w:cs="宋体"/>
          <w:bCs/>
        </w:rPr>
      </w:pPr>
      <w:r>
        <w:object w:dxaOrig="9675" w:dyaOrig="5161" w14:anchorId="72585025">
          <v:shape id="_x0000_i1027" type="#_x0000_t75" style="width:414.75pt;height:221.25pt" o:ole="">
            <v:imagedata r:id="rId17" o:title=""/>
          </v:shape>
          <o:OLEObject Type="Embed" ProgID="Visio.Drawing.15" ShapeID="_x0000_i1027" DrawAspect="Content" ObjectID="_1627811620" r:id="rId18"/>
        </w:object>
      </w:r>
    </w:p>
    <w:p w14:paraId="5CF3E07D" w14:textId="77777777" w:rsidR="00AD050D" w:rsidRPr="00487561" w:rsidRDefault="00AD050D" w:rsidP="005A3A90">
      <w:pPr>
        <w:adjustRightInd w:val="0"/>
        <w:snapToGrid w:val="0"/>
        <w:ind w:firstLine="480"/>
        <w:jc w:val="center"/>
        <w:rPr>
          <w:rFonts w:hAnsi="宋体" w:cs="宋体"/>
          <w:bCs/>
          <w:sz w:val="22"/>
        </w:rPr>
      </w:pPr>
      <w:r w:rsidRPr="00487561">
        <w:rPr>
          <w:rFonts w:hAnsi="宋体" w:cs="宋体" w:hint="eastAsia"/>
          <w:bCs/>
          <w:sz w:val="22"/>
        </w:rPr>
        <w:t>图3软件測试资产庳管理系统组成</w:t>
      </w:r>
    </w:p>
    <w:p w14:paraId="12F7FDB8" w14:textId="77777777" w:rsidR="00AD050D" w:rsidRPr="002F7E2A" w:rsidRDefault="00AD050D" w:rsidP="005A3A90">
      <w:pPr>
        <w:pStyle w:val="affa"/>
        <w:spacing w:line="360" w:lineRule="auto"/>
        <w:ind w:firstLine="480"/>
      </w:pPr>
      <w:r w:rsidRPr="002F7E2A">
        <w:rPr>
          <w:rFonts w:hint="eastAsia"/>
        </w:rPr>
        <w:t>1.</w:t>
      </w:r>
      <w:r w:rsidRPr="002F7E2A">
        <w:rPr>
          <w:rFonts w:hint="eastAsia"/>
        </w:rPr>
        <w:t>测试软件研制过程管理分系统</w:t>
      </w:r>
    </w:p>
    <w:p w14:paraId="4ECD3B4F" w14:textId="77777777" w:rsidR="00AD050D" w:rsidRPr="002F7E2A" w:rsidRDefault="00AD050D" w:rsidP="005A3A90">
      <w:pPr>
        <w:pStyle w:val="affa"/>
        <w:spacing w:line="360" w:lineRule="auto"/>
        <w:ind w:firstLine="480"/>
      </w:pPr>
      <w:r w:rsidRPr="002F7E2A">
        <w:rPr>
          <w:rFonts w:hint="eastAsia"/>
        </w:rPr>
        <w:t>测试软件研制过程管理分系统具备项目管理、决策过程管理、需求管理、过程与产品质量管理、设计管理、配置管理、开发管理、系统管理和测试管理等功能</w:t>
      </w:r>
      <w:r w:rsidRPr="002F7E2A">
        <w:rPr>
          <w:rFonts w:hint="eastAsia"/>
        </w:rPr>
        <w:t>,</w:t>
      </w:r>
      <w:r w:rsidRPr="002F7E2A">
        <w:rPr>
          <w:rFonts w:hint="eastAsia"/>
        </w:rPr>
        <w:t>管理标准参照《</w:t>
      </w:r>
      <w:r w:rsidRPr="002F7E2A">
        <w:rPr>
          <w:rFonts w:hint="eastAsia"/>
        </w:rPr>
        <w:t>GJB5000A</w:t>
      </w:r>
      <w:r w:rsidRPr="002F7E2A">
        <w:rPr>
          <w:rFonts w:hint="eastAsia"/>
        </w:rPr>
        <w:t>军用软件研制能力成熟度模型》执行。</w:t>
      </w:r>
    </w:p>
    <w:p w14:paraId="326919C5" w14:textId="77777777" w:rsidR="00AD050D" w:rsidRPr="002F7E2A" w:rsidRDefault="00AD050D" w:rsidP="005A3A90">
      <w:pPr>
        <w:pStyle w:val="affa"/>
        <w:spacing w:line="360" w:lineRule="auto"/>
        <w:ind w:firstLine="480"/>
      </w:pPr>
      <w:r w:rsidRPr="002F7E2A">
        <w:rPr>
          <w:rFonts w:hint="eastAsia"/>
        </w:rPr>
        <w:t>2.</w:t>
      </w:r>
      <w:r w:rsidRPr="002F7E2A">
        <w:rPr>
          <w:rFonts w:hint="eastAsia"/>
        </w:rPr>
        <w:t>软件状态控制与管理分系统</w:t>
      </w:r>
    </w:p>
    <w:p w14:paraId="050E6CC4" w14:textId="77777777" w:rsidR="00AD050D" w:rsidRPr="002F7E2A" w:rsidRDefault="00AD050D" w:rsidP="005A3A90">
      <w:pPr>
        <w:pStyle w:val="affa"/>
        <w:spacing w:line="360" w:lineRule="auto"/>
        <w:ind w:firstLine="480"/>
      </w:pPr>
      <w:r w:rsidRPr="002F7E2A">
        <w:rPr>
          <w:rFonts w:hint="eastAsia"/>
        </w:rPr>
        <w:t>软件状态控制与管理分系统具备软件信息管理、证书初始化与管理、源码比对与追踪、软件集成发布、软件问题管理、版本状态管控、系统管理和系统通讯录等功能</w:t>
      </w:r>
      <w:r w:rsidRPr="002F7E2A">
        <w:rPr>
          <w:rFonts w:hint="eastAsia"/>
        </w:rPr>
        <w:t>,</w:t>
      </w:r>
      <w:r w:rsidRPr="002F7E2A">
        <w:rPr>
          <w:rFonts w:hint="eastAsia"/>
        </w:rPr>
        <w:t>管理标准参照《</w:t>
      </w:r>
      <w:r w:rsidRPr="002F7E2A">
        <w:rPr>
          <w:rFonts w:hint="eastAsia"/>
        </w:rPr>
        <w:t>GJB2725A-01</w:t>
      </w:r>
      <w:r w:rsidRPr="002F7E2A">
        <w:rPr>
          <w:rFonts w:hint="eastAsia"/>
        </w:rPr>
        <w:t>测试实验室和校准实验室通用要求》执行。</w:t>
      </w:r>
    </w:p>
    <w:p w14:paraId="156F58A6" w14:textId="77777777" w:rsidR="00AD050D" w:rsidRPr="002F7E2A" w:rsidRDefault="00AD050D" w:rsidP="005A3A90">
      <w:pPr>
        <w:pStyle w:val="affa"/>
        <w:spacing w:line="360" w:lineRule="auto"/>
        <w:ind w:firstLine="480"/>
      </w:pPr>
      <w:r w:rsidRPr="002F7E2A">
        <w:rPr>
          <w:rFonts w:hint="eastAsia"/>
        </w:rPr>
        <w:t>3.</w:t>
      </w:r>
      <w:r w:rsidRPr="002F7E2A">
        <w:rPr>
          <w:rFonts w:hint="eastAsia"/>
        </w:rPr>
        <w:t>软件产品管理分系统</w:t>
      </w:r>
    </w:p>
    <w:p w14:paraId="6BA889AE" w14:textId="77777777" w:rsidR="00AD050D" w:rsidRPr="002F7E2A" w:rsidRDefault="00AD050D" w:rsidP="005A3A90">
      <w:pPr>
        <w:pStyle w:val="affa"/>
        <w:spacing w:line="360" w:lineRule="auto"/>
        <w:ind w:firstLine="480"/>
      </w:pPr>
      <w:r w:rsidRPr="002F7E2A">
        <w:rPr>
          <w:rFonts w:hint="eastAsia"/>
        </w:rPr>
        <w:t>软件产品管理分系统具备测试资源管理、被测软件管理、资产库统计知识库管理和系统配置与管理等功能</w:t>
      </w:r>
      <w:r w:rsidRPr="002F7E2A">
        <w:rPr>
          <w:rFonts w:hint="eastAsia"/>
        </w:rPr>
        <w:t>,</w:t>
      </w:r>
      <w:r w:rsidRPr="002F7E2A">
        <w:rPr>
          <w:rFonts w:hint="eastAsia"/>
        </w:rPr>
        <w:t>管理标准参照《</w:t>
      </w:r>
      <w:r w:rsidRPr="002F7E2A">
        <w:rPr>
          <w:rFonts w:hint="eastAsia"/>
        </w:rPr>
        <w:t>GJB900C-2017</w:t>
      </w:r>
      <w:r w:rsidRPr="002F7E2A">
        <w:rPr>
          <w:rFonts w:hint="eastAsia"/>
        </w:rPr>
        <w:t>质量管理体系要求》执行。</w:t>
      </w:r>
    </w:p>
    <w:p w14:paraId="3BB6CCF3" w14:textId="77777777" w:rsidR="00AD050D" w:rsidRDefault="00AD050D" w:rsidP="005A3A90">
      <w:pPr>
        <w:pStyle w:val="3"/>
      </w:pPr>
      <w:bookmarkStart w:id="21" w:name="_Toc17011829"/>
      <w:r w:rsidRPr="00427676">
        <w:rPr>
          <w:rFonts w:hint="eastAsia"/>
        </w:rPr>
        <w:t>云桌面端机系统</w:t>
      </w:r>
      <w:bookmarkEnd w:id="21"/>
    </w:p>
    <w:p w14:paraId="6EE1601D" w14:textId="77777777" w:rsidR="00AD050D" w:rsidRPr="002F7E2A" w:rsidRDefault="00AD050D" w:rsidP="005A3A90">
      <w:pPr>
        <w:pStyle w:val="affa"/>
        <w:spacing w:line="360" w:lineRule="auto"/>
        <w:ind w:firstLine="480"/>
      </w:pPr>
      <w:r w:rsidRPr="002F7E2A">
        <w:rPr>
          <w:rFonts w:hint="eastAsia"/>
        </w:rPr>
        <w:t>云桌面端机系统由浏览器</w:t>
      </w:r>
      <w:r w:rsidRPr="002F7E2A">
        <w:rPr>
          <w:rFonts w:hint="eastAsia"/>
        </w:rPr>
        <w:t>/</w:t>
      </w:r>
      <w:r w:rsidRPr="002F7E2A">
        <w:rPr>
          <w:rFonts w:hint="eastAsia"/>
        </w:rPr>
        <w:t>服务器架构的端机和客户端</w:t>
      </w:r>
      <w:r w:rsidRPr="002F7E2A">
        <w:rPr>
          <w:rFonts w:hint="eastAsia"/>
        </w:rPr>
        <w:t>/</w:t>
      </w:r>
      <w:r w:rsidRPr="002F7E2A">
        <w:rPr>
          <w:rFonts w:hint="eastAsia"/>
        </w:rPr>
        <w:t>服务器的端机等两种端机组成</w:t>
      </w:r>
      <w:r w:rsidRPr="002F7E2A">
        <w:rPr>
          <w:rFonts w:hint="eastAsia"/>
        </w:rPr>
        <w:t>,</w:t>
      </w:r>
      <w:r w:rsidRPr="002F7E2A">
        <w:rPr>
          <w:rFonts w:hint="eastAsia"/>
        </w:rPr>
        <w:t>其主要组成示意图如图</w:t>
      </w:r>
      <w:r w:rsidRPr="002F7E2A">
        <w:rPr>
          <w:rFonts w:hint="eastAsia"/>
        </w:rPr>
        <w:t>4</w:t>
      </w:r>
      <w:r w:rsidRPr="002F7E2A">
        <w:rPr>
          <w:rFonts w:hint="eastAsia"/>
        </w:rPr>
        <w:t>所示。</w:t>
      </w:r>
    </w:p>
    <w:p w14:paraId="57313092" w14:textId="77777777" w:rsidR="00AD050D" w:rsidRDefault="00AD050D" w:rsidP="005A3A90">
      <w:pPr>
        <w:adjustRightInd w:val="0"/>
        <w:snapToGrid w:val="0"/>
        <w:rPr>
          <w:rFonts w:hAnsi="宋体" w:cs="宋体"/>
          <w:bCs/>
        </w:rPr>
      </w:pPr>
      <w:r>
        <w:object w:dxaOrig="11835" w:dyaOrig="2746" w14:anchorId="41079E44">
          <v:shape id="_x0000_i1028" type="#_x0000_t75" style="width:414.75pt;height:96.75pt" o:ole="">
            <v:imagedata r:id="rId19" o:title=""/>
          </v:shape>
          <o:OLEObject Type="Embed" ProgID="Visio.Drawing.15" ShapeID="_x0000_i1028" DrawAspect="Content" ObjectID="_1627811621" r:id="rId20"/>
        </w:object>
      </w:r>
    </w:p>
    <w:p w14:paraId="15212A95" w14:textId="77777777" w:rsidR="00AD050D" w:rsidRDefault="00AD050D" w:rsidP="005A3A90">
      <w:pPr>
        <w:adjustRightInd w:val="0"/>
        <w:snapToGrid w:val="0"/>
        <w:ind w:firstLine="480"/>
        <w:jc w:val="center"/>
        <w:rPr>
          <w:rFonts w:hAnsi="宋体" w:cs="宋体"/>
          <w:bCs/>
        </w:rPr>
      </w:pPr>
      <w:r>
        <w:rPr>
          <w:rFonts w:hAnsi="宋体" w:cs="宋体" w:hint="eastAsia"/>
          <w:bCs/>
        </w:rPr>
        <w:t>图4软件测试资产库管理系统组成示意图</w:t>
      </w:r>
    </w:p>
    <w:p w14:paraId="346B4BEE" w14:textId="77777777" w:rsidR="00AD050D" w:rsidRPr="002F7E2A" w:rsidRDefault="00AD050D" w:rsidP="005A3A90">
      <w:pPr>
        <w:pStyle w:val="affa"/>
        <w:spacing w:line="360" w:lineRule="auto"/>
        <w:ind w:firstLine="480"/>
      </w:pPr>
      <w:r w:rsidRPr="002F7E2A">
        <w:rPr>
          <w:rFonts w:hint="eastAsia"/>
        </w:rPr>
        <w:t>浏览器</w:t>
      </w:r>
      <w:r w:rsidRPr="002F7E2A">
        <w:rPr>
          <w:rFonts w:hint="eastAsia"/>
        </w:rPr>
        <w:t>/</w:t>
      </w:r>
      <w:r w:rsidRPr="002F7E2A">
        <w:rPr>
          <w:rFonts w:hint="eastAsia"/>
        </w:rPr>
        <w:t>嚴务器架构的端机主要为用户执行门户网站式軟件测试时提供操作使用平台</w:t>
      </w:r>
      <w:r w:rsidRPr="002F7E2A">
        <w:rPr>
          <w:rFonts w:hint="eastAsia"/>
        </w:rPr>
        <w:t>;</w:t>
      </w:r>
      <w:r w:rsidRPr="002F7E2A">
        <w:rPr>
          <w:rFonts w:hint="eastAsia"/>
        </w:rPr>
        <w:t>客户端</w:t>
      </w:r>
      <w:r w:rsidRPr="002F7E2A">
        <w:rPr>
          <w:rFonts w:hint="eastAsia"/>
        </w:rPr>
        <w:t>/</w:t>
      </w:r>
      <w:r w:rsidRPr="002F7E2A">
        <w:rPr>
          <w:rFonts w:hint="eastAsia"/>
        </w:rPr>
        <w:t>服务器的端机主要为用户执行定制客户机测试环境式软件测试时提供软件测试操作使用环境。</w:t>
      </w:r>
    </w:p>
    <w:p w14:paraId="134CACF9" w14:textId="77777777" w:rsidR="00AD050D" w:rsidRDefault="00AD050D" w:rsidP="005A3A90">
      <w:pPr>
        <w:pStyle w:val="2"/>
        <w:ind w:left="425"/>
      </w:pPr>
      <w:bookmarkStart w:id="22" w:name="_Toc17011830"/>
      <w:r w:rsidRPr="00427676">
        <w:rPr>
          <w:rFonts w:hint="eastAsia"/>
        </w:rPr>
        <w:t>典型应用模式</w:t>
      </w:r>
      <w:bookmarkEnd w:id="22"/>
    </w:p>
    <w:p w14:paraId="7F94992E" w14:textId="77777777" w:rsidR="00AD050D" w:rsidRPr="002F7E2A" w:rsidRDefault="00AD050D" w:rsidP="005A3A90">
      <w:pPr>
        <w:pStyle w:val="affa"/>
        <w:spacing w:line="360" w:lineRule="auto"/>
        <w:ind w:firstLine="480"/>
      </w:pPr>
      <w:r w:rsidRPr="002F7E2A">
        <w:rPr>
          <w:rFonts w:hint="eastAsia"/>
        </w:rPr>
        <w:t>主要描述系统</w:t>
      </w:r>
      <w:r>
        <w:rPr>
          <w:rFonts w:hint="eastAsia"/>
        </w:rPr>
        <w:t>两</w:t>
      </w:r>
      <w:r w:rsidRPr="002F7E2A">
        <w:rPr>
          <w:rFonts w:hint="eastAsia"/>
        </w:rPr>
        <w:t>种典型的应用模式</w:t>
      </w:r>
      <w:r>
        <w:rPr>
          <w:rFonts w:hint="eastAsia"/>
        </w:rPr>
        <w:t>：</w:t>
      </w:r>
      <w:r w:rsidRPr="002F7E2A">
        <w:rPr>
          <w:rFonts w:hint="eastAsia"/>
        </w:rPr>
        <w:t>软件试验中最为复杂的分布式信息系统软件装备的试验模式、电子信息装备软件测评任务模式。软件测评任务中黑盒測试部分</w:t>
      </w:r>
      <w:r>
        <w:rPr>
          <w:rFonts w:hint="eastAsia"/>
        </w:rPr>
        <w:t>（</w:t>
      </w:r>
      <w:r w:rsidRPr="002F7E2A">
        <w:rPr>
          <w:rFonts w:hint="eastAsia"/>
        </w:rPr>
        <w:t>指功能测试、性能测试、接口測试等</w:t>
      </w:r>
      <w:r>
        <w:rPr>
          <w:rFonts w:hint="eastAsia"/>
        </w:rPr>
        <w:t>）</w:t>
      </w:r>
      <w:r w:rsidRPr="002F7E2A">
        <w:rPr>
          <w:rFonts w:hint="eastAsia"/>
        </w:rPr>
        <w:t>任务的应用模式与软件试验的类似。</w:t>
      </w:r>
    </w:p>
    <w:p w14:paraId="02C579EB" w14:textId="77777777" w:rsidR="00AD050D" w:rsidRDefault="00AD050D" w:rsidP="005A3A90">
      <w:pPr>
        <w:pStyle w:val="3"/>
      </w:pPr>
      <w:bookmarkStart w:id="23" w:name="_Toc17011831"/>
      <w:r w:rsidRPr="00427676">
        <w:rPr>
          <w:rFonts w:hint="eastAsia"/>
        </w:rPr>
        <w:t>分布式信息系统软件装备试验应用模式</w:t>
      </w:r>
      <w:bookmarkEnd w:id="23"/>
    </w:p>
    <w:p w14:paraId="6CE2D7C1" w14:textId="77777777" w:rsidR="00AD050D" w:rsidRPr="002F7E2A" w:rsidRDefault="00AD050D" w:rsidP="005A3A90">
      <w:pPr>
        <w:pStyle w:val="affa"/>
        <w:spacing w:line="360" w:lineRule="auto"/>
        <w:ind w:firstLine="480"/>
      </w:pPr>
      <w:r w:rsidRPr="002F7E2A">
        <w:rPr>
          <w:rFonts w:hint="eastAsia"/>
        </w:rPr>
        <w:t>分布式信息、系统软件具有节点多</w:t>
      </w:r>
      <w:r>
        <w:rPr>
          <w:rFonts w:hint="eastAsia"/>
        </w:rPr>
        <w:t>，</w:t>
      </w:r>
      <w:r w:rsidRPr="002F7E2A">
        <w:rPr>
          <w:rFonts w:hint="eastAsia"/>
        </w:rPr>
        <w:t>组网复杂</w:t>
      </w:r>
      <w:r>
        <w:rPr>
          <w:rFonts w:hint="eastAsia"/>
        </w:rPr>
        <w:t>，</w:t>
      </w:r>
      <w:r w:rsidRPr="002F7E2A">
        <w:rPr>
          <w:rFonts w:hint="eastAsia"/>
        </w:rPr>
        <w:t>应用模式灵活等特点</w:t>
      </w:r>
      <w:r>
        <w:rPr>
          <w:rFonts w:hint="eastAsia"/>
        </w:rPr>
        <w:t>，</w:t>
      </w:r>
      <w:r w:rsidRPr="002F7E2A">
        <w:rPr>
          <w:rFonts w:hint="eastAsia"/>
        </w:rPr>
        <w:t>软件测试云平台可提供基于需求的精确计算资源、软件可定义的网络拓扑结构模式可重用的软件測试环境</w:t>
      </w:r>
      <w:r w:rsidRPr="002F7E2A">
        <w:rPr>
          <w:rFonts w:hint="eastAsia"/>
        </w:rPr>
        <w:t>,</w:t>
      </w:r>
      <w:r w:rsidRPr="002F7E2A">
        <w:rPr>
          <w:rFonts w:hint="eastAsia"/>
        </w:rPr>
        <w:t>其试验环境构建如图</w:t>
      </w:r>
      <w:r w:rsidRPr="002F7E2A">
        <w:rPr>
          <w:rFonts w:hint="eastAsia"/>
        </w:rPr>
        <w:t>5</w:t>
      </w:r>
      <w:r w:rsidRPr="002F7E2A">
        <w:rPr>
          <w:rFonts w:hint="eastAsia"/>
        </w:rPr>
        <w:t>所示</w:t>
      </w:r>
      <w:r>
        <w:rPr>
          <w:rFonts w:hint="eastAsia"/>
        </w:rPr>
        <w:t>。</w:t>
      </w:r>
    </w:p>
    <w:p w14:paraId="557BE779" w14:textId="77777777" w:rsidR="00AD050D" w:rsidRDefault="00AD050D" w:rsidP="005A3A90">
      <w:pPr>
        <w:adjustRightInd w:val="0"/>
        <w:snapToGrid w:val="0"/>
        <w:rPr>
          <w:rFonts w:hAnsi="宋体" w:cs="宋体"/>
          <w:bCs/>
        </w:rPr>
      </w:pPr>
      <w:r>
        <w:object w:dxaOrig="11790" w:dyaOrig="4890" w14:anchorId="5C4F763C">
          <v:shape id="_x0000_i1029" type="#_x0000_t75" style="width:414.75pt;height:171.75pt" o:ole="">
            <v:imagedata r:id="rId21" o:title=""/>
          </v:shape>
          <o:OLEObject Type="Embed" ProgID="Visio.Drawing.15" ShapeID="_x0000_i1029" DrawAspect="Content" ObjectID="_1627811622" r:id="rId22"/>
        </w:object>
      </w:r>
    </w:p>
    <w:p w14:paraId="0D6BEE24" w14:textId="77777777" w:rsidR="00AD050D" w:rsidRDefault="00AD050D" w:rsidP="005A3A90">
      <w:pPr>
        <w:adjustRightInd w:val="0"/>
        <w:snapToGrid w:val="0"/>
        <w:ind w:firstLine="480"/>
        <w:jc w:val="center"/>
        <w:rPr>
          <w:rFonts w:hAnsi="宋体" w:cs="宋体"/>
          <w:bCs/>
        </w:rPr>
      </w:pPr>
      <w:r>
        <w:rPr>
          <w:rFonts w:hAnsi="宋体" w:cs="宋体" w:hint="eastAsia"/>
          <w:bCs/>
        </w:rPr>
        <w:t>图5分布式信息系统软件装备试验应用模式</w:t>
      </w:r>
    </w:p>
    <w:p w14:paraId="009BA51D" w14:textId="77777777" w:rsidR="00AD050D" w:rsidRPr="002F7E2A" w:rsidRDefault="00AD050D" w:rsidP="005A3A90">
      <w:pPr>
        <w:pStyle w:val="affa"/>
        <w:spacing w:line="360" w:lineRule="auto"/>
        <w:ind w:firstLine="480"/>
      </w:pPr>
      <w:r w:rsidRPr="002F7E2A">
        <w:rPr>
          <w:rFonts w:hint="eastAsia"/>
        </w:rPr>
        <w:t>通过云计算技术形成计算、存储、网络等虚拟资源池</w:t>
      </w:r>
      <w:r w:rsidRPr="002F7E2A">
        <w:rPr>
          <w:rFonts w:hint="eastAsia"/>
        </w:rPr>
        <w:t>,</w:t>
      </w:r>
      <w:r w:rsidRPr="002F7E2A">
        <w:rPr>
          <w:rFonts w:hint="eastAsia"/>
        </w:rPr>
        <w:t>根据软件装备研制总要求和软件实际运行环境</w:t>
      </w:r>
      <w:r w:rsidRPr="002F7E2A">
        <w:rPr>
          <w:rFonts w:hint="eastAsia"/>
        </w:rPr>
        <w:t>,</w:t>
      </w:r>
      <w:r w:rsidRPr="002F7E2A">
        <w:rPr>
          <w:rFonts w:hint="eastAsia"/>
        </w:rPr>
        <w:t>申请计算、存储等运行资源</w:t>
      </w:r>
      <w:r w:rsidRPr="002F7E2A">
        <w:rPr>
          <w:rFonts w:hint="eastAsia"/>
        </w:rPr>
        <w:t>,</w:t>
      </w:r>
      <w:r w:rsidRPr="002F7E2A">
        <w:rPr>
          <w:rFonts w:hint="eastAsia"/>
        </w:rPr>
        <w:t>作为席位节点部署信息系统软件、云化軟件测试工具等</w:t>
      </w:r>
      <w:r w:rsidRPr="002F7E2A">
        <w:rPr>
          <w:rFonts w:hint="eastAsia"/>
        </w:rPr>
        <w:t>:</w:t>
      </w:r>
      <w:r w:rsidRPr="002F7E2A">
        <w:rPr>
          <w:rFonts w:hint="eastAsia"/>
        </w:rPr>
        <w:t>根据装备软件运行模式和组网需求申请网络资源</w:t>
      </w:r>
      <w:r w:rsidRPr="002F7E2A">
        <w:rPr>
          <w:rFonts w:hint="eastAsia"/>
        </w:rPr>
        <w:t>,</w:t>
      </w:r>
      <w:r w:rsidRPr="002F7E2A">
        <w:rPr>
          <w:rFonts w:hint="eastAsia"/>
        </w:rPr>
        <w:t>依据信息系统软件组网模式软件定义网络拓扑结构</w:t>
      </w:r>
      <w:r w:rsidRPr="002F7E2A">
        <w:rPr>
          <w:rFonts w:hint="eastAsia"/>
        </w:rPr>
        <w:t>;</w:t>
      </w:r>
      <w:r w:rsidRPr="002F7E2A">
        <w:rPr>
          <w:rFonts w:hint="eastAsia"/>
        </w:rPr>
        <w:t>实现仿真试验系统的云化部署</w:t>
      </w:r>
      <w:r w:rsidRPr="002F7E2A">
        <w:rPr>
          <w:rFonts w:hint="eastAsia"/>
        </w:rPr>
        <w:t>,</w:t>
      </w:r>
      <w:r w:rsidRPr="002F7E2A">
        <w:rPr>
          <w:rFonts w:hint="eastAsia"/>
        </w:rPr>
        <w:t>作为试验配试资源</w:t>
      </w:r>
      <w:r w:rsidRPr="002F7E2A">
        <w:rPr>
          <w:rFonts w:hint="eastAsia"/>
        </w:rPr>
        <w:t>,</w:t>
      </w:r>
      <w:r w:rsidRPr="002F7E2A">
        <w:rPr>
          <w:rFonts w:hint="eastAsia"/>
        </w:rPr>
        <w:t>提供传感器、信息系统节点等仿真模拟</w:t>
      </w:r>
      <w:r w:rsidRPr="002F7E2A">
        <w:rPr>
          <w:rFonts w:hint="eastAsia"/>
        </w:rPr>
        <w:t>;</w:t>
      </w:r>
      <w:r w:rsidRPr="002F7E2A">
        <w:rPr>
          <w:rFonts w:hint="eastAsia"/>
        </w:rPr>
        <w:t>对于试验中需要</w:t>
      </w:r>
      <w:r w:rsidRPr="002F7E2A">
        <w:rPr>
          <w:rFonts w:hint="eastAsia"/>
        </w:rPr>
        <w:t>,</w:t>
      </w:r>
      <w:r w:rsidRPr="002F7E2A">
        <w:rPr>
          <w:rFonts w:hint="eastAsia"/>
        </w:rPr>
        <w:t>而又无法实现云化部署的真实装备、模拟工装等</w:t>
      </w:r>
      <w:r w:rsidRPr="002F7E2A">
        <w:rPr>
          <w:rFonts w:hint="eastAsia"/>
        </w:rPr>
        <w:t>,</w:t>
      </w:r>
      <w:r w:rsidRPr="002F7E2A">
        <w:rPr>
          <w:rFonts w:hint="eastAsia"/>
        </w:rPr>
        <w:t>可通过外部网络接入测试云平台内部</w:t>
      </w:r>
      <w:r w:rsidRPr="002F7E2A">
        <w:rPr>
          <w:rFonts w:hint="eastAsia"/>
        </w:rPr>
        <w:t>,</w:t>
      </w:r>
      <w:r w:rsidRPr="002F7E2A">
        <w:rPr>
          <w:rFonts w:hint="eastAsia"/>
        </w:rPr>
        <w:t>形成外部真实装备、云化仿真试验系统、云化測试工具与被测信息系统软件一体集成的综合测試环境。试验过程和结果数据由数据采集与分析分系统集中存储</w:t>
      </w:r>
      <w:r w:rsidRPr="002F7E2A">
        <w:rPr>
          <w:rFonts w:hint="eastAsia"/>
        </w:rPr>
        <w:t>,</w:t>
      </w:r>
      <w:r w:rsidRPr="002F7E2A">
        <w:rPr>
          <w:rFonts w:hint="eastAsia"/>
        </w:rPr>
        <w:t>并基于大数据技术进行测试数据的分析与评估。</w:t>
      </w:r>
    </w:p>
    <w:p w14:paraId="6E19E854" w14:textId="77777777" w:rsidR="00AD050D" w:rsidRDefault="00AD050D" w:rsidP="005A3A90">
      <w:pPr>
        <w:pStyle w:val="3"/>
      </w:pPr>
      <w:bookmarkStart w:id="24" w:name="_Toc17011832"/>
      <w:r w:rsidRPr="00427676">
        <w:rPr>
          <w:rFonts w:hint="eastAsia"/>
        </w:rPr>
        <w:t>电子信息装备软件测评任务应用模式</w:t>
      </w:r>
      <w:bookmarkEnd w:id="24"/>
    </w:p>
    <w:p w14:paraId="72F2D174" w14:textId="77777777" w:rsidR="00AD050D" w:rsidRPr="002F7E2A" w:rsidRDefault="00AD050D" w:rsidP="005A3A90">
      <w:pPr>
        <w:pStyle w:val="affa"/>
        <w:spacing w:line="360" w:lineRule="auto"/>
        <w:ind w:firstLine="480"/>
      </w:pPr>
      <w:r w:rsidRPr="002F7E2A">
        <w:rPr>
          <w:rFonts w:hint="eastAsia"/>
        </w:rPr>
        <w:t>在电子信息装备軟件测评任务应用模式下</w:t>
      </w:r>
      <w:r w:rsidRPr="002F7E2A">
        <w:rPr>
          <w:rFonts w:hint="eastAsia"/>
        </w:rPr>
        <w:t>,</w:t>
      </w:r>
      <w:r w:rsidRPr="002F7E2A">
        <w:rPr>
          <w:rFonts w:hint="eastAsia"/>
        </w:rPr>
        <w:t>软件云测试系统主要实现软件测试工具的云化应用</w:t>
      </w:r>
      <w:r w:rsidRPr="002F7E2A">
        <w:rPr>
          <w:rFonts w:hint="eastAsia"/>
        </w:rPr>
        <w:t>,</w:t>
      </w:r>
      <w:r w:rsidRPr="002F7E2A">
        <w:rPr>
          <w:rFonts w:hint="eastAsia"/>
        </w:rPr>
        <w:t>针对测试工具的可云化程度</w:t>
      </w:r>
      <w:r w:rsidRPr="002F7E2A">
        <w:rPr>
          <w:rFonts w:hint="eastAsia"/>
        </w:rPr>
        <w:t>,</w:t>
      </w:r>
      <w:r w:rsidRPr="002F7E2A">
        <w:rPr>
          <w:rFonts w:hint="eastAsia"/>
        </w:rPr>
        <w:t>主要分为三种应用方式</w:t>
      </w:r>
      <w:r w:rsidRPr="002F7E2A">
        <w:rPr>
          <w:rFonts w:hint="eastAsia"/>
        </w:rPr>
        <w:t>:</w:t>
      </w:r>
      <w:r w:rsidRPr="002F7E2A">
        <w:rPr>
          <w:rFonts w:hint="eastAsia"/>
        </w:rPr>
        <w:t>多用户并行使用方式、多用户分时使用方式、单用户登陆使用方式</w:t>
      </w:r>
      <w:r w:rsidRPr="002F7E2A">
        <w:rPr>
          <w:rFonts w:hint="eastAsia"/>
        </w:rPr>
        <w:t>,</w:t>
      </w:r>
      <w:r w:rsidRPr="002F7E2A">
        <w:rPr>
          <w:rFonts w:hint="eastAsia"/>
        </w:rPr>
        <w:t>如图</w:t>
      </w:r>
      <w:r w:rsidRPr="002F7E2A">
        <w:rPr>
          <w:rFonts w:hint="eastAsia"/>
        </w:rPr>
        <w:t>6</w:t>
      </w:r>
      <w:r w:rsidRPr="002F7E2A">
        <w:rPr>
          <w:rFonts w:hint="eastAsia"/>
        </w:rPr>
        <w:t>所示。</w:t>
      </w:r>
    </w:p>
    <w:p w14:paraId="685A4CF1" w14:textId="77777777" w:rsidR="00AD050D" w:rsidRDefault="00AD050D" w:rsidP="005A3A90">
      <w:pPr>
        <w:adjustRightInd w:val="0"/>
        <w:snapToGrid w:val="0"/>
        <w:rPr>
          <w:rFonts w:hAnsi="宋体" w:cs="宋体"/>
          <w:bCs/>
        </w:rPr>
      </w:pPr>
      <w:r>
        <w:object w:dxaOrig="11221" w:dyaOrig="4170" w14:anchorId="6F77CC56">
          <v:shape id="_x0000_i1030" type="#_x0000_t75" style="width:415.5pt;height:154.5pt" o:ole="">
            <v:imagedata r:id="rId23" o:title=""/>
          </v:shape>
          <o:OLEObject Type="Embed" ProgID="Visio.Drawing.15" ShapeID="_x0000_i1030" DrawAspect="Content" ObjectID="_1627811623" r:id="rId24"/>
        </w:object>
      </w:r>
    </w:p>
    <w:p w14:paraId="6B46B8DA" w14:textId="77777777" w:rsidR="00AD050D" w:rsidRDefault="00AD050D" w:rsidP="005A3A90">
      <w:pPr>
        <w:adjustRightInd w:val="0"/>
        <w:snapToGrid w:val="0"/>
        <w:ind w:firstLine="480"/>
        <w:jc w:val="center"/>
        <w:rPr>
          <w:rFonts w:hAnsi="宋体" w:cs="宋体"/>
          <w:bCs/>
        </w:rPr>
      </w:pPr>
      <w:r>
        <w:rPr>
          <w:rFonts w:hAnsi="宋体" w:cs="宋体" w:hint="eastAsia"/>
          <w:bCs/>
        </w:rPr>
        <w:t>图6电子信息装各软件测评应用模式</w:t>
      </w:r>
    </w:p>
    <w:p w14:paraId="132E7457" w14:textId="77777777" w:rsidR="00AD050D" w:rsidRPr="002F7E2A" w:rsidRDefault="00AD050D" w:rsidP="005A3A90">
      <w:pPr>
        <w:pStyle w:val="affa"/>
        <w:spacing w:line="360" w:lineRule="auto"/>
        <w:ind w:firstLine="480"/>
      </w:pPr>
      <w:r w:rsidRPr="002F7E2A">
        <w:rPr>
          <w:rFonts w:hint="eastAsia"/>
        </w:rPr>
        <w:t>多用户并行使用方式</w:t>
      </w:r>
      <w:r>
        <w:rPr>
          <w:rFonts w:hint="eastAsia"/>
        </w:rPr>
        <w:t>：</w:t>
      </w:r>
      <w:r w:rsidRPr="002F7E2A">
        <w:rPr>
          <w:rFonts w:hint="eastAsia"/>
        </w:rPr>
        <w:t>对于可完全云化的测试工具</w:t>
      </w:r>
      <w:r w:rsidRPr="002F7E2A">
        <w:rPr>
          <w:rFonts w:hint="eastAsia"/>
        </w:rPr>
        <w:t>,</w:t>
      </w:r>
      <w:r w:rsidRPr="002F7E2A">
        <w:rPr>
          <w:rFonts w:hint="eastAsia"/>
        </w:rPr>
        <w:t>每个云用户节点均可获取完整的使用权限</w:t>
      </w:r>
      <w:r w:rsidRPr="002F7E2A">
        <w:rPr>
          <w:rFonts w:hint="eastAsia"/>
        </w:rPr>
        <w:t>,</w:t>
      </w:r>
      <w:r w:rsidRPr="002F7E2A">
        <w:rPr>
          <w:rFonts w:hint="eastAsia"/>
        </w:rPr>
        <w:t>多用户可同时进行多任务的测试</w:t>
      </w:r>
    </w:p>
    <w:p w14:paraId="7831EBDE" w14:textId="77777777" w:rsidR="00AD050D" w:rsidRPr="002F7E2A" w:rsidRDefault="00AD050D" w:rsidP="005A3A90">
      <w:pPr>
        <w:pStyle w:val="affa"/>
        <w:spacing w:line="360" w:lineRule="auto"/>
        <w:ind w:firstLine="480"/>
      </w:pPr>
      <w:r w:rsidRPr="002F7E2A">
        <w:rPr>
          <w:rFonts w:hint="eastAsia"/>
        </w:rPr>
        <w:t>多用户分时使用方式</w:t>
      </w:r>
      <w:r>
        <w:rPr>
          <w:rFonts w:hint="eastAsia"/>
        </w:rPr>
        <w:t>：</w:t>
      </w:r>
      <w:r w:rsidRPr="002F7E2A">
        <w:rPr>
          <w:rFonts w:hint="eastAsia"/>
        </w:rPr>
        <w:t>对于使用浮动</w:t>
      </w:r>
      <w:r w:rsidRPr="002F7E2A">
        <w:rPr>
          <w:rFonts w:hint="eastAsia"/>
        </w:rPr>
        <w:t xml:space="preserve"> License</w:t>
      </w:r>
      <w:r w:rsidRPr="002F7E2A">
        <w:rPr>
          <w:rFonts w:hint="eastAsia"/>
        </w:rPr>
        <w:t>云化的测试工具</w:t>
      </w:r>
      <w:r>
        <w:rPr>
          <w:rFonts w:hint="eastAsia"/>
        </w:rPr>
        <w:t>，</w:t>
      </w:r>
      <w:r w:rsidRPr="002F7E2A">
        <w:rPr>
          <w:rFonts w:hint="eastAsia"/>
        </w:rPr>
        <w:t>同一时间只能有一个用户获取使用权限</w:t>
      </w:r>
      <w:r>
        <w:rPr>
          <w:rFonts w:hint="eastAsia"/>
        </w:rPr>
        <w:t>，</w:t>
      </w:r>
      <w:r w:rsidRPr="002F7E2A">
        <w:rPr>
          <w:rFonts w:hint="eastAsia"/>
        </w:rPr>
        <w:t>实现</w:t>
      </w:r>
      <w:r w:rsidRPr="002F7E2A">
        <w:rPr>
          <w:rFonts w:hint="eastAsia"/>
        </w:rPr>
        <w:t xml:space="preserve"> License</w:t>
      </w:r>
      <w:r w:rsidRPr="002F7E2A">
        <w:rPr>
          <w:rFonts w:hint="eastAsia"/>
        </w:rPr>
        <w:t>党争管理机制</w:t>
      </w:r>
      <w:r>
        <w:rPr>
          <w:rFonts w:hint="eastAsia"/>
        </w:rPr>
        <w:t>，</w:t>
      </w:r>
      <w:r w:rsidRPr="002F7E2A">
        <w:rPr>
          <w:rFonts w:hint="eastAsia"/>
        </w:rPr>
        <w:t>多用户可分时进行多任务的测试。</w:t>
      </w:r>
    </w:p>
    <w:p w14:paraId="2E32A1AE" w14:textId="77777777" w:rsidR="00AD050D" w:rsidRPr="002F7E2A" w:rsidRDefault="00AD050D" w:rsidP="005A3A90">
      <w:pPr>
        <w:pStyle w:val="affa"/>
        <w:spacing w:line="360" w:lineRule="auto"/>
        <w:ind w:firstLine="480"/>
      </w:pPr>
      <w:r w:rsidRPr="002F7E2A">
        <w:rPr>
          <w:rFonts w:hint="eastAsia"/>
        </w:rPr>
        <w:t>单用户登陆使用方式</w:t>
      </w:r>
      <w:r w:rsidRPr="002F7E2A">
        <w:rPr>
          <w:rFonts w:hint="eastAsia"/>
        </w:rPr>
        <w:t>:</w:t>
      </w:r>
      <w:r w:rsidRPr="002F7E2A">
        <w:rPr>
          <w:rFonts w:hint="eastAsia"/>
        </w:rPr>
        <w:t>对于已有的单机软件测试工具</w:t>
      </w:r>
      <w:r>
        <w:rPr>
          <w:rFonts w:hint="eastAsia"/>
        </w:rPr>
        <w:t>，</w:t>
      </w:r>
      <w:r w:rsidRPr="002F7E2A">
        <w:rPr>
          <w:rFonts w:hint="eastAsia"/>
        </w:rPr>
        <w:t>或不能云化的软件测试工具</w:t>
      </w:r>
      <w:r>
        <w:rPr>
          <w:rFonts w:hint="eastAsia"/>
        </w:rPr>
        <w:t>，</w:t>
      </w:r>
      <w:r w:rsidRPr="002F7E2A">
        <w:rPr>
          <w:rFonts w:hint="eastAsia"/>
        </w:rPr>
        <w:t>静态安装于基于云平台的指定虚机上</w:t>
      </w:r>
      <w:r>
        <w:rPr>
          <w:rFonts w:hint="eastAsia"/>
        </w:rPr>
        <w:t>，</w:t>
      </w:r>
      <w:r w:rsidRPr="002F7E2A">
        <w:rPr>
          <w:rFonts w:hint="eastAsia"/>
        </w:rPr>
        <w:t>采用登陆管理的方式实现单用户登陆使用。</w:t>
      </w:r>
    </w:p>
    <w:p w14:paraId="677157C4" w14:textId="77777777" w:rsidR="00AD050D" w:rsidRPr="00427676" w:rsidRDefault="00AD050D" w:rsidP="005A3A90">
      <w:pPr>
        <w:pStyle w:val="2"/>
        <w:ind w:left="425"/>
      </w:pPr>
      <w:bookmarkStart w:id="25" w:name="_Toc17011833"/>
      <w:r w:rsidRPr="00427676">
        <w:rPr>
          <w:rFonts w:hint="eastAsia"/>
        </w:rPr>
        <w:t>技术指标和使用要求</w:t>
      </w:r>
      <w:bookmarkEnd w:id="25"/>
    </w:p>
    <w:p w14:paraId="0240E5F4" w14:textId="77777777" w:rsidR="00AD050D" w:rsidRDefault="00AD050D" w:rsidP="005A3A90">
      <w:pPr>
        <w:pStyle w:val="3"/>
      </w:pPr>
      <w:bookmarkStart w:id="26" w:name="_Toc17011834"/>
      <w:r w:rsidRPr="00427676">
        <w:rPr>
          <w:rFonts w:hint="eastAsia"/>
        </w:rPr>
        <w:t>总体指标</w:t>
      </w:r>
      <w:bookmarkEnd w:id="26"/>
    </w:p>
    <w:p w14:paraId="0EC27CC3" w14:textId="77777777" w:rsidR="00AD050D" w:rsidRPr="002F7E2A" w:rsidRDefault="00AD050D" w:rsidP="005A3A90">
      <w:pPr>
        <w:pStyle w:val="affa"/>
        <w:spacing w:line="360" w:lineRule="auto"/>
        <w:ind w:firstLine="480"/>
      </w:pPr>
      <w:r w:rsidRPr="002F7E2A">
        <w:rPr>
          <w:rFonts w:hint="eastAsia"/>
        </w:rPr>
        <w:t>a)</w:t>
      </w:r>
      <w:r w:rsidRPr="002F7E2A">
        <w:rPr>
          <w:rFonts w:hint="eastAsia"/>
        </w:rPr>
        <w:t>可灵活构建软件测測试环境</w:t>
      </w:r>
      <w:r w:rsidRPr="002F7E2A">
        <w:rPr>
          <w:rFonts w:hint="eastAsia"/>
        </w:rPr>
        <w:t>,</w:t>
      </w:r>
      <w:r w:rsidRPr="002F7E2A">
        <w:rPr>
          <w:rFonts w:hint="eastAsia"/>
        </w:rPr>
        <w:t>文持电子信息装各非嵌入式软件</w:t>
      </w:r>
      <w:r w:rsidRPr="002F7E2A">
        <w:rPr>
          <w:rFonts w:hint="eastAsia"/>
        </w:rPr>
        <w:t>(</w:t>
      </w:r>
      <w:r w:rsidRPr="002F7E2A">
        <w:rPr>
          <w:rFonts w:hint="eastAsia"/>
        </w:rPr>
        <w:t>含自主控软件</w:t>
      </w:r>
      <w:r w:rsidRPr="002F7E2A">
        <w:rPr>
          <w:rFonts w:hint="eastAsia"/>
        </w:rPr>
        <w:t>)</w:t>
      </w:r>
      <w:r w:rsidRPr="002F7E2A">
        <w:rPr>
          <w:rFonts w:hint="eastAsia"/>
        </w:rPr>
        <w:t>的软件试验和软件测评。</w:t>
      </w:r>
    </w:p>
    <w:p w14:paraId="56390461" w14:textId="77777777" w:rsidR="00AD050D" w:rsidRPr="002F7E2A" w:rsidRDefault="00AD050D" w:rsidP="005A3A90">
      <w:pPr>
        <w:pStyle w:val="affa"/>
        <w:spacing w:line="360" w:lineRule="auto"/>
        <w:ind w:firstLine="480"/>
      </w:pPr>
      <w:r w:rsidRPr="002F7E2A">
        <w:rPr>
          <w:rFonts w:hint="eastAsia"/>
        </w:rPr>
        <w:t>b)</w:t>
      </w:r>
      <w:r w:rsidRPr="002F7E2A">
        <w:rPr>
          <w:rFonts w:hint="eastAsia"/>
        </w:rPr>
        <w:t>支持靶场保障条件建设装备中各类非嵌入式软件的软件测评</w:t>
      </w:r>
      <w:r w:rsidRPr="002F7E2A">
        <w:rPr>
          <w:rFonts w:hint="eastAsia"/>
        </w:rPr>
        <w:t>,</w:t>
      </w:r>
      <w:r w:rsidRPr="002F7E2A">
        <w:rPr>
          <w:rFonts w:hint="eastAsia"/>
        </w:rPr>
        <w:t>可支持典型</w:t>
      </w:r>
      <w:r w:rsidRPr="002F7E2A">
        <w:rPr>
          <w:rFonts w:hint="eastAsia"/>
        </w:rPr>
        <w:t>FPGA</w:t>
      </w:r>
      <w:r w:rsidRPr="002F7E2A">
        <w:rPr>
          <w:rFonts w:hint="eastAsia"/>
        </w:rPr>
        <w:t>软件的混合仿真验证。</w:t>
      </w:r>
    </w:p>
    <w:p w14:paraId="6469EF47" w14:textId="77777777" w:rsidR="00AD050D" w:rsidRPr="002F7E2A" w:rsidRDefault="00AD050D" w:rsidP="005A3A90">
      <w:pPr>
        <w:pStyle w:val="affa"/>
        <w:spacing w:line="360" w:lineRule="auto"/>
        <w:ind w:firstLine="480"/>
      </w:pPr>
      <w:r w:rsidRPr="002F7E2A">
        <w:rPr>
          <w:rFonts w:hint="eastAsia"/>
        </w:rPr>
        <w:t>c)</w:t>
      </w:r>
      <w:r w:rsidRPr="002F7E2A">
        <w:rPr>
          <w:rFonts w:hint="eastAsia"/>
        </w:rPr>
        <w:t>能够涵盖的电子信息装备非嵌入式軟件的测试级别包括单元测试、部件测试、配置项测试和系统测试</w:t>
      </w:r>
    </w:p>
    <w:p w14:paraId="4F0D622A" w14:textId="77777777" w:rsidR="00AD050D" w:rsidRPr="002F7E2A" w:rsidRDefault="00AD050D" w:rsidP="005A3A90">
      <w:pPr>
        <w:pStyle w:val="affa"/>
        <w:spacing w:line="360" w:lineRule="auto"/>
        <w:ind w:firstLine="480"/>
      </w:pPr>
      <w:r w:rsidRPr="002F7E2A">
        <w:rPr>
          <w:rFonts w:hint="eastAsia"/>
        </w:rPr>
        <w:t>d)</w:t>
      </w:r>
      <w:r w:rsidRPr="002F7E2A">
        <w:rPr>
          <w:rFonts w:hint="eastAsia"/>
        </w:rPr>
        <w:t>能够涵盖的电子信息装各非嵌入式软件的测试类型包括静态分析、代码审查、功能测试、性能测试、接口测试、标准符合性测试、人机交互界面测试、强度测试、余量測试、边界测试、安全性测试、可靠性測试、恢复性测试、安装性测试、兼容性測试等测试类型</w:t>
      </w:r>
    </w:p>
    <w:p w14:paraId="4F7BCA43" w14:textId="77777777" w:rsidR="00AD050D" w:rsidRPr="002F7E2A" w:rsidRDefault="00AD050D" w:rsidP="005A3A90">
      <w:pPr>
        <w:pStyle w:val="affa"/>
        <w:spacing w:line="360" w:lineRule="auto"/>
        <w:ind w:firstLine="480"/>
      </w:pPr>
      <w:r w:rsidRPr="002F7E2A">
        <w:rPr>
          <w:rFonts w:hint="eastAsia"/>
        </w:rPr>
        <w:t>e)</w:t>
      </w:r>
      <w:r w:rsidRPr="002F7E2A">
        <w:rPr>
          <w:rFonts w:hint="eastAsia"/>
        </w:rPr>
        <w:t>能够同时部署开展的软件试验和软件测评任务数量不少于</w:t>
      </w:r>
      <w:r w:rsidRPr="002F7E2A">
        <w:rPr>
          <w:rFonts w:hint="eastAsia"/>
        </w:rPr>
        <w:t>5</w:t>
      </w:r>
      <w:r w:rsidRPr="002F7E2A">
        <w:rPr>
          <w:rFonts w:hint="eastAsia"/>
        </w:rPr>
        <w:t>个</w:t>
      </w:r>
      <w:r w:rsidRPr="002F7E2A">
        <w:rPr>
          <w:rFonts w:hint="eastAsia"/>
        </w:rPr>
        <w:t>;</w:t>
      </w:r>
      <w:r w:rsidRPr="002F7E2A">
        <w:rPr>
          <w:rFonts w:hint="eastAsia"/>
        </w:rPr>
        <w:t>单任务模式下</w:t>
      </w:r>
      <w:r w:rsidRPr="002F7E2A">
        <w:rPr>
          <w:rFonts w:hint="eastAsia"/>
        </w:rPr>
        <w:t>,</w:t>
      </w:r>
      <w:r w:rsidRPr="002F7E2A">
        <w:rPr>
          <w:rFonts w:hint="eastAsia"/>
        </w:rPr>
        <w:t>最大可支持不少于</w:t>
      </w:r>
      <w:r w:rsidRPr="002F7E2A">
        <w:rPr>
          <w:rFonts w:hint="eastAsia"/>
        </w:rPr>
        <w:t>100</w:t>
      </w:r>
      <w:r w:rsidRPr="002F7E2A">
        <w:rPr>
          <w:rFonts w:hint="eastAsia"/>
        </w:rPr>
        <w:t>个节点的指挥信息系统开展軟件试验和软件测评。</w:t>
      </w:r>
    </w:p>
    <w:p w14:paraId="5B0B407C" w14:textId="77777777" w:rsidR="00AD050D" w:rsidRPr="002F7E2A" w:rsidRDefault="00AD050D" w:rsidP="005A3A90">
      <w:pPr>
        <w:pStyle w:val="affa"/>
        <w:spacing w:line="360" w:lineRule="auto"/>
        <w:ind w:firstLine="480"/>
      </w:pPr>
      <w:r w:rsidRPr="002F7E2A">
        <w:rPr>
          <w:rFonts w:hint="eastAsia"/>
        </w:rPr>
        <w:t>f)</w:t>
      </w:r>
      <w:r w:rsidRPr="002F7E2A">
        <w:rPr>
          <w:rFonts w:hint="eastAsia"/>
        </w:rPr>
        <w:t>软件测试工具总体要求</w:t>
      </w:r>
      <w:r w:rsidRPr="002F7E2A">
        <w:rPr>
          <w:rFonts w:hint="eastAsia"/>
        </w:rPr>
        <w:t>:</w:t>
      </w:r>
      <w:r w:rsidRPr="002F7E2A">
        <w:rPr>
          <w:rFonts w:hint="eastAsia"/>
        </w:rPr>
        <w:t>软件测试工兵优先选用成熟的、行业认同度高的主流软件测试工具</w:t>
      </w:r>
      <w:r w:rsidRPr="002F7E2A">
        <w:rPr>
          <w:rFonts w:hint="eastAsia"/>
        </w:rPr>
        <w:t>;</w:t>
      </w:r>
      <w:r w:rsidRPr="002F7E2A">
        <w:rPr>
          <w:rFonts w:hint="eastAsia"/>
        </w:rPr>
        <w:t>单机版测试工具的</w:t>
      </w:r>
      <w:r w:rsidRPr="002F7E2A">
        <w:rPr>
          <w:rFonts w:hint="eastAsia"/>
        </w:rPr>
        <w:t xml:space="preserve"> License</w:t>
      </w:r>
      <w:r w:rsidRPr="002F7E2A">
        <w:rPr>
          <w:rFonts w:hint="eastAsia"/>
        </w:rPr>
        <w:t>不少于</w:t>
      </w:r>
      <w:r w:rsidRPr="002F7E2A">
        <w:rPr>
          <w:rFonts w:hint="eastAsia"/>
        </w:rPr>
        <w:t>2</w:t>
      </w:r>
      <w:r w:rsidRPr="002F7E2A">
        <w:rPr>
          <w:rFonts w:hint="eastAsia"/>
        </w:rPr>
        <w:t>个</w:t>
      </w:r>
      <w:r w:rsidRPr="002F7E2A">
        <w:rPr>
          <w:rFonts w:hint="eastAsia"/>
        </w:rPr>
        <w:t>,</w:t>
      </w:r>
      <w:r w:rsidRPr="002F7E2A">
        <w:rPr>
          <w:rFonts w:hint="eastAsia"/>
        </w:rPr>
        <w:t>至少可保证</w:t>
      </w:r>
      <w:r w:rsidRPr="002F7E2A">
        <w:rPr>
          <w:rFonts w:hint="eastAsia"/>
        </w:rPr>
        <w:t>License</w:t>
      </w:r>
      <w:r w:rsidRPr="002F7E2A">
        <w:rPr>
          <w:rFonts w:hint="eastAsia"/>
        </w:rPr>
        <w:t>在云测试平台使用</w:t>
      </w:r>
      <w:r w:rsidRPr="002F7E2A">
        <w:rPr>
          <w:rFonts w:hint="eastAsia"/>
        </w:rPr>
        <w:t>,</w:t>
      </w:r>
      <w:r w:rsidRPr="002F7E2A">
        <w:rPr>
          <w:rFonts w:hint="eastAsia"/>
        </w:rPr>
        <w:t>另一个</w:t>
      </w:r>
      <w:r w:rsidRPr="002F7E2A">
        <w:rPr>
          <w:rFonts w:hint="eastAsia"/>
        </w:rPr>
        <w:t xml:space="preserve"> License</w:t>
      </w:r>
      <w:r w:rsidRPr="002F7E2A">
        <w:rPr>
          <w:rFonts w:hint="eastAsia"/>
        </w:rPr>
        <w:t>在单机上使用</w:t>
      </w:r>
      <w:r w:rsidRPr="002F7E2A">
        <w:rPr>
          <w:rFonts w:hint="eastAsia"/>
        </w:rPr>
        <w:t>;</w:t>
      </w:r>
      <w:r w:rsidRPr="002F7E2A">
        <w:rPr>
          <w:rFonts w:hint="eastAsia"/>
        </w:rPr>
        <w:t>除</w:t>
      </w:r>
      <w:r w:rsidRPr="002F7E2A">
        <w:rPr>
          <w:rFonts w:hint="eastAsia"/>
        </w:rPr>
        <w:t>FPGA</w:t>
      </w:r>
      <w:r w:rsidRPr="002F7E2A">
        <w:rPr>
          <w:rFonts w:hint="eastAsia"/>
        </w:rPr>
        <w:t>混合仿真验证工具外</w:t>
      </w:r>
      <w:r w:rsidRPr="002F7E2A">
        <w:rPr>
          <w:rFonts w:hint="eastAsia"/>
        </w:rPr>
        <w:t>,</w:t>
      </w:r>
      <w:r w:rsidRPr="002F7E2A">
        <w:rPr>
          <w:rFonts w:hint="eastAsia"/>
        </w:rPr>
        <w:t>其他软件测试工具均能够与软件测试云平台集成</w:t>
      </w:r>
      <w:r w:rsidRPr="002F7E2A">
        <w:rPr>
          <w:rFonts w:hint="eastAsia"/>
        </w:rPr>
        <w:t>,</w:t>
      </w:r>
      <w:r w:rsidRPr="002F7E2A">
        <w:rPr>
          <w:rFonts w:hint="eastAsia"/>
        </w:rPr>
        <w:t>测试数据能与平台共享。</w:t>
      </w:r>
    </w:p>
    <w:p w14:paraId="59B5AE36" w14:textId="77777777" w:rsidR="00AD050D" w:rsidRPr="00427676" w:rsidRDefault="00AD050D" w:rsidP="005A3A90">
      <w:pPr>
        <w:pStyle w:val="3"/>
      </w:pPr>
      <w:bookmarkStart w:id="27" w:name="_Toc17011835"/>
      <w:r w:rsidRPr="00427676">
        <w:rPr>
          <w:rFonts w:hint="eastAsia"/>
        </w:rPr>
        <w:t>分系统指标</w:t>
      </w:r>
      <w:bookmarkEnd w:id="27"/>
    </w:p>
    <w:p w14:paraId="29E92D4D" w14:textId="77777777" w:rsidR="00AD050D" w:rsidRDefault="00AD050D" w:rsidP="005A3A90">
      <w:pPr>
        <w:pStyle w:val="4"/>
      </w:pPr>
      <w:bookmarkStart w:id="28" w:name="_Toc17011836"/>
      <w:r w:rsidRPr="00427676">
        <w:rPr>
          <w:rFonts w:hint="eastAsia"/>
        </w:rPr>
        <w:t>基础硬件资源系统</w:t>
      </w:r>
      <w:bookmarkEnd w:id="28"/>
    </w:p>
    <w:p w14:paraId="717BBB16" w14:textId="77777777" w:rsidR="00AD050D" w:rsidRPr="002F7E2A" w:rsidRDefault="00AD050D" w:rsidP="005A3A90">
      <w:pPr>
        <w:pStyle w:val="affa"/>
        <w:spacing w:line="360" w:lineRule="auto"/>
        <w:ind w:firstLine="480"/>
      </w:pPr>
      <w:r w:rsidRPr="002F7E2A">
        <w:rPr>
          <w:rFonts w:hint="eastAsia"/>
        </w:rPr>
        <w:t>构建小型私有云数据中心</w:t>
      </w:r>
      <w:r w:rsidRPr="002F7E2A">
        <w:rPr>
          <w:rFonts w:hint="eastAsia"/>
        </w:rPr>
        <w:t>,</w:t>
      </w:r>
      <w:r w:rsidRPr="002F7E2A">
        <w:rPr>
          <w:rFonts w:hint="eastAsia"/>
        </w:rPr>
        <w:t>为软件测试云平台、软件测试工具运行以及软件测试资产库管理系统提供所需的硬件环境</w:t>
      </w:r>
      <w:r w:rsidRPr="002F7E2A">
        <w:rPr>
          <w:rFonts w:hint="eastAsia"/>
        </w:rPr>
        <w:t>,</w:t>
      </w:r>
      <w:r w:rsidRPr="002F7E2A">
        <w:rPr>
          <w:rFonts w:hint="eastAsia"/>
        </w:rPr>
        <w:t>具体指标如下：</w:t>
      </w:r>
    </w:p>
    <w:p w14:paraId="32C52C36" w14:textId="77777777" w:rsidR="00AD050D" w:rsidRPr="002F7E2A" w:rsidRDefault="00AD050D" w:rsidP="005A3A90">
      <w:pPr>
        <w:pStyle w:val="affa"/>
        <w:spacing w:line="360" w:lineRule="auto"/>
        <w:ind w:firstLine="480"/>
      </w:pPr>
      <w:r w:rsidRPr="002F7E2A">
        <w:rPr>
          <w:rFonts w:hint="eastAsia"/>
        </w:rPr>
        <w:t>a)</w:t>
      </w:r>
      <w:r w:rsidRPr="002F7E2A">
        <w:rPr>
          <w:rFonts w:hint="eastAsia"/>
        </w:rPr>
        <w:t>基于可扩展的模块化机房方式构建</w:t>
      </w:r>
      <w:r w:rsidRPr="002F7E2A">
        <w:rPr>
          <w:rFonts w:hint="eastAsia"/>
        </w:rPr>
        <w:t>,</w:t>
      </w:r>
      <w:r w:rsidRPr="002F7E2A">
        <w:rPr>
          <w:rFonts w:hint="eastAsia"/>
        </w:rPr>
        <w:t>模块化机房集成服务器、存储设</w:t>
      </w:r>
      <w:r w:rsidRPr="002F7E2A">
        <w:t>备</w:t>
      </w:r>
      <w:r w:rsidRPr="002F7E2A">
        <w:rPr>
          <w:rFonts w:hint="eastAsia"/>
        </w:rPr>
        <w:t>、网络设备、供电设备、空调设备、环境监测设备等</w:t>
      </w:r>
      <w:r w:rsidRPr="002F7E2A">
        <w:rPr>
          <w:rFonts w:hint="eastAsia"/>
        </w:rPr>
        <w:t>,</w:t>
      </w:r>
      <w:r w:rsidRPr="002F7E2A">
        <w:rPr>
          <w:rFonts w:hint="eastAsia"/>
        </w:rPr>
        <w:t>无需对机房环境进行大规模基础建没。</w:t>
      </w:r>
    </w:p>
    <w:p w14:paraId="513DD8C6" w14:textId="77777777" w:rsidR="00AD050D" w:rsidRPr="002F7E2A" w:rsidRDefault="00AD050D" w:rsidP="005A3A90">
      <w:pPr>
        <w:pStyle w:val="affa"/>
        <w:spacing w:line="360" w:lineRule="auto"/>
        <w:ind w:firstLine="480"/>
      </w:pPr>
      <w:r w:rsidRPr="002F7E2A">
        <w:rPr>
          <w:rFonts w:hint="eastAsia"/>
        </w:rPr>
        <w:t>b)</w:t>
      </w:r>
      <w:r w:rsidRPr="002F7E2A">
        <w:rPr>
          <w:rFonts w:hint="eastAsia"/>
        </w:rPr>
        <w:t>计算资源指标。</w:t>
      </w:r>
      <w:r w:rsidRPr="002F7E2A">
        <w:rPr>
          <w:rFonts w:hint="eastAsia"/>
        </w:rPr>
        <w:t>7</w:t>
      </w:r>
      <w:r w:rsidRPr="002F7E2A">
        <w:rPr>
          <w:rFonts w:hint="eastAsia"/>
        </w:rPr>
        <w:t>台计算节点服务器</w:t>
      </w:r>
      <w:r w:rsidRPr="002F7E2A">
        <w:rPr>
          <w:rFonts w:hint="eastAsia"/>
        </w:rPr>
        <w:t>,</w:t>
      </w:r>
      <w:r w:rsidRPr="002F7E2A">
        <w:rPr>
          <w:rFonts w:hint="eastAsia"/>
        </w:rPr>
        <w:t>基本配置不低子</w:t>
      </w:r>
      <w:r w:rsidRPr="002F7E2A">
        <w:rPr>
          <w:rFonts w:hint="eastAsia"/>
        </w:rPr>
        <w:t>:2</w:t>
      </w:r>
      <w:r w:rsidRPr="002F7E2A">
        <w:rPr>
          <w:rFonts w:hint="eastAsia"/>
        </w:rPr>
        <w:t>颗英特尔至强</w:t>
      </w:r>
      <w:r w:rsidRPr="002F7E2A">
        <w:rPr>
          <w:rFonts w:hint="eastAsia"/>
        </w:rPr>
        <w:t>E5-2650v4</w:t>
      </w:r>
      <w:r w:rsidRPr="002F7E2A">
        <w:rPr>
          <w:rFonts w:hint="eastAsia"/>
        </w:rPr>
        <w:t>处理器</w:t>
      </w:r>
      <w:r w:rsidRPr="002F7E2A">
        <w:rPr>
          <w:rFonts w:hint="eastAsia"/>
        </w:rPr>
        <w:t>:4</w:t>
      </w:r>
      <w:r w:rsidRPr="002F7E2A">
        <w:rPr>
          <w:rFonts w:hint="eastAsia"/>
        </w:rPr>
        <w:t>×</w:t>
      </w:r>
      <w:r w:rsidRPr="002F7E2A">
        <w:rPr>
          <w:rFonts w:hint="eastAsia"/>
        </w:rPr>
        <w:t>32GDDR4 RDMM</w:t>
      </w:r>
      <w:r w:rsidRPr="002F7E2A">
        <w:rPr>
          <w:rFonts w:hint="eastAsia"/>
        </w:rPr>
        <w:t>内存</w:t>
      </w:r>
      <w:r w:rsidRPr="002F7E2A">
        <w:rPr>
          <w:rFonts w:hint="eastAsia"/>
        </w:rPr>
        <w:t>:2</w:t>
      </w:r>
      <w:r w:rsidRPr="002F7E2A">
        <w:rPr>
          <w:rFonts w:hint="eastAsia"/>
        </w:rPr>
        <w:t>×</w:t>
      </w:r>
      <w:r w:rsidRPr="002F7E2A">
        <w:rPr>
          <w:rFonts w:hint="eastAsia"/>
        </w:rPr>
        <w:t>2000GB</w:t>
      </w:r>
      <w:r w:rsidRPr="002F7E2A">
        <w:rPr>
          <w:rFonts w:hint="eastAsia"/>
        </w:rPr>
        <w:t>通用硬盘</w:t>
      </w:r>
      <w:r w:rsidRPr="002F7E2A">
        <w:rPr>
          <w:rFonts w:hint="eastAsia"/>
        </w:rPr>
        <w:t>SAS:</w:t>
      </w:r>
      <w:r w:rsidRPr="002F7E2A">
        <w:rPr>
          <w:rFonts w:hint="eastAsia"/>
        </w:rPr>
        <w:t>支持</w:t>
      </w:r>
      <w:r w:rsidRPr="002F7E2A">
        <w:rPr>
          <w:rFonts w:hint="eastAsia"/>
        </w:rPr>
        <w:t>RAID;4</w:t>
      </w:r>
      <w:r w:rsidRPr="002F7E2A">
        <w:rPr>
          <w:rFonts w:hint="eastAsia"/>
        </w:rPr>
        <w:t>×</w:t>
      </w:r>
      <w:r w:rsidRPr="002F7E2A">
        <w:rPr>
          <w:rFonts w:hint="eastAsia"/>
        </w:rPr>
        <w:t>10GE</w:t>
      </w:r>
      <w:r w:rsidRPr="002F7E2A">
        <w:rPr>
          <w:rFonts w:hint="eastAsia"/>
        </w:rPr>
        <w:t>端口。</w:t>
      </w:r>
    </w:p>
    <w:p w14:paraId="4CB216DF" w14:textId="77777777" w:rsidR="00AD050D" w:rsidRPr="002F7E2A" w:rsidRDefault="00AD050D" w:rsidP="005A3A90">
      <w:pPr>
        <w:pStyle w:val="affa"/>
        <w:spacing w:line="360" w:lineRule="auto"/>
        <w:ind w:firstLine="480"/>
      </w:pPr>
      <w:r w:rsidRPr="002F7E2A">
        <w:rPr>
          <w:rFonts w:hint="eastAsia"/>
        </w:rPr>
        <w:t>e)</w:t>
      </w:r>
      <w:r w:rsidRPr="002F7E2A">
        <w:rPr>
          <w:rFonts w:hint="eastAsia"/>
        </w:rPr>
        <w:t>存储资源指标。</w:t>
      </w:r>
      <w:r w:rsidRPr="002F7E2A">
        <w:rPr>
          <w:rFonts w:hint="eastAsia"/>
        </w:rPr>
        <w:t>6</w:t>
      </w:r>
      <w:r w:rsidRPr="002F7E2A">
        <w:rPr>
          <w:rFonts w:hint="eastAsia"/>
        </w:rPr>
        <w:t>台存储节点服务器</w:t>
      </w:r>
      <w:r w:rsidRPr="002F7E2A">
        <w:rPr>
          <w:rFonts w:hint="eastAsia"/>
        </w:rPr>
        <w:t>,</w:t>
      </w:r>
      <w:r w:rsidRPr="002F7E2A">
        <w:rPr>
          <w:rFonts w:hint="eastAsia"/>
        </w:rPr>
        <w:t>基本配置不低于</w:t>
      </w:r>
      <w:r w:rsidRPr="002F7E2A">
        <w:rPr>
          <w:rFonts w:hint="eastAsia"/>
        </w:rPr>
        <w:t>:2</w:t>
      </w:r>
      <w:r w:rsidRPr="002F7E2A">
        <w:rPr>
          <w:rFonts w:hint="eastAsia"/>
        </w:rPr>
        <w:t>颗英特尔至强</w:t>
      </w:r>
      <w:r w:rsidRPr="002F7E2A">
        <w:rPr>
          <w:rFonts w:hint="eastAsia"/>
        </w:rPr>
        <w:t>E5-2650v4</w:t>
      </w:r>
      <w:r w:rsidRPr="002F7E2A">
        <w:rPr>
          <w:rFonts w:hint="eastAsia"/>
        </w:rPr>
        <w:t>处理器</w:t>
      </w:r>
      <w:r w:rsidRPr="002F7E2A">
        <w:rPr>
          <w:rFonts w:hint="eastAsia"/>
        </w:rPr>
        <w:t>:4</w:t>
      </w:r>
      <w:r w:rsidRPr="002F7E2A">
        <w:rPr>
          <w:rFonts w:hint="eastAsia"/>
        </w:rPr>
        <w:t>×</w:t>
      </w:r>
      <w:r w:rsidRPr="002F7E2A">
        <w:rPr>
          <w:rFonts w:hint="eastAsia"/>
        </w:rPr>
        <w:t>32GDDR4 RDMM</w:t>
      </w:r>
      <w:r w:rsidRPr="002F7E2A">
        <w:rPr>
          <w:rFonts w:hint="eastAsia"/>
        </w:rPr>
        <w:t>内存</w:t>
      </w:r>
      <w:r w:rsidRPr="002F7E2A">
        <w:rPr>
          <w:rFonts w:hint="eastAsia"/>
        </w:rPr>
        <w:t>:10</w:t>
      </w:r>
      <w:r w:rsidRPr="002F7E2A">
        <w:rPr>
          <w:rFonts w:hint="eastAsia"/>
        </w:rPr>
        <w:t>×</w:t>
      </w:r>
      <w:r w:rsidRPr="002F7E2A">
        <w:rPr>
          <w:rFonts w:hint="eastAsia"/>
        </w:rPr>
        <w:t>2000GB</w:t>
      </w:r>
      <w:r w:rsidRPr="002F7E2A">
        <w:rPr>
          <w:rFonts w:hint="eastAsia"/>
        </w:rPr>
        <w:t>通用硬盘</w:t>
      </w:r>
      <w:r w:rsidRPr="002F7E2A">
        <w:rPr>
          <w:rFonts w:hint="eastAsia"/>
        </w:rPr>
        <w:t>SAS;2</w:t>
      </w:r>
      <w:r w:rsidRPr="002F7E2A">
        <w:rPr>
          <w:rFonts w:hint="eastAsia"/>
        </w:rPr>
        <w:t>×</w:t>
      </w:r>
      <w:r w:rsidRPr="002F7E2A">
        <w:rPr>
          <w:rFonts w:hint="eastAsia"/>
        </w:rPr>
        <w:t>800GB</w:t>
      </w:r>
      <w:r w:rsidRPr="002F7E2A">
        <w:rPr>
          <w:rFonts w:hint="eastAsia"/>
        </w:rPr>
        <w:t>固态硬盡</w:t>
      </w:r>
      <w:r w:rsidRPr="002F7E2A">
        <w:rPr>
          <w:rFonts w:hint="eastAsia"/>
        </w:rPr>
        <w:t>-SATA6Gb/s:</w:t>
      </w:r>
      <w:r w:rsidRPr="002F7E2A">
        <w:rPr>
          <w:rFonts w:hint="eastAsia"/>
        </w:rPr>
        <w:t>支持</w:t>
      </w:r>
      <w:r w:rsidRPr="002F7E2A">
        <w:rPr>
          <w:rFonts w:hint="eastAsia"/>
        </w:rPr>
        <w:t>RAID:4</w:t>
      </w:r>
      <w:r w:rsidRPr="002F7E2A">
        <w:rPr>
          <w:rFonts w:hint="eastAsia"/>
        </w:rPr>
        <w:t>×</w:t>
      </w:r>
      <w:r w:rsidRPr="002F7E2A">
        <w:rPr>
          <w:rFonts w:hint="eastAsia"/>
        </w:rPr>
        <w:t>10GE</w:t>
      </w:r>
      <w:r w:rsidRPr="002F7E2A">
        <w:rPr>
          <w:rFonts w:hint="eastAsia"/>
        </w:rPr>
        <w:t>端ロ。</w:t>
      </w:r>
    </w:p>
    <w:p w14:paraId="672434E9" w14:textId="77777777" w:rsidR="00AD050D" w:rsidRPr="002F7E2A" w:rsidRDefault="00AD050D" w:rsidP="005A3A90">
      <w:pPr>
        <w:pStyle w:val="affa"/>
        <w:spacing w:line="360" w:lineRule="auto"/>
        <w:ind w:firstLine="480"/>
      </w:pPr>
      <w:r w:rsidRPr="002F7E2A">
        <w:rPr>
          <w:rFonts w:hint="eastAsia"/>
        </w:rPr>
        <w:t>d)12U</w:t>
      </w:r>
      <w:r w:rsidRPr="002F7E2A">
        <w:rPr>
          <w:rFonts w:hint="eastAsia"/>
        </w:rPr>
        <w:t>高性能一体化机絶模块指标。</w:t>
      </w:r>
      <w:r w:rsidRPr="002F7E2A">
        <w:rPr>
          <w:rFonts w:hint="eastAsia"/>
        </w:rPr>
        <w:t>2</w:t>
      </w:r>
      <w:r w:rsidRPr="002F7E2A">
        <w:rPr>
          <w:rFonts w:hint="eastAsia"/>
        </w:rPr>
        <w:t>个</w:t>
      </w:r>
      <w:r w:rsidRPr="002F7E2A">
        <w:rPr>
          <w:rFonts w:hint="eastAsia"/>
        </w:rPr>
        <w:t>12U</w:t>
      </w:r>
      <w:r w:rsidRPr="002F7E2A">
        <w:rPr>
          <w:rFonts w:hint="eastAsia"/>
        </w:rPr>
        <w:t>高性能一体化机箱</w:t>
      </w:r>
      <w:r w:rsidRPr="002F7E2A">
        <w:rPr>
          <w:rFonts w:hint="eastAsia"/>
        </w:rPr>
        <w:t>,</w:t>
      </w:r>
      <w:r w:rsidRPr="002F7E2A">
        <w:rPr>
          <w:rFonts w:hint="eastAsia"/>
        </w:rPr>
        <w:t>基本配置不低于</w:t>
      </w:r>
      <w:r w:rsidRPr="002F7E2A">
        <w:rPr>
          <w:rFonts w:hint="eastAsia"/>
        </w:rPr>
        <w:t>:2</w:t>
      </w:r>
      <w:r w:rsidRPr="002F7E2A">
        <w:rPr>
          <w:rFonts w:hint="eastAsia"/>
        </w:rPr>
        <w:t>块机框管理模块</w:t>
      </w:r>
      <w:r w:rsidRPr="002F7E2A">
        <w:rPr>
          <w:rFonts w:hint="eastAsia"/>
        </w:rPr>
        <w:t>:14</w:t>
      </w:r>
      <w:r w:rsidRPr="002F7E2A">
        <w:rPr>
          <w:rFonts w:hint="eastAsia"/>
        </w:rPr>
        <w:t>个风扇框</w:t>
      </w:r>
      <w:r w:rsidRPr="002F7E2A">
        <w:rPr>
          <w:rFonts w:hint="eastAsia"/>
        </w:rPr>
        <w:t>;6</w:t>
      </w:r>
      <w:r w:rsidRPr="002F7E2A">
        <w:rPr>
          <w:rFonts w:hint="eastAsia"/>
        </w:rPr>
        <w:t>块冗余交流电源</w:t>
      </w:r>
      <w:r w:rsidRPr="002F7E2A">
        <w:rPr>
          <w:rFonts w:hint="eastAsia"/>
        </w:rPr>
        <w:t>:2</w:t>
      </w:r>
      <w:r w:rsidRPr="002F7E2A">
        <w:rPr>
          <w:rFonts w:hint="eastAsia"/>
        </w:rPr>
        <w:t>块交换模块板</w:t>
      </w:r>
      <w:r w:rsidRPr="002F7E2A">
        <w:rPr>
          <w:rFonts w:hint="eastAsia"/>
        </w:rPr>
        <w:t>:4</w:t>
      </w:r>
      <w:r w:rsidRPr="002F7E2A">
        <w:rPr>
          <w:rFonts w:hint="eastAsia"/>
        </w:rPr>
        <w:t>块</w:t>
      </w:r>
      <w:r w:rsidRPr="002F7E2A">
        <w:rPr>
          <w:rFonts w:hint="eastAsia"/>
        </w:rPr>
        <w:t>10GE</w:t>
      </w:r>
      <w:r w:rsidRPr="002F7E2A">
        <w:rPr>
          <w:rFonts w:hint="eastAsia"/>
        </w:rPr>
        <w:t>光模块板</w:t>
      </w:r>
      <w:r w:rsidRPr="002F7E2A">
        <w:rPr>
          <w:rFonts w:hint="eastAsia"/>
        </w:rPr>
        <w:t>;</w:t>
      </w:r>
      <w:r w:rsidRPr="002F7E2A">
        <w:rPr>
          <w:rFonts w:hint="eastAsia"/>
        </w:rPr>
        <w:t>配套线缆及安装滑轨</w:t>
      </w:r>
      <w:r w:rsidRPr="002F7E2A">
        <w:rPr>
          <w:rFonts w:hint="eastAsia"/>
        </w:rPr>
        <w:t>2</w:t>
      </w:r>
      <w:r w:rsidRPr="002F7E2A">
        <w:rPr>
          <w:rFonts w:hint="eastAsia"/>
        </w:rPr>
        <w:t>个。</w:t>
      </w:r>
    </w:p>
    <w:p w14:paraId="730ECEEB" w14:textId="77777777" w:rsidR="00AD050D" w:rsidRPr="002F7E2A" w:rsidRDefault="00AD050D" w:rsidP="005A3A90">
      <w:pPr>
        <w:pStyle w:val="affa"/>
        <w:spacing w:line="360" w:lineRule="auto"/>
        <w:ind w:firstLine="480"/>
      </w:pPr>
      <w:r w:rsidRPr="002F7E2A">
        <w:rPr>
          <w:rFonts w:hint="eastAsia"/>
        </w:rPr>
        <w:t>e)</w:t>
      </w:r>
      <w:r w:rsidRPr="002F7E2A">
        <w:rPr>
          <w:rFonts w:hint="eastAsia"/>
        </w:rPr>
        <w:t>网络资源指标</w:t>
      </w:r>
      <w:r w:rsidRPr="002F7E2A">
        <w:rPr>
          <w:rFonts w:hint="eastAsia"/>
        </w:rPr>
        <w:t>:2</w:t>
      </w:r>
      <w:r w:rsidRPr="002F7E2A">
        <w:rPr>
          <w:rFonts w:hint="eastAsia"/>
        </w:rPr>
        <w:t>台万兆交换机</w:t>
      </w:r>
      <w:r w:rsidRPr="002F7E2A">
        <w:rPr>
          <w:rFonts w:hint="eastAsia"/>
        </w:rPr>
        <w:t>,</w:t>
      </w:r>
      <w:r w:rsidRPr="002F7E2A">
        <w:rPr>
          <w:rFonts w:hint="eastAsia"/>
        </w:rPr>
        <w:t>接口不少于</w:t>
      </w:r>
      <w:r w:rsidRPr="002F7E2A">
        <w:rPr>
          <w:rFonts w:hint="eastAsia"/>
        </w:rPr>
        <w:t>48</w:t>
      </w:r>
      <w:r w:rsidRPr="002F7E2A">
        <w:rPr>
          <w:rFonts w:hint="eastAsia"/>
        </w:rPr>
        <w:t>个</w:t>
      </w:r>
      <w:r w:rsidRPr="002F7E2A">
        <w:rPr>
          <w:rFonts w:hint="eastAsia"/>
        </w:rPr>
        <w:t>;1</w:t>
      </w:r>
      <w:r w:rsidRPr="002F7E2A">
        <w:rPr>
          <w:rFonts w:hint="eastAsia"/>
        </w:rPr>
        <w:t>台千兆交换机接口不少于</w:t>
      </w:r>
      <w:r w:rsidRPr="002F7E2A">
        <w:rPr>
          <w:rFonts w:hint="eastAsia"/>
        </w:rPr>
        <w:t>48</w:t>
      </w:r>
      <w:r w:rsidRPr="002F7E2A">
        <w:rPr>
          <w:rFonts w:hint="eastAsia"/>
        </w:rPr>
        <w:t>个。服务器与交换机以万兆接互连。</w:t>
      </w:r>
    </w:p>
    <w:p w14:paraId="1A250C61" w14:textId="77777777" w:rsidR="00AD050D" w:rsidRPr="002F7E2A" w:rsidRDefault="00AD050D" w:rsidP="005A3A90">
      <w:pPr>
        <w:pStyle w:val="affa"/>
        <w:spacing w:line="360" w:lineRule="auto"/>
        <w:ind w:firstLine="480"/>
      </w:pPr>
      <w:r w:rsidRPr="002F7E2A">
        <w:rPr>
          <w:rFonts w:hint="eastAsia"/>
        </w:rPr>
        <w:t>f)</w:t>
      </w:r>
      <w:r w:rsidRPr="002F7E2A">
        <w:rPr>
          <w:rFonts w:hint="eastAsia"/>
        </w:rPr>
        <w:t>测试云平台配各</w:t>
      </w:r>
      <w:r w:rsidRPr="002F7E2A">
        <w:rPr>
          <w:rFonts w:hint="eastAsia"/>
        </w:rPr>
        <w:t>UPS</w:t>
      </w:r>
      <w:r w:rsidRPr="002F7E2A">
        <w:rPr>
          <w:rFonts w:hint="eastAsia"/>
        </w:rPr>
        <w:t>电源</w:t>
      </w:r>
      <w:r w:rsidRPr="002F7E2A">
        <w:rPr>
          <w:rFonts w:hint="eastAsia"/>
        </w:rPr>
        <w:t>,</w:t>
      </w:r>
      <w:r w:rsidRPr="002F7E2A">
        <w:rPr>
          <w:rFonts w:hint="eastAsia"/>
        </w:rPr>
        <w:t>外部断电情況下可支持系统连续运</w:t>
      </w:r>
      <w:r w:rsidRPr="002F7E2A">
        <w:rPr>
          <w:rFonts w:hint="eastAsia"/>
        </w:rPr>
        <w:t xml:space="preserve">15min </w:t>
      </w:r>
      <w:r w:rsidRPr="002F7E2A">
        <w:rPr>
          <w:rFonts w:hint="eastAsia"/>
        </w:rPr>
        <w:t>。</w:t>
      </w:r>
    </w:p>
    <w:p w14:paraId="1A589439" w14:textId="77777777" w:rsidR="00AD050D" w:rsidRPr="002F7E2A" w:rsidRDefault="00AD050D" w:rsidP="005A3A90">
      <w:pPr>
        <w:pStyle w:val="affa"/>
        <w:spacing w:line="360" w:lineRule="auto"/>
        <w:ind w:firstLine="480"/>
      </w:pPr>
      <w:r w:rsidRPr="002F7E2A">
        <w:rPr>
          <w:rFonts w:hint="eastAsia"/>
        </w:rPr>
        <w:t>g)</w:t>
      </w:r>
      <w:r w:rsidRPr="002F7E2A">
        <w:rPr>
          <w:rFonts w:hint="eastAsia"/>
        </w:rPr>
        <w:t>其他指标</w:t>
      </w:r>
      <w:r w:rsidRPr="002F7E2A">
        <w:rPr>
          <w:rFonts w:hint="eastAsia"/>
        </w:rPr>
        <w:t>:</w:t>
      </w:r>
      <w:r w:rsidRPr="002F7E2A">
        <w:rPr>
          <w:rFonts w:hint="eastAsia"/>
        </w:rPr>
        <w:t>测试云平台外接串口不少于</w:t>
      </w:r>
      <w:r w:rsidRPr="002F7E2A">
        <w:rPr>
          <w:rFonts w:hint="eastAsia"/>
        </w:rPr>
        <w:t>50</w:t>
      </w:r>
      <w:r w:rsidRPr="002F7E2A">
        <w:rPr>
          <w:rFonts w:hint="eastAsia"/>
        </w:rPr>
        <w:t>路</w:t>
      </w:r>
      <w:r w:rsidRPr="002F7E2A">
        <w:rPr>
          <w:rFonts w:hint="eastAsia"/>
        </w:rPr>
        <w:t>;</w:t>
      </w:r>
      <w:r w:rsidRPr="002F7E2A">
        <w:rPr>
          <w:rFonts w:hint="eastAsia"/>
        </w:rPr>
        <w:t>具有视频切换与视频输出功能</w:t>
      </w:r>
      <w:r w:rsidRPr="002F7E2A">
        <w:rPr>
          <w:rFonts w:hint="eastAsia"/>
        </w:rPr>
        <w:t>,</w:t>
      </w:r>
      <w:r w:rsidRPr="002F7E2A">
        <w:rPr>
          <w:rFonts w:hint="eastAsia"/>
        </w:rPr>
        <w:t>实现对虚拟机界面的图像拼接和切换输出。</w:t>
      </w:r>
    </w:p>
    <w:p w14:paraId="533AFDE9" w14:textId="77777777" w:rsidR="00AD050D" w:rsidRPr="002F7E2A" w:rsidRDefault="00AD050D" w:rsidP="005A3A90">
      <w:pPr>
        <w:pStyle w:val="affa"/>
        <w:spacing w:line="360" w:lineRule="auto"/>
        <w:ind w:firstLine="480"/>
      </w:pPr>
      <w:r w:rsidRPr="002F7E2A">
        <w:rPr>
          <w:rFonts w:hint="eastAsia"/>
        </w:rPr>
        <w:t>h)</w:t>
      </w:r>
      <w:r w:rsidRPr="002F7E2A">
        <w:rPr>
          <w:rFonts w:hint="eastAsia"/>
        </w:rPr>
        <w:t>布线安装指标</w:t>
      </w:r>
      <w:r w:rsidRPr="002F7E2A">
        <w:rPr>
          <w:rFonts w:hint="eastAsia"/>
        </w:rPr>
        <w:t>:</w:t>
      </w:r>
      <w:r w:rsidRPr="002F7E2A">
        <w:rPr>
          <w:rFonts w:hint="eastAsia"/>
        </w:rPr>
        <w:t>包括机架内布线、操作席位布线、演示环境布线、云桌面端机布线等</w:t>
      </w:r>
    </w:p>
    <w:p w14:paraId="192BBE1F" w14:textId="77777777" w:rsidR="00AD050D" w:rsidRPr="002F7E2A" w:rsidRDefault="00AD050D" w:rsidP="005A3A90">
      <w:pPr>
        <w:pStyle w:val="affa"/>
        <w:spacing w:line="360" w:lineRule="auto"/>
        <w:ind w:firstLine="480"/>
      </w:pPr>
      <w:r w:rsidRPr="002F7E2A">
        <w:rPr>
          <w:rFonts w:hint="eastAsia"/>
        </w:rPr>
        <w:t>i)</w:t>
      </w:r>
      <w:r w:rsidRPr="002F7E2A">
        <w:rPr>
          <w:rFonts w:hint="eastAsia"/>
        </w:rPr>
        <w:t>机</w:t>
      </w:r>
      <w:r w:rsidRPr="002F7E2A">
        <w:rPr>
          <w:rFonts w:hint="eastAsia"/>
        </w:rPr>
        <w:t>.</w:t>
      </w:r>
      <w:r w:rsidRPr="002F7E2A">
        <w:rPr>
          <w:rFonts w:hint="eastAsia"/>
        </w:rPr>
        <w:t>柜主要技术参数包指</w:t>
      </w:r>
      <w:r w:rsidRPr="002F7E2A">
        <w:rPr>
          <w:rFonts w:hint="eastAsia"/>
        </w:rPr>
        <w:t>:</w:t>
      </w:r>
      <w:r w:rsidRPr="002F7E2A">
        <w:rPr>
          <w:rFonts w:hint="eastAsia"/>
        </w:rPr>
        <w:t>外形尺寸</w:t>
      </w:r>
      <w:r w:rsidRPr="002F7E2A">
        <w:rPr>
          <w:rFonts w:hint="eastAsia"/>
        </w:rPr>
        <w:t>(</w:t>
      </w:r>
      <w:r w:rsidRPr="002F7E2A">
        <w:rPr>
          <w:rFonts w:hint="eastAsia"/>
        </w:rPr>
        <w:t>高</w:t>
      </w:r>
      <w:r w:rsidRPr="002F7E2A">
        <w:rPr>
          <w:rFonts w:hint="eastAsia"/>
        </w:rPr>
        <w:t>x</w:t>
      </w:r>
      <w:r w:rsidRPr="002F7E2A">
        <w:rPr>
          <w:rFonts w:hint="eastAsia"/>
        </w:rPr>
        <w:t>宽</w:t>
      </w:r>
      <w:r w:rsidRPr="002F7E2A">
        <w:rPr>
          <w:rFonts w:hint="eastAsia"/>
        </w:rPr>
        <w:t>x</w:t>
      </w:r>
      <w:r w:rsidRPr="002F7E2A">
        <w:rPr>
          <w:rFonts w:hint="eastAsia"/>
        </w:rPr>
        <w:t>深</w:t>
      </w:r>
      <w:r w:rsidRPr="002F7E2A">
        <w:rPr>
          <w:rFonts w:hint="eastAsia"/>
        </w:rPr>
        <w:t>)2000m</w:t>
      </w:r>
      <w:r w:rsidRPr="002F7E2A">
        <w:rPr>
          <w:rFonts w:hint="eastAsia"/>
        </w:rPr>
        <w:t>×</w:t>
      </w:r>
      <w:r w:rsidRPr="002F7E2A">
        <w:rPr>
          <w:rFonts w:hint="eastAsia"/>
        </w:rPr>
        <w:t>600mm</w:t>
      </w:r>
      <w:r w:rsidRPr="002F7E2A">
        <w:rPr>
          <w:rFonts w:hint="eastAsia"/>
        </w:rPr>
        <w:t>×</w:t>
      </w:r>
      <w:r w:rsidRPr="002F7E2A">
        <w:rPr>
          <w:rFonts w:hint="eastAsia"/>
        </w:rPr>
        <w:t>1350mm;</w:t>
      </w:r>
      <w:r w:rsidRPr="002F7E2A">
        <w:rPr>
          <w:rFonts w:hint="eastAsia"/>
        </w:rPr>
        <w:t>机柜提供</w:t>
      </w:r>
      <w:r w:rsidRPr="002F7E2A">
        <w:rPr>
          <w:rFonts w:hint="eastAsia"/>
        </w:rPr>
        <w:t>42U</w:t>
      </w:r>
      <w:r w:rsidRPr="002F7E2A">
        <w:rPr>
          <w:rFonts w:hint="eastAsia"/>
        </w:rPr>
        <w:t>可用空间</w:t>
      </w:r>
      <w:r w:rsidRPr="002F7E2A">
        <w:rPr>
          <w:rFonts w:hint="eastAsia"/>
        </w:rPr>
        <w:t>:</w:t>
      </w:r>
      <w:r w:rsidRPr="002F7E2A">
        <w:rPr>
          <w:rFonts w:hint="eastAsia"/>
        </w:rPr>
        <w:t>静載不小于</w:t>
      </w:r>
      <w:r w:rsidRPr="002F7E2A">
        <w:rPr>
          <w:rFonts w:hint="eastAsia"/>
        </w:rPr>
        <w:t>1500kg:</w:t>
      </w:r>
      <w:r w:rsidRPr="002F7E2A">
        <w:rPr>
          <w:rFonts w:hint="eastAsia"/>
        </w:rPr>
        <w:t>前后风道通风设计</w:t>
      </w:r>
    </w:p>
    <w:p w14:paraId="3E296302" w14:textId="77777777" w:rsidR="00AD050D" w:rsidRPr="002F7E2A" w:rsidRDefault="00AD050D" w:rsidP="005A3A90">
      <w:pPr>
        <w:pStyle w:val="affa"/>
        <w:spacing w:line="360" w:lineRule="auto"/>
        <w:ind w:firstLine="480"/>
      </w:pPr>
      <w:r w:rsidRPr="002F7E2A">
        <w:rPr>
          <w:rFonts w:hint="eastAsia"/>
        </w:rPr>
        <w:t>j)</w:t>
      </w:r>
      <w:r w:rsidRPr="002F7E2A">
        <w:rPr>
          <w:rFonts w:hint="eastAsia"/>
        </w:rPr>
        <w:t>配置入侵检测測、漏润扫描、日志审计、防火墙、终端安全管理、网络防病毒等网络安全防护设备。</w:t>
      </w:r>
    </w:p>
    <w:p w14:paraId="54C822F6" w14:textId="77777777" w:rsidR="00AD050D" w:rsidRDefault="00AD050D" w:rsidP="005A3A90">
      <w:pPr>
        <w:pStyle w:val="4"/>
      </w:pPr>
      <w:bookmarkStart w:id="29" w:name="_Toc17011837"/>
      <w:r w:rsidRPr="006541AD">
        <w:rPr>
          <w:rFonts w:hint="eastAsia"/>
        </w:rPr>
        <w:t>软件测试云平台</w:t>
      </w:r>
      <w:bookmarkEnd w:id="29"/>
    </w:p>
    <w:p w14:paraId="1CF20C0A" w14:textId="77777777" w:rsidR="00AD050D" w:rsidRPr="002F7E2A" w:rsidRDefault="00AD050D" w:rsidP="005A3A90">
      <w:pPr>
        <w:pStyle w:val="affa"/>
        <w:spacing w:line="360" w:lineRule="auto"/>
        <w:ind w:firstLine="480"/>
      </w:pPr>
      <w:r w:rsidRPr="002F7E2A">
        <w:rPr>
          <w:rFonts w:hint="eastAsia"/>
        </w:rPr>
        <w:t>软件测试云平台包括云基础分系统、测试运行支撑分系统和测试数据采集与分析分系统三部分</w:t>
      </w:r>
      <w:r w:rsidRPr="002F7E2A">
        <w:rPr>
          <w:rFonts w:hint="eastAsia"/>
        </w:rPr>
        <w:t>,</w:t>
      </w:r>
      <w:r w:rsidRPr="002F7E2A">
        <w:rPr>
          <w:rFonts w:hint="eastAsia"/>
        </w:rPr>
        <w:t>云基础分系统与测试运行支撑分系统和测试数据采集与分析分系统之间采用松耦合方式构建。云基础分系统统一管理系统资源</w:t>
      </w:r>
      <w:r w:rsidRPr="002F7E2A">
        <w:rPr>
          <w:rFonts w:hint="eastAsia"/>
        </w:rPr>
        <w:t>,</w:t>
      </w:r>
      <w:r w:rsidRPr="002F7E2A">
        <w:rPr>
          <w:rFonts w:hint="eastAsia"/>
        </w:rPr>
        <w:t>对计算资源、存储资源、网终资源等进行虚拟化</w:t>
      </w:r>
      <w:r w:rsidRPr="002F7E2A">
        <w:rPr>
          <w:rFonts w:hint="eastAsia"/>
        </w:rPr>
        <w:t>,</w:t>
      </w:r>
      <w:r w:rsidRPr="002F7E2A">
        <w:rPr>
          <w:rFonts w:hint="eastAsia"/>
        </w:rPr>
        <w:t>提供资源的按需分配与管理</w:t>
      </w:r>
      <w:r w:rsidRPr="002F7E2A">
        <w:rPr>
          <w:rFonts w:hint="eastAsia"/>
        </w:rPr>
        <w:t>,</w:t>
      </w:r>
      <w:r w:rsidRPr="002F7E2A">
        <w:rPr>
          <w:rFonts w:hint="eastAsia"/>
        </w:rPr>
        <w:t>并开放管理接口</w:t>
      </w:r>
      <w:r w:rsidRPr="002F7E2A">
        <w:rPr>
          <w:rFonts w:hint="eastAsia"/>
        </w:rPr>
        <w:t>,</w:t>
      </w:r>
      <w:r w:rsidRPr="002F7E2A">
        <w:rPr>
          <w:rFonts w:hint="eastAsia"/>
        </w:rPr>
        <w:t>满足軟件测试平台对系统资源的需求。</w:t>
      </w:r>
    </w:p>
    <w:p w14:paraId="0CC498DA" w14:textId="77777777" w:rsidR="00AD050D" w:rsidRPr="002F7E2A" w:rsidRDefault="00AD050D" w:rsidP="005A3A90">
      <w:pPr>
        <w:pStyle w:val="affa"/>
        <w:spacing w:line="360" w:lineRule="auto"/>
        <w:ind w:firstLine="480"/>
      </w:pPr>
      <w:r w:rsidRPr="002F7E2A">
        <w:rPr>
          <w:rFonts w:hint="eastAsia"/>
        </w:rPr>
        <w:t>1.</w:t>
      </w:r>
      <w:r w:rsidRPr="002F7E2A">
        <w:rPr>
          <w:rFonts w:hint="eastAsia"/>
        </w:rPr>
        <w:t>总体指标</w:t>
      </w:r>
    </w:p>
    <w:p w14:paraId="6D28A607" w14:textId="77777777" w:rsidR="00AD050D" w:rsidRPr="002F7E2A" w:rsidRDefault="00AD050D" w:rsidP="005A3A90">
      <w:pPr>
        <w:pStyle w:val="affa"/>
        <w:spacing w:line="360" w:lineRule="auto"/>
        <w:ind w:firstLine="480"/>
      </w:pPr>
      <w:r w:rsidRPr="002F7E2A">
        <w:rPr>
          <w:rFonts w:hint="eastAsia"/>
        </w:rPr>
        <w:t>a)</w:t>
      </w:r>
      <w:r w:rsidRPr="002F7E2A">
        <w:rPr>
          <w:rFonts w:hint="eastAsia"/>
        </w:rPr>
        <w:t>平台可在集成的测试工具支持下完成电子信息装各非嵌入式软件的静态分析、代码扫描、单元测试、配置项测试、系统测试等測试任务。</w:t>
      </w:r>
    </w:p>
    <w:p w14:paraId="4B765BA5" w14:textId="77777777" w:rsidR="00AD050D" w:rsidRPr="002F7E2A" w:rsidRDefault="00AD050D" w:rsidP="005A3A90">
      <w:pPr>
        <w:pStyle w:val="affa"/>
        <w:spacing w:line="360" w:lineRule="auto"/>
        <w:ind w:firstLine="480"/>
      </w:pPr>
      <w:r w:rsidRPr="002F7E2A">
        <w:rPr>
          <w:rFonts w:hint="eastAsia"/>
        </w:rPr>
        <w:t>b)</w:t>
      </w:r>
      <w:r w:rsidRPr="002F7E2A">
        <w:rPr>
          <w:rFonts w:hint="eastAsia"/>
        </w:rPr>
        <w:t>平台具备同时开展多项测试任务的能力</w:t>
      </w:r>
      <w:r w:rsidRPr="002F7E2A">
        <w:rPr>
          <w:rFonts w:hint="eastAsia"/>
        </w:rPr>
        <w:t>,</w:t>
      </w:r>
      <w:r w:rsidRPr="002F7E2A">
        <w:rPr>
          <w:rFonts w:hint="eastAsia"/>
        </w:rPr>
        <w:t>同时支持的测试任务数量不少于</w:t>
      </w:r>
      <w:r w:rsidRPr="002F7E2A">
        <w:rPr>
          <w:rFonts w:hint="eastAsia"/>
        </w:rPr>
        <w:t>5</w:t>
      </w:r>
      <w:r w:rsidRPr="002F7E2A">
        <w:rPr>
          <w:rFonts w:hint="eastAsia"/>
        </w:rPr>
        <w:t>个</w:t>
      </w:r>
      <w:r w:rsidRPr="002F7E2A">
        <w:rPr>
          <w:rFonts w:hint="eastAsia"/>
        </w:rPr>
        <w:t>,</w:t>
      </w:r>
      <w:r w:rsidRPr="002F7E2A">
        <w:rPr>
          <w:rFonts w:hint="eastAsia"/>
        </w:rPr>
        <w:t>可支撑大規模分布式软件系统的集成测试。</w:t>
      </w:r>
    </w:p>
    <w:p w14:paraId="16A6A196" w14:textId="77777777" w:rsidR="00AD050D" w:rsidRPr="002F7E2A" w:rsidRDefault="00AD050D" w:rsidP="005A3A90">
      <w:pPr>
        <w:pStyle w:val="affa"/>
        <w:spacing w:line="360" w:lineRule="auto"/>
        <w:ind w:firstLine="480"/>
      </w:pPr>
      <w:r w:rsidRPr="002F7E2A">
        <w:rPr>
          <w:rFonts w:hint="eastAsia"/>
        </w:rPr>
        <w:t>c)</w:t>
      </w:r>
      <w:r w:rsidRPr="002F7E2A">
        <w:rPr>
          <w:rFonts w:hint="eastAsia"/>
        </w:rPr>
        <w:t>可统一管理多种硬件资源</w:t>
      </w:r>
      <w:r w:rsidRPr="002F7E2A">
        <w:rPr>
          <w:rFonts w:hint="eastAsia"/>
        </w:rPr>
        <w:t>,</w:t>
      </w:r>
      <w:r w:rsidRPr="002F7E2A">
        <w:rPr>
          <w:rFonts w:hint="eastAsia"/>
        </w:rPr>
        <w:t>实现虚拟机的生成、部署和联网</w:t>
      </w:r>
      <w:r w:rsidRPr="002F7E2A">
        <w:rPr>
          <w:rFonts w:hint="eastAsia"/>
        </w:rPr>
        <w:t>,</w:t>
      </w:r>
      <w:r w:rsidRPr="002F7E2A">
        <w:rPr>
          <w:rFonts w:hint="eastAsia"/>
        </w:rPr>
        <w:t>提供虚拟机终止、挂起、存储和唤醒服务。</w:t>
      </w:r>
    </w:p>
    <w:p w14:paraId="1191A667" w14:textId="77777777" w:rsidR="00AD050D" w:rsidRPr="002F7E2A" w:rsidRDefault="00AD050D" w:rsidP="005A3A90">
      <w:pPr>
        <w:pStyle w:val="affa"/>
        <w:spacing w:line="360" w:lineRule="auto"/>
        <w:ind w:firstLine="480"/>
      </w:pPr>
      <w:r w:rsidRPr="002F7E2A">
        <w:rPr>
          <w:rFonts w:hint="eastAsia"/>
        </w:rPr>
        <w:t>d)</w:t>
      </w:r>
      <w:r w:rsidRPr="002F7E2A">
        <w:rPr>
          <w:rFonts w:hint="eastAsia"/>
        </w:rPr>
        <w:t>可对计算机网络进行虚拟化</w:t>
      </w:r>
      <w:r w:rsidRPr="002F7E2A">
        <w:rPr>
          <w:rFonts w:hint="eastAsia"/>
        </w:rPr>
        <w:t>,</w:t>
      </w:r>
      <w:r w:rsidRPr="002F7E2A">
        <w:rPr>
          <w:rFonts w:hint="eastAsia"/>
        </w:rPr>
        <w:t>实现软件定义网络功能。</w:t>
      </w:r>
    </w:p>
    <w:p w14:paraId="1BA965A8" w14:textId="77777777" w:rsidR="00AD050D" w:rsidRPr="002F7E2A" w:rsidRDefault="00AD050D" w:rsidP="005A3A90">
      <w:pPr>
        <w:pStyle w:val="affa"/>
        <w:spacing w:line="360" w:lineRule="auto"/>
        <w:ind w:firstLine="480"/>
      </w:pPr>
      <w:r w:rsidRPr="002F7E2A">
        <w:rPr>
          <w:rFonts w:hint="eastAsia"/>
        </w:rPr>
        <w:t>e)</w:t>
      </w:r>
      <w:r w:rsidRPr="002F7E2A">
        <w:rPr>
          <w:rFonts w:hint="eastAsia"/>
        </w:rPr>
        <w:t>可对虚拟机采用的操作系统、功能软件、硬件配额</w:t>
      </w:r>
      <w:r w:rsidRPr="002F7E2A">
        <w:rPr>
          <w:rFonts w:hint="eastAsia"/>
        </w:rPr>
        <w:t>(CPU</w:t>
      </w:r>
      <w:r w:rsidRPr="002F7E2A">
        <w:rPr>
          <w:rFonts w:hint="eastAsia"/>
        </w:rPr>
        <w:t>核心数、内存大小、硬大小</w:t>
      </w:r>
      <w:r w:rsidRPr="002F7E2A">
        <w:rPr>
          <w:rFonts w:hint="eastAsia"/>
        </w:rPr>
        <w:t>)</w:t>
      </w:r>
      <w:r w:rsidRPr="002F7E2A">
        <w:rPr>
          <w:rFonts w:hint="eastAsia"/>
        </w:rPr>
        <w:t>、网络环境和测试工具进行订单式的选配及安装</w:t>
      </w:r>
      <w:r w:rsidRPr="002F7E2A">
        <w:rPr>
          <w:rFonts w:hint="eastAsia"/>
        </w:rPr>
        <w:t>,</w:t>
      </w:r>
      <w:r w:rsidRPr="002F7E2A">
        <w:rPr>
          <w:rFonts w:hint="eastAsia"/>
        </w:rPr>
        <w:t>形成满足不同测试任务需求的测试环境集</w:t>
      </w:r>
      <w:r w:rsidRPr="002F7E2A">
        <w:rPr>
          <w:rFonts w:hint="eastAsia"/>
        </w:rPr>
        <w:t>(</w:t>
      </w:r>
      <w:r w:rsidRPr="002F7E2A">
        <w:rPr>
          <w:rFonts w:hint="eastAsia"/>
        </w:rPr>
        <w:t>测试计算机网络</w:t>
      </w:r>
      <w:r w:rsidRPr="002F7E2A">
        <w:rPr>
          <w:rFonts w:hint="eastAsia"/>
        </w:rPr>
        <w:t>),</w:t>
      </w:r>
      <w:r w:rsidRPr="002F7E2A">
        <w:rPr>
          <w:rFonts w:hint="eastAsia"/>
        </w:rPr>
        <w:t>并可对测试环境集进行整体备份和恢复。</w:t>
      </w:r>
    </w:p>
    <w:p w14:paraId="4CADA643" w14:textId="77777777" w:rsidR="00AD050D" w:rsidRPr="002F7E2A" w:rsidRDefault="00AD050D" w:rsidP="005A3A90">
      <w:pPr>
        <w:pStyle w:val="affa"/>
        <w:spacing w:line="360" w:lineRule="auto"/>
        <w:ind w:firstLine="480"/>
      </w:pPr>
      <w:r w:rsidRPr="002F7E2A">
        <w:rPr>
          <w:rFonts w:hint="eastAsia"/>
        </w:rPr>
        <w:t>f)</w:t>
      </w:r>
      <w:r w:rsidRPr="002F7E2A">
        <w:rPr>
          <w:rFonts w:hint="eastAsia"/>
        </w:rPr>
        <w:t>支持不同测试工具间的测试数据的互联与共享</w:t>
      </w:r>
      <w:r w:rsidRPr="002F7E2A">
        <w:rPr>
          <w:rFonts w:hint="eastAsia"/>
        </w:rPr>
        <w:t>,</w:t>
      </w:r>
      <w:r w:rsidRPr="002F7E2A">
        <w:rPr>
          <w:rFonts w:hint="eastAsia"/>
        </w:rPr>
        <w:t>支持测试大数据分析。</w:t>
      </w:r>
    </w:p>
    <w:p w14:paraId="3CD03613" w14:textId="77777777" w:rsidR="00AD050D" w:rsidRPr="002F7E2A" w:rsidRDefault="00AD050D" w:rsidP="005A3A90">
      <w:pPr>
        <w:pStyle w:val="affa"/>
        <w:spacing w:line="360" w:lineRule="auto"/>
        <w:ind w:firstLine="480"/>
      </w:pPr>
      <w:r w:rsidRPr="002F7E2A">
        <w:rPr>
          <w:rFonts w:hint="eastAsia"/>
        </w:rPr>
        <w:t>g)</w:t>
      </w:r>
      <w:r w:rsidRPr="002F7E2A">
        <w:rPr>
          <w:rFonts w:hint="eastAsia"/>
        </w:rPr>
        <w:t>可实现测试过程数据和结果数据的实时采集、管理和存储</w:t>
      </w:r>
      <w:r w:rsidRPr="002F7E2A">
        <w:rPr>
          <w:rFonts w:hint="eastAsia"/>
        </w:rPr>
        <w:t>,</w:t>
      </w:r>
      <w:r w:rsidRPr="002F7E2A">
        <w:rPr>
          <w:rFonts w:hint="eastAsia"/>
        </w:rPr>
        <w:t>可自动分析处理測试数据</w:t>
      </w:r>
      <w:r w:rsidRPr="002F7E2A">
        <w:rPr>
          <w:rFonts w:hint="eastAsia"/>
        </w:rPr>
        <w:t>,</w:t>
      </w:r>
      <w:r w:rsidRPr="002F7E2A">
        <w:rPr>
          <w:rFonts w:hint="eastAsia"/>
        </w:rPr>
        <w:t>形成测试报告</w:t>
      </w:r>
      <w:r w:rsidRPr="002F7E2A">
        <w:rPr>
          <w:rFonts w:hint="eastAsia"/>
        </w:rPr>
        <w:t>,</w:t>
      </w:r>
      <w:r w:rsidRPr="002F7E2A">
        <w:rPr>
          <w:rFonts w:hint="eastAsia"/>
        </w:rPr>
        <w:t>并可对测试报告进行定制。</w:t>
      </w:r>
    </w:p>
    <w:p w14:paraId="1AB759A9" w14:textId="77777777" w:rsidR="00AD050D" w:rsidRPr="002F7E2A" w:rsidRDefault="00AD050D" w:rsidP="005A3A90">
      <w:pPr>
        <w:pStyle w:val="affa"/>
        <w:spacing w:line="360" w:lineRule="auto"/>
        <w:ind w:firstLine="480"/>
      </w:pPr>
      <w:r w:rsidRPr="002F7E2A">
        <w:rPr>
          <w:rFonts w:hint="eastAsia"/>
        </w:rPr>
        <w:t>2.</w:t>
      </w:r>
      <w:r w:rsidRPr="002F7E2A">
        <w:rPr>
          <w:rFonts w:hint="eastAsia"/>
        </w:rPr>
        <w:t>云基础分系统指标</w:t>
      </w:r>
    </w:p>
    <w:p w14:paraId="06F76B4F" w14:textId="77777777" w:rsidR="00AD050D" w:rsidRPr="002F7E2A" w:rsidRDefault="00AD050D" w:rsidP="005A3A90">
      <w:pPr>
        <w:pStyle w:val="affa"/>
        <w:spacing w:line="360" w:lineRule="auto"/>
        <w:ind w:firstLine="480"/>
      </w:pPr>
      <w:r w:rsidRPr="002F7E2A">
        <w:rPr>
          <w:rFonts w:hint="eastAsia"/>
        </w:rPr>
        <w:t>基础云平台统一管理系统资源</w:t>
      </w:r>
      <w:r w:rsidRPr="002F7E2A">
        <w:rPr>
          <w:rFonts w:hint="eastAsia"/>
        </w:rPr>
        <w:t>,</w:t>
      </w:r>
      <w:r w:rsidRPr="002F7E2A">
        <w:rPr>
          <w:rFonts w:hint="eastAsia"/>
        </w:rPr>
        <w:t>对计算资源、存傜资源、网络资源等进行虚拟化</w:t>
      </w:r>
      <w:r w:rsidRPr="002F7E2A">
        <w:rPr>
          <w:rFonts w:hint="eastAsia"/>
        </w:rPr>
        <w:t>,</w:t>
      </w:r>
      <w:r w:rsidRPr="002F7E2A">
        <w:rPr>
          <w:rFonts w:hint="eastAsia"/>
        </w:rPr>
        <w:t>提供资源的按需分配与管理</w:t>
      </w:r>
      <w:r w:rsidRPr="002F7E2A">
        <w:rPr>
          <w:rFonts w:hint="eastAsia"/>
        </w:rPr>
        <w:t>,</w:t>
      </w:r>
      <w:r w:rsidRPr="002F7E2A">
        <w:rPr>
          <w:rFonts w:hint="eastAsia"/>
        </w:rPr>
        <w:t>并开放管理接口</w:t>
      </w:r>
      <w:r w:rsidRPr="002F7E2A">
        <w:rPr>
          <w:rFonts w:hint="eastAsia"/>
        </w:rPr>
        <w:t>,</w:t>
      </w:r>
      <w:r w:rsidRPr="002F7E2A">
        <w:rPr>
          <w:rFonts w:hint="eastAsia"/>
        </w:rPr>
        <w:t>满足软件测试平台对云平台管理的集成要求。基础云平台应主要包括以下功能</w:t>
      </w:r>
      <w:r w:rsidRPr="002F7E2A">
        <w:rPr>
          <w:rFonts w:hint="eastAsia"/>
        </w:rPr>
        <w:t>:</w:t>
      </w:r>
    </w:p>
    <w:p w14:paraId="5CDC710A" w14:textId="77777777" w:rsidR="00AD050D" w:rsidRPr="002F7E2A" w:rsidRDefault="00AD050D" w:rsidP="005A3A90">
      <w:pPr>
        <w:pStyle w:val="affa"/>
        <w:spacing w:line="360" w:lineRule="auto"/>
        <w:ind w:firstLine="480"/>
      </w:pPr>
      <w:r w:rsidRPr="002F7E2A">
        <w:rPr>
          <w:rFonts w:hint="eastAsia"/>
        </w:rPr>
        <w:t>a)</w:t>
      </w:r>
      <w:r w:rsidRPr="002F7E2A">
        <w:rPr>
          <w:rFonts w:hint="eastAsia"/>
        </w:rPr>
        <w:t>基础云平台应具有硬件资源可扩展、按需分配、弹性伸缩、负载均衡等云平台的基本功能。</w:t>
      </w:r>
    </w:p>
    <w:p w14:paraId="0FE98772" w14:textId="77777777" w:rsidR="00AD050D" w:rsidRPr="002F7E2A" w:rsidRDefault="00AD050D" w:rsidP="005A3A90">
      <w:pPr>
        <w:pStyle w:val="affa"/>
        <w:spacing w:line="360" w:lineRule="auto"/>
        <w:ind w:firstLine="480"/>
      </w:pPr>
      <w:r w:rsidRPr="002F7E2A">
        <w:rPr>
          <w:rFonts w:hint="eastAsia"/>
        </w:rPr>
        <w:t>b)</w:t>
      </w:r>
      <w:r w:rsidRPr="002F7E2A">
        <w:rPr>
          <w:rFonts w:hint="eastAsia"/>
        </w:rPr>
        <w:t>支持</w:t>
      </w:r>
      <w:r w:rsidRPr="002F7E2A">
        <w:rPr>
          <w:rFonts w:hint="eastAsia"/>
        </w:rPr>
        <w:t xml:space="preserve"> Docker</w:t>
      </w:r>
      <w:r w:rsidRPr="002F7E2A">
        <w:rPr>
          <w:rFonts w:hint="eastAsia"/>
        </w:rPr>
        <w:t>容器功能</w:t>
      </w:r>
      <w:r w:rsidRPr="002F7E2A">
        <w:rPr>
          <w:rFonts w:hint="eastAsia"/>
        </w:rPr>
        <w:t>,</w:t>
      </w:r>
      <w:r w:rsidRPr="002F7E2A">
        <w:rPr>
          <w:rFonts w:hint="eastAsia"/>
        </w:rPr>
        <w:t>可实现测试工具、測试环境的轻量化部署。</w:t>
      </w:r>
    </w:p>
    <w:p w14:paraId="0CFDC8BB" w14:textId="77777777" w:rsidR="00AD050D" w:rsidRPr="002F7E2A" w:rsidRDefault="00AD050D" w:rsidP="005A3A90">
      <w:pPr>
        <w:pStyle w:val="affa"/>
        <w:spacing w:line="360" w:lineRule="auto"/>
        <w:ind w:firstLine="480"/>
      </w:pPr>
      <w:r w:rsidRPr="002F7E2A">
        <w:rPr>
          <w:rFonts w:hint="eastAsia"/>
        </w:rPr>
        <w:t>e)</w:t>
      </w:r>
      <w:r w:rsidRPr="002F7E2A">
        <w:rPr>
          <w:rFonts w:hint="eastAsia"/>
        </w:rPr>
        <w:t>具有虚拟机定制生成功能</w:t>
      </w:r>
      <w:r w:rsidRPr="002F7E2A">
        <w:rPr>
          <w:rFonts w:hint="eastAsia"/>
        </w:rPr>
        <w:t>,</w:t>
      </w:r>
      <w:r w:rsidRPr="002F7E2A">
        <w:rPr>
          <w:rFonts w:hint="eastAsia"/>
        </w:rPr>
        <w:t>文持</w:t>
      </w:r>
      <w:r w:rsidRPr="002F7E2A">
        <w:rPr>
          <w:rFonts w:hint="eastAsia"/>
        </w:rPr>
        <w:t xml:space="preserve"> Linux</w:t>
      </w:r>
      <w:r w:rsidRPr="002F7E2A">
        <w:rPr>
          <w:rFonts w:hint="eastAsia"/>
        </w:rPr>
        <w:t>、</w:t>
      </w:r>
      <w:r w:rsidRPr="002F7E2A">
        <w:rPr>
          <w:rFonts w:hint="eastAsia"/>
        </w:rPr>
        <w:t xml:space="preserve"> Windows</w:t>
      </w:r>
      <w:r w:rsidRPr="002F7E2A">
        <w:rPr>
          <w:rFonts w:hint="eastAsia"/>
        </w:rPr>
        <w:t>和</w:t>
      </w:r>
      <w:r w:rsidRPr="002F7E2A">
        <w:rPr>
          <w:rFonts w:hint="eastAsia"/>
        </w:rPr>
        <w:t xml:space="preserve"> Kylin OS</w:t>
      </w:r>
      <w:r w:rsidRPr="002F7E2A">
        <w:rPr>
          <w:rFonts w:hint="eastAsia"/>
        </w:rPr>
        <w:t>等多种操作系统的虛拟机生成</w:t>
      </w:r>
      <w:r w:rsidRPr="002F7E2A">
        <w:rPr>
          <w:rFonts w:hint="eastAsia"/>
        </w:rPr>
        <w:t>,</w:t>
      </w:r>
      <w:r w:rsidRPr="002F7E2A">
        <w:rPr>
          <w:rFonts w:hint="eastAsia"/>
        </w:rPr>
        <w:t>单个虚拟机支持</w:t>
      </w:r>
      <w:r w:rsidRPr="002F7E2A">
        <w:rPr>
          <w:rFonts w:hint="eastAsia"/>
        </w:rPr>
        <w:t>TB</w:t>
      </w:r>
      <w:r w:rsidRPr="002F7E2A">
        <w:rPr>
          <w:rFonts w:hint="eastAsia"/>
        </w:rPr>
        <w:t>级存储卷。</w:t>
      </w:r>
    </w:p>
    <w:p w14:paraId="7F0A56C4" w14:textId="77777777" w:rsidR="00AD050D" w:rsidRPr="002F7E2A" w:rsidRDefault="00AD050D" w:rsidP="005A3A90">
      <w:pPr>
        <w:pStyle w:val="affa"/>
        <w:spacing w:line="360" w:lineRule="auto"/>
        <w:ind w:firstLine="480"/>
      </w:pPr>
      <w:r w:rsidRPr="002F7E2A">
        <w:rPr>
          <w:rFonts w:hint="eastAsia"/>
        </w:rPr>
        <w:t>d)</w:t>
      </w:r>
      <w:r w:rsidRPr="002F7E2A">
        <w:rPr>
          <w:rFonts w:hint="eastAsia"/>
        </w:rPr>
        <w:t>具有网络虚拟化功能</w:t>
      </w:r>
      <w:r w:rsidRPr="002F7E2A">
        <w:rPr>
          <w:rFonts w:hint="eastAsia"/>
        </w:rPr>
        <w:t>,</w:t>
      </w:r>
      <w:r w:rsidRPr="002F7E2A">
        <w:rPr>
          <w:rFonts w:hint="eastAsia"/>
        </w:rPr>
        <w:t>支持虚拟机浮动</w:t>
      </w:r>
      <w:r w:rsidRPr="002F7E2A">
        <w:rPr>
          <w:rFonts w:hint="eastAsia"/>
        </w:rPr>
        <w:t>IP,</w:t>
      </w:r>
      <w:r w:rsidRPr="002F7E2A">
        <w:rPr>
          <w:rFonts w:hint="eastAsia"/>
        </w:rPr>
        <w:t>支持跨网段虚拟路由配置能够在虚拟机节点间构建多级交换网络</w:t>
      </w:r>
      <w:r w:rsidRPr="002F7E2A">
        <w:rPr>
          <w:rFonts w:hint="eastAsia"/>
        </w:rPr>
        <w:t>,</w:t>
      </w:r>
      <w:r w:rsidRPr="002F7E2A">
        <w:rPr>
          <w:rFonts w:hint="eastAsia"/>
        </w:rPr>
        <w:t>支持虚拟机节点与外部网络间的互联。</w:t>
      </w:r>
    </w:p>
    <w:p w14:paraId="4AAF9D2E" w14:textId="77777777" w:rsidR="00AD050D" w:rsidRPr="002F7E2A" w:rsidRDefault="00AD050D" w:rsidP="005A3A90">
      <w:pPr>
        <w:pStyle w:val="affa"/>
        <w:spacing w:line="360" w:lineRule="auto"/>
        <w:ind w:firstLine="480"/>
      </w:pPr>
      <w:r w:rsidRPr="002F7E2A">
        <w:rPr>
          <w:rFonts w:hint="eastAsia"/>
        </w:rPr>
        <w:t>e)</w:t>
      </w:r>
      <w:r w:rsidRPr="002F7E2A">
        <w:rPr>
          <w:rFonts w:hint="eastAsia"/>
        </w:rPr>
        <w:t>具有大数据存储与管理功能。对測试数据进行存储管理</w:t>
      </w:r>
      <w:r w:rsidRPr="002F7E2A">
        <w:rPr>
          <w:rFonts w:hint="eastAsia"/>
        </w:rPr>
        <w:t>,</w:t>
      </w:r>
      <w:r w:rsidRPr="002F7E2A">
        <w:rPr>
          <w:rFonts w:hint="eastAsia"/>
        </w:rPr>
        <w:t>支持后续大数据分析功能升级。</w:t>
      </w:r>
    </w:p>
    <w:p w14:paraId="4E2DD0D7" w14:textId="77777777" w:rsidR="00AD050D" w:rsidRPr="002F7E2A" w:rsidRDefault="00AD050D" w:rsidP="005A3A90">
      <w:pPr>
        <w:pStyle w:val="affa"/>
        <w:spacing w:line="360" w:lineRule="auto"/>
        <w:ind w:firstLine="480"/>
      </w:pPr>
      <w:r w:rsidRPr="002F7E2A">
        <w:rPr>
          <w:rFonts w:hint="eastAsia"/>
        </w:rPr>
        <w:t>f)</w:t>
      </w:r>
      <w:r w:rsidRPr="002F7E2A">
        <w:rPr>
          <w:rFonts w:hint="eastAsia"/>
        </w:rPr>
        <w:t>具有镜像与各份管理功能。支持虚拟机镜像的生成、存储、使用、删除等管理</w:t>
      </w:r>
      <w:r w:rsidRPr="002F7E2A">
        <w:rPr>
          <w:rFonts w:hint="eastAsia"/>
        </w:rPr>
        <w:t>,</w:t>
      </w:r>
      <w:r w:rsidRPr="002F7E2A">
        <w:rPr>
          <w:rFonts w:hint="eastAsia"/>
        </w:rPr>
        <w:t>支持虚拟机集群管理</w:t>
      </w:r>
      <w:r w:rsidRPr="002F7E2A">
        <w:rPr>
          <w:rFonts w:hint="eastAsia"/>
        </w:rPr>
        <w:t>,</w:t>
      </w:r>
      <w:r w:rsidRPr="002F7E2A">
        <w:rPr>
          <w:rFonts w:hint="eastAsia"/>
        </w:rPr>
        <w:t>对虚拟机集群进行统一各份、标识、恢复、删除等管運。</w:t>
      </w:r>
    </w:p>
    <w:p w14:paraId="4EB1ADDC" w14:textId="77777777" w:rsidR="00AD050D" w:rsidRPr="002F7E2A" w:rsidRDefault="00AD050D" w:rsidP="005A3A90">
      <w:pPr>
        <w:pStyle w:val="affa"/>
        <w:spacing w:line="360" w:lineRule="auto"/>
        <w:ind w:firstLine="480"/>
      </w:pPr>
      <w:r w:rsidRPr="002F7E2A">
        <w:rPr>
          <w:rFonts w:hint="eastAsia"/>
        </w:rPr>
        <w:t>g)</w:t>
      </w:r>
      <w:r w:rsidRPr="002F7E2A">
        <w:rPr>
          <w:rFonts w:hint="eastAsia"/>
        </w:rPr>
        <w:t>具有安全防护功能</w:t>
      </w:r>
      <w:r w:rsidRPr="002F7E2A">
        <w:rPr>
          <w:rFonts w:hint="eastAsia"/>
        </w:rPr>
        <w:t>,</w:t>
      </w:r>
      <w:r w:rsidRPr="002F7E2A">
        <w:rPr>
          <w:rFonts w:hint="eastAsia"/>
        </w:rPr>
        <w:t>保证云平台的系统安全、数据安全。支持访问权限管理、防病毒管理、安全日志管理等。</w:t>
      </w:r>
    </w:p>
    <w:p w14:paraId="11679E07" w14:textId="77777777" w:rsidR="00AD050D" w:rsidRPr="002F7E2A" w:rsidRDefault="00AD050D" w:rsidP="005A3A90">
      <w:pPr>
        <w:pStyle w:val="affa"/>
        <w:spacing w:line="360" w:lineRule="auto"/>
        <w:ind w:firstLine="480"/>
      </w:pPr>
      <w:r w:rsidRPr="002F7E2A">
        <w:rPr>
          <w:rFonts w:hint="eastAsia"/>
        </w:rPr>
        <w:t>h)</w:t>
      </w:r>
      <w:r w:rsidRPr="002F7E2A">
        <w:rPr>
          <w:rFonts w:hint="eastAsia"/>
        </w:rPr>
        <w:t>支持加密狗授权软件的使用。支持在服务器</w:t>
      </w:r>
      <w:r w:rsidRPr="002F7E2A">
        <w:rPr>
          <w:rFonts w:hint="eastAsia"/>
        </w:rPr>
        <w:t>USB</w:t>
      </w:r>
      <w:r w:rsidRPr="002F7E2A">
        <w:rPr>
          <w:rFonts w:hint="eastAsia"/>
        </w:rPr>
        <w:t>接口接入加密狗</w:t>
      </w:r>
      <w:r w:rsidRPr="002F7E2A">
        <w:rPr>
          <w:rFonts w:hint="eastAsia"/>
        </w:rPr>
        <w:t>,</w:t>
      </w:r>
      <w:r w:rsidRPr="002F7E2A">
        <w:rPr>
          <w:rFonts w:hint="eastAsia"/>
        </w:rPr>
        <w:t>可在云平台生成的任意虚拟机上使用该软件授权</w:t>
      </w:r>
      <w:r w:rsidRPr="002F7E2A">
        <w:rPr>
          <w:rFonts w:hint="eastAsia"/>
        </w:rPr>
        <w:t>(</w:t>
      </w:r>
      <w:r w:rsidRPr="002F7E2A">
        <w:rPr>
          <w:rFonts w:hint="eastAsia"/>
        </w:rPr>
        <w:t>不同时使用具有串口虚拟化功能。可在云平台生成的虚拟机上实现串口虚拟化</w:t>
      </w:r>
      <w:r w:rsidRPr="002F7E2A">
        <w:rPr>
          <w:rFonts w:hint="eastAsia"/>
        </w:rPr>
        <w:t>,</w:t>
      </w:r>
      <w:r w:rsidRPr="002F7E2A">
        <w:rPr>
          <w:rFonts w:hint="eastAsia"/>
        </w:rPr>
        <w:t>虚拟机与虚拟机间</w:t>
      </w:r>
      <w:r w:rsidRPr="002F7E2A">
        <w:rPr>
          <w:rFonts w:hint="eastAsia"/>
        </w:rPr>
        <w:t>,</w:t>
      </w:r>
      <w:r w:rsidRPr="002F7E2A">
        <w:rPr>
          <w:rFonts w:hint="eastAsia"/>
        </w:rPr>
        <w:t>虚拟机与外部设备间可通过串回进行通信。</w:t>
      </w:r>
    </w:p>
    <w:p w14:paraId="4F26227F" w14:textId="77777777" w:rsidR="00AD050D" w:rsidRPr="002F7E2A" w:rsidRDefault="00AD050D" w:rsidP="005A3A90">
      <w:pPr>
        <w:pStyle w:val="affa"/>
        <w:spacing w:line="360" w:lineRule="auto"/>
        <w:ind w:firstLine="480"/>
      </w:pPr>
      <w:r w:rsidRPr="002F7E2A">
        <w:rPr>
          <w:rFonts w:hint="eastAsia"/>
        </w:rPr>
        <w:t>j)</w:t>
      </w:r>
      <w:r w:rsidRPr="002F7E2A">
        <w:rPr>
          <w:rFonts w:hint="eastAsia"/>
        </w:rPr>
        <w:t>具有虚拟机界面监视功能。在不影响虚拟机操作员操作的前提下</w:t>
      </w:r>
      <w:r w:rsidRPr="002F7E2A">
        <w:rPr>
          <w:rFonts w:hint="eastAsia"/>
        </w:rPr>
        <w:t>,</w:t>
      </w:r>
      <w:r w:rsidRPr="002F7E2A">
        <w:rPr>
          <w:rFonts w:hint="eastAsia"/>
        </w:rPr>
        <w:t>可以将虚拟机操作界面切换至监视端显示。</w:t>
      </w:r>
    </w:p>
    <w:p w14:paraId="05064592" w14:textId="77777777" w:rsidR="00AD050D" w:rsidRPr="002F7E2A" w:rsidRDefault="00AD050D" w:rsidP="005A3A90">
      <w:pPr>
        <w:pStyle w:val="affa"/>
        <w:spacing w:line="360" w:lineRule="auto"/>
        <w:ind w:firstLine="480"/>
      </w:pPr>
      <w:r w:rsidRPr="002F7E2A">
        <w:rPr>
          <w:rFonts w:hint="eastAsia"/>
        </w:rPr>
        <w:t>k)</w:t>
      </w:r>
      <w:r w:rsidRPr="002F7E2A">
        <w:rPr>
          <w:rFonts w:hint="eastAsia"/>
        </w:rPr>
        <w:t>具有用户管理功能。支持多用户共享资源</w:t>
      </w:r>
      <w:r w:rsidRPr="002F7E2A">
        <w:rPr>
          <w:rFonts w:hint="eastAsia"/>
        </w:rPr>
        <w:t>,</w:t>
      </w:r>
      <w:r w:rsidRPr="002F7E2A">
        <w:rPr>
          <w:rFonts w:hint="eastAsia"/>
        </w:rPr>
        <w:t>支持多用户按需动态分配资源</w:t>
      </w:r>
      <w:r w:rsidRPr="002F7E2A">
        <w:rPr>
          <w:rFonts w:hint="eastAsia"/>
        </w:rPr>
        <w:t>,</w:t>
      </w:r>
      <w:r w:rsidRPr="002F7E2A">
        <w:rPr>
          <w:rFonts w:hint="eastAsia"/>
        </w:rPr>
        <w:t>支持用户权限控制。</w:t>
      </w:r>
    </w:p>
    <w:p w14:paraId="5CA7A6F0" w14:textId="77777777" w:rsidR="00AD050D" w:rsidRPr="002F7E2A" w:rsidRDefault="00AD050D" w:rsidP="005A3A90">
      <w:pPr>
        <w:pStyle w:val="affa"/>
        <w:spacing w:line="360" w:lineRule="auto"/>
        <w:ind w:firstLine="480"/>
      </w:pPr>
      <w:r w:rsidRPr="002F7E2A">
        <w:t>l</w:t>
      </w:r>
      <w:r w:rsidRPr="002F7E2A">
        <w:rPr>
          <w:rFonts w:hint="eastAsia"/>
        </w:rPr>
        <w:t>)</w:t>
      </w:r>
      <w:r w:rsidRPr="002F7E2A">
        <w:rPr>
          <w:rFonts w:hint="eastAsia"/>
        </w:rPr>
        <w:t>具有虚拟机管理功能。支持虚拟机的按需申请、自动生成</w:t>
      </w:r>
      <w:r w:rsidRPr="002F7E2A">
        <w:rPr>
          <w:rFonts w:hint="eastAsia"/>
        </w:rPr>
        <w:t>,</w:t>
      </w:r>
      <w:r w:rsidRPr="002F7E2A">
        <w:rPr>
          <w:rFonts w:hint="eastAsia"/>
        </w:rPr>
        <w:t>实现虚拟机的启动、挂起、关闭等操作</w:t>
      </w:r>
      <w:r w:rsidRPr="002F7E2A">
        <w:rPr>
          <w:rFonts w:hint="eastAsia"/>
        </w:rPr>
        <w:t>,</w:t>
      </w:r>
      <w:r w:rsidRPr="002F7E2A">
        <w:rPr>
          <w:rFonts w:hint="eastAsia"/>
        </w:rPr>
        <w:t>可对虚拟机运行状态进行监视</w:t>
      </w:r>
      <w:r w:rsidRPr="002F7E2A">
        <w:rPr>
          <w:rFonts w:hint="eastAsia"/>
        </w:rPr>
        <w:t>,</w:t>
      </w:r>
      <w:r w:rsidRPr="002F7E2A">
        <w:rPr>
          <w:rFonts w:hint="eastAsia"/>
        </w:rPr>
        <w:t>具有虚拟机配置开机执行脚本等功能。</w:t>
      </w:r>
    </w:p>
    <w:p w14:paraId="26BC282B" w14:textId="77777777" w:rsidR="00AD050D" w:rsidRPr="002F7E2A" w:rsidRDefault="00AD050D" w:rsidP="005A3A90">
      <w:pPr>
        <w:pStyle w:val="affa"/>
        <w:spacing w:line="360" w:lineRule="auto"/>
        <w:ind w:firstLine="480"/>
      </w:pPr>
      <w:r w:rsidRPr="002F7E2A">
        <w:rPr>
          <w:rFonts w:hint="eastAsia"/>
        </w:rPr>
        <w:t>m)</w:t>
      </w:r>
      <w:r w:rsidRPr="002F7E2A">
        <w:rPr>
          <w:rFonts w:hint="eastAsia"/>
        </w:rPr>
        <w:t>具有可视化管理与运维界面</w:t>
      </w:r>
      <w:r w:rsidRPr="002F7E2A">
        <w:rPr>
          <w:rFonts w:hint="eastAsia"/>
        </w:rPr>
        <w:t>,</w:t>
      </w:r>
      <w:r w:rsidRPr="002F7E2A">
        <w:rPr>
          <w:rFonts w:hint="eastAsia"/>
        </w:rPr>
        <w:t>可对系统资源进行统一登记、标识、管理和状态监视</w:t>
      </w:r>
      <w:r w:rsidRPr="002F7E2A">
        <w:rPr>
          <w:rFonts w:hint="eastAsia"/>
        </w:rPr>
        <w:t>,</w:t>
      </w:r>
      <w:r w:rsidRPr="002F7E2A">
        <w:rPr>
          <w:rFonts w:hint="eastAsia"/>
        </w:rPr>
        <w:t>可单独实现对云平台的管理操作。</w:t>
      </w:r>
    </w:p>
    <w:p w14:paraId="1B5DD171" w14:textId="77777777" w:rsidR="00AD050D" w:rsidRPr="002F7E2A" w:rsidRDefault="00AD050D" w:rsidP="005A3A90">
      <w:pPr>
        <w:pStyle w:val="affa"/>
        <w:spacing w:line="360" w:lineRule="auto"/>
        <w:ind w:firstLine="480"/>
      </w:pPr>
      <w:r w:rsidRPr="002F7E2A">
        <w:rPr>
          <w:rFonts w:hint="eastAsia"/>
        </w:rPr>
        <w:t>n)</w:t>
      </w:r>
      <w:r w:rsidRPr="002F7E2A">
        <w:rPr>
          <w:rFonts w:hint="eastAsia"/>
        </w:rPr>
        <w:t>云基础及硬件管理功能。完成云计算主机群的安装、互联和配置</w:t>
      </w:r>
      <w:r w:rsidRPr="002F7E2A">
        <w:rPr>
          <w:rFonts w:hint="eastAsia"/>
        </w:rPr>
        <w:t>,</w:t>
      </w:r>
      <w:r w:rsidRPr="002F7E2A">
        <w:rPr>
          <w:rFonts w:hint="eastAsia"/>
        </w:rPr>
        <w:t>为上层的云计算提供硬件支撑。完成云主机操作系统的安装和系统计算、内存网终、存储资源的虚拟化功能提供云环境配置功能。</w:t>
      </w:r>
    </w:p>
    <w:p w14:paraId="79388B07" w14:textId="77777777" w:rsidR="00AD050D" w:rsidRPr="002F7E2A" w:rsidRDefault="00AD050D" w:rsidP="005A3A90">
      <w:pPr>
        <w:pStyle w:val="affa"/>
        <w:spacing w:line="360" w:lineRule="auto"/>
        <w:ind w:firstLine="480"/>
      </w:pPr>
      <w:r w:rsidRPr="002F7E2A">
        <w:rPr>
          <w:rFonts w:hint="eastAsia"/>
        </w:rPr>
        <w:t>3.</w:t>
      </w:r>
      <w:r w:rsidRPr="002F7E2A">
        <w:rPr>
          <w:rFonts w:hint="eastAsia"/>
        </w:rPr>
        <w:t>测试运行支撑分系统指标</w:t>
      </w:r>
    </w:p>
    <w:p w14:paraId="093A877A" w14:textId="77777777" w:rsidR="00AD050D" w:rsidRPr="002F7E2A" w:rsidRDefault="00AD050D" w:rsidP="005A3A90">
      <w:pPr>
        <w:pStyle w:val="affa"/>
        <w:spacing w:line="360" w:lineRule="auto"/>
        <w:ind w:firstLine="480"/>
      </w:pPr>
      <w:r w:rsidRPr="002F7E2A">
        <w:rPr>
          <w:rFonts w:hint="eastAsia"/>
        </w:rPr>
        <w:t>测试运行支撑分系统主要对软件测试过程和实施进行管理</w:t>
      </w:r>
      <w:r w:rsidRPr="002F7E2A">
        <w:rPr>
          <w:rFonts w:hint="eastAsia"/>
        </w:rPr>
        <w:t>,</w:t>
      </w:r>
      <w:r w:rsidRPr="002F7E2A">
        <w:rPr>
          <w:rFonts w:hint="eastAsia"/>
        </w:rPr>
        <w:t>包括测试对象管理、測试环境构建、测试运行控制等</w:t>
      </w:r>
      <w:r w:rsidRPr="002F7E2A">
        <w:rPr>
          <w:rFonts w:hint="eastAsia"/>
        </w:rPr>
        <w:t>,</w:t>
      </w:r>
      <w:r w:rsidRPr="002F7E2A">
        <w:rPr>
          <w:rFonts w:hint="eastAsia"/>
        </w:rPr>
        <w:t>主要功能指标包括</w:t>
      </w:r>
      <w:r w:rsidRPr="002F7E2A">
        <w:rPr>
          <w:rFonts w:hint="eastAsia"/>
        </w:rPr>
        <w:t>:</w:t>
      </w:r>
    </w:p>
    <w:p w14:paraId="256C1795" w14:textId="77777777" w:rsidR="00AD050D" w:rsidRPr="002F7E2A" w:rsidRDefault="00AD050D" w:rsidP="005A3A90">
      <w:pPr>
        <w:pStyle w:val="affa"/>
        <w:spacing w:line="360" w:lineRule="auto"/>
        <w:ind w:firstLine="480"/>
      </w:pPr>
      <w:r w:rsidRPr="002F7E2A">
        <w:rPr>
          <w:rFonts w:hint="eastAsia"/>
        </w:rPr>
        <w:t>a)</w:t>
      </w:r>
      <w:r w:rsidRPr="002F7E2A">
        <w:rPr>
          <w:rFonts w:hint="eastAsia"/>
        </w:rPr>
        <w:t>被测对象管理功能</w:t>
      </w:r>
      <w:r w:rsidRPr="002F7E2A">
        <w:rPr>
          <w:rFonts w:hint="eastAsia"/>
        </w:rPr>
        <w:t>:</w:t>
      </w:r>
      <w:r w:rsidRPr="002F7E2A">
        <w:rPr>
          <w:rFonts w:hint="eastAsia"/>
        </w:rPr>
        <w:t>建立被测对象生命周期管理数据库</w:t>
      </w:r>
      <w:r w:rsidRPr="002F7E2A">
        <w:rPr>
          <w:rFonts w:hint="eastAsia"/>
        </w:rPr>
        <w:t>,</w:t>
      </w:r>
      <w:r w:rsidRPr="002F7E2A">
        <w:rPr>
          <w:rFonts w:hint="eastAsia"/>
        </w:rPr>
        <w:t>实现基于用户角色的被测对象入库、出库、更动、版本管理功能</w:t>
      </w:r>
      <w:r w:rsidRPr="002F7E2A">
        <w:rPr>
          <w:rFonts w:hint="eastAsia"/>
        </w:rPr>
        <w:t>,</w:t>
      </w:r>
      <w:r w:rsidRPr="002F7E2A">
        <w:rPr>
          <w:rFonts w:hint="eastAsia"/>
        </w:rPr>
        <w:t>为系统提供独立于测试项目的被测对象存储、管理环境。</w:t>
      </w:r>
    </w:p>
    <w:p w14:paraId="3ED174D0" w14:textId="77777777" w:rsidR="00AD050D" w:rsidRPr="002F7E2A" w:rsidRDefault="00AD050D" w:rsidP="005A3A90">
      <w:pPr>
        <w:pStyle w:val="affa"/>
        <w:spacing w:line="360" w:lineRule="auto"/>
        <w:ind w:firstLine="480"/>
      </w:pPr>
      <w:r w:rsidRPr="002F7E2A">
        <w:rPr>
          <w:rFonts w:hint="eastAsia"/>
        </w:rPr>
        <w:t>b)</w:t>
      </w:r>
      <w:r w:rsidRPr="002F7E2A">
        <w:rPr>
          <w:rFonts w:hint="eastAsia"/>
        </w:rPr>
        <w:t>测试环境定制功能</w:t>
      </w:r>
      <w:r w:rsidRPr="002F7E2A">
        <w:rPr>
          <w:rFonts w:hint="eastAsia"/>
        </w:rPr>
        <w:t>:</w:t>
      </w:r>
      <w:r w:rsidRPr="002F7E2A">
        <w:rPr>
          <w:rFonts w:hint="eastAsia"/>
        </w:rPr>
        <w:t>提供测试环境可视化定制功能</w:t>
      </w:r>
      <w:r w:rsidRPr="002F7E2A">
        <w:rPr>
          <w:rFonts w:hint="eastAsia"/>
        </w:rPr>
        <w:t>,</w:t>
      </w:r>
      <w:r w:rsidRPr="002F7E2A">
        <w:rPr>
          <w:rFonts w:hint="eastAsia"/>
        </w:rPr>
        <w:t>具备操作系统、常用功能软件、测试工具软件的定制、初始化与部署功能。支持基于虚拟机的部署和可视化虚拟网络括扑规划设计</w:t>
      </w:r>
      <w:r w:rsidRPr="002F7E2A">
        <w:rPr>
          <w:rFonts w:hint="eastAsia"/>
        </w:rPr>
        <w:t>,</w:t>
      </w:r>
      <w:r w:rsidRPr="002F7E2A">
        <w:rPr>
          <w:rFonts w:hint="eastAsia"/>
        </w:rPr>
        <w:t>支持测试环境集的整体备份、恢复等管理功能。</w:t>
      </w:r>
    </w:p>
    <w:p w14:paraId="047B268F" w14:textId="77777777" w:rsidR="00AD050D" w:rsidRPr="002F7E2A" w:rsidRDefault="00AD050D" w:rsidP="005A3A90">
      <w:pPr>
        <w:pStyle w:val="affa"/>
        <w:spacing w:line="360" w:lineRule="auto"/>
        <w:ind w:firstLine="480"/>
      </w:pPr>
      <w:r w:rsidRPr="002F7E2A">
        <w:rPr>
          <w:rFonts w:hint="eastAsia"/>
        </w:rPr>
        <w:t>c)</w:t>
      </w:r>
      <w:r w:rsidRPr="002F7E2A">
        <w:rPr>
          <w:rFonts w:hint="eastAsia"/>
        </w:rPr>
        <w:t>测试运行管理功能</w:t>
      </w:r>
      <w:r w:rsidRPr="002F7E2A">
        <w:rPr>
          <w:rFonts w:hint="eastAsia"/>
        </w:rPr>
        <w:t>:</w:t>
      </w:r>
      <w:r w:rsidRPr="002F7E2A">
        <w:rPr>
          <w:rFonts w:hint="eastAsia"/>
        </w:rPr>
        <w:t>支持虚拟机的创建、删除、挂起、迁移、扩容等。</w:t>
      </w:r>
    </w:p>
    <w:p w14:paraId="0382EB02" w14:textId="77777777" w:rsidR="00AD050D" w:rsidRPr="002F7E2A" w:rsidRDefault="00AD050D" w:rsidP="005A3A90">
      <w:pPr>
        <w:pStyle w:val="affa"/>
        <w:spacing w:line="360" w:lineRule="auto"/>
        <w:ind w:firstLine="480"/>
      </w:pPr>
      <w:r w:rsidRPr="002F7E2A">
        <w:rPr>
          <w:rFonts w:hint="eastAsia"/>
        </w:rPr>
        <w:t>a)</w:t>
      </w:r>
      <w:r w:rsidRPr="002F7E2A">
        <w:rPr>
          <w:rFonts w:hint="eastAsia"/>
        </w:rPr>
        <w:t>用户管理功能</w:t>
      </w:r>
      <w:r w:rsidRPr="002F7E2A">
        <w:rPr>
          <w:rFonts w:hint="eastAsia"/>
        </w:rPr>
        <w:t>:</w:t>
      </w:r>
      <w:r w:rsidRPr="002F7E2A">
        <w:rPr>
          <w:rFonts w:hint="eastAsia"/>
        </w:rPr>
        <w:t>实现被测对象、測试项目、测试工具、测试数据、澳测试流程、测试计划、测试人员、测试日志等对象的访间权限规划。对关键试活动进行日志记录与存储。</w:t>
      </w:r>
    </w:p>
    <w:p w14:paraId="507E61E6" w14:textId="77777777" w:rsidR="00AD050D" w:rsidRPr="002F7E2A" w:rsidRDefault="00AD050D" w:rsidP="005A3A90">
      <w:pPr>
        <w:pStyle w:val="affa"/>
        <w:spacing w:line="360" w:lineRule="auto"/>
        <w:ind w:firstLine="480"/>
      </w:pPr>
      <w:r w:rsidRPr="002F7E2A">
        <w:rPr>
          <w:rFonts w:hint="eastAsia"/>
        </w:rPr>
        <w:t>e)</w:t>
      </w:r>
      <w:r w:rsidRPr="002F7E2A">
        <w:rPr>
          <w:rFonts w:hint="eastAsia"/>
        </w:rPr>
        <w:t>云平台软件工具适配功能</w:t>
      </w:r>
      <w:r w:rsidRPr="002F7E2A">
        <w:rPr>
          <w:rFonts w:hint="eastAsia"/>
        </w:rPr>
        <w:t>:</w:t>
      </w:r>
      <w:r w:rsidRPr="002F7E2A">
        <w:rPr>
          <w:rFonts w:hint="eastAsia"/>
        </w:rPr>
        <w:t>完成已有、新购及开源软件测试工具的云平台配。提供软文件、硬件</w:t>
      </w:r>
      <w:r w:rsidRPr="002F7E2A">
        <w:rPr>
          <w:rFonts w:hint="eastAsia"/>
        </w:rPr>
        <w:t>Key</w:t>
      </w:r>
      <w:r w:rsidRPr="002F7E2A">
        <w:rPr>
          <w:rFonts w:hint="eastAsia"/>
        </w:rPr>
        <w:t>、网终版</w:t>
      </w:r>
      <w:r w:rsidRPr="002F7E2A">
        <w:rPr>
          <w:rFonts w:hint="eastAsia"/>
        </w:rPr>
        <w:t xml:space="preserve"> License</w:t>
      </w:r>
      <w:r w:rsidRPr="002F7E2A">
        <w:rPr>
          <w:rFonts w:hint="eastAsia"/>
        </w:rPr>
        <w:t>的集中登记、管理</w:t>
      </w:r>
      <w:r w:rsidRPr="002F7E2A">
        <w:rPr>
          <w:rFonts w:hint="eastAsia"/>
        </w:rPr>
        <w:t>,</w:t>
      </w:r>
      <w:r w:rsidRPr="002F7E2A">
        <w:rPr>
          <w:rFonts w:hint="eastAsia"/>
        </w:rPr>
        <w:t>实现虚拟机与</w:t>
      </w:r>
      <w:r w:rsidRPr="002F7E2A">
        <w:rPr>
          <w:rFonts w:hint="eastAsia"/>
        </w:rPr>
        <w:t xml:space="preserve"> License</w:t>
      </w:r>
      <w:r w:rsidRPr="002F7E2A">
        <w:rPr>
          <w:rFonts w:hint="eastAsia"/>
        </w:rPr>
        <w:t>的适配</w:t>
      </w:r>
      <w:r w:rsidRPr="002F7E2A">
        <w:rPr>
          <w:rFonts w:hint="eastAsia"/>
        </w:rPr>
        <w:t>;</w:t>
      </w:r>
      <w:r w:rsidRPr="002F7E2A">
        <w:rPr>
          <w:rFonts w:hint="eastAsia"/>
        </w:rPr>
        <w:t>单机版测试工具的封装和面向分布式云环境的功能转换</w:t>
      </w:r>
      <w:r w:rsidRPr="002F7E2A">
        <w:rPr>
          <w:rFonts w:hint="eastAsia"/>
        </w:rPr>
        <w:t>:B/S</w:t>
      </w:r>
      <w:r w:rsidRPr="002F7E2A">
        <w:rPr>
          <w:rFonts w:hint="eastAsia"/>
        </w:rPr>
        <w:t>架构、</w:t>
      </w:r>
      <w:r w:rsidRPr="002F7E2A">
        <w:rPr>
          <w:rFonts w:hint="eastAsia"/>
        </w:rPr>
        <w:t>CS</w:t>
      </w:r>
      <w:r w:rsidRPr="002F7E2A">
        <w:rPr>
          <w:rFonts w:hint="eastAsia"/>
        </w:rPr>
        <w:t>架构测试工具的云环境配置功能</w:t>
      </w:r>
    </w:p>
    <w:p w14:paraId="1B7E9AE9" w14:textId="77777777" w:rsidR="00AD050D" w:rsidRPr="002F7E2A" w:rsidRDefault="00AD050D" w:rsidP="005A3A90">
      <w:pPr>
        <w:pStyle w:val="affa"/>
        <w:spacing w:line="360" w:lineRule="auto"/>
        <w:ind w:firstLine="480"/>
      </w:pPr>
      <w:r w:rsidRPr="002F7E2A">
        <w:rPr>
          <w:rFonts w:hint="eastAsia"/>
        </w:rPr>
        <w:t>4.</w:t>
      </w:r>
      <w:r w:rsidRPr="002F7E2A">
        <w:rPr>
          <w:rFonts w:hint="eastAsia"/>
        </w:rPr>
        <w:t>测试数指采集与分析分系统指标</w:t>
      </w:r>
    </w:p>
    <w:p w14:paraId="630994C4" w14:textId="77777777" w:rsidR="00AD050D" w:rsidRPr="002F7E2A" w:rsidRDefault="00AD050D" w:rsidP="005A3A90">
      <w:pPr>
        <w:pStyle w:val="affa"/>
        <w:spacing w:line="360" w:lineRule="auto"/>
        <w:ind w:firstLine="480"/>
      </w:pPr>
      <w:r w:rsidRPr="002F7E2A">
        <w:rPr>
          <w:rFonts w:hint="eastAsia"/>
        </w:rPr>
        <w:t>a)</w:t>
      </w:r>
      <w:r w:rsidRPr="002F7E2A">
        <w:rPr>
          <w:rFonts w:hint="eastAsia"/>
        </w:rPr>
        <w:t>具有数据搜集与存储功能。能够对测试配置数据、测測试过程数据、测试结果数据进行搜集和存储</w:t>
      </w:r>
      <w:r w:rsidRPr="002F7E2A">
        <w:rPr>
          <w:rFonts w:hint="eastAsia"/>
        </w:rPr>
        <w:t>;</w:t>
      </w:r>
      <w:r w:rsidRPr="002F7E2A">
        <w:rPr>
          <w:rFonts w:hint="eastAsia"/>
        </w:rPr>
        <w:t>可实现格式化数据和非格式化数据的存储与应用</w:t>
      </w:r>
      <w:r w:rsidRPr="002F7E2A">
        <w:rPr>
          <w:rFonts w:hint="eastAsia"/>
        </w:rPr>
        <w:t>;</w:t>
      </w:r>
      <w:r w:rsidRPr="002F7E2A">
        <w:rPr>
          <w:rFonts w:hint="eastAsia"/>
        </w:rPr>
        <w:t>具有大数据分析扩展接口</w:t>
      </w:r>
      <w:r w:rsidRPr="002F7E2A">
        <w:rPr>
          <w:rFonts w:hint="eastAsia"/>
        </w:rPr>
        <w:t>,</w:t>
      </w:r>
      <w:r w:rsidRPr="002F7E2A">
        <w:rPr>
          <w:rFonts w:hint="eastAsia"/>
        </w:rPr>
        <w:t>可为后续大数据处理提供支撑。</w:t>
      </w:r>
    </w:p>
    <w:p w14:paraId="019CFEEB" w14:textId="77777777" w:rsidR="00AD050D" w:rsidRPr="002F7E2A" w:rsidRDefault="00AD050D" w:rsidP="005A3A90">
      <w:pPr>
        <w:pStyle w:val="affa"/>
        <w:spacing w:line="360" w:lineRule="auto"/>
        <w:ind w:firstLine="480"/>
      </w:pPr>
      <w:r w:rsidRPr="002F7E2A">
        <w:rPr>
          <w:rFonts w:hint="eastAsia"/>
        </w:rPr>
        <w:t>b)</w:t>
      </w:r>
      <w:r w:rsidRPr="002F7E2A">
        <w:rPr>
          <w:rFonts w:hint="eastAsia"/>
        </w:rPr>
        <w:t>具有测试数据综合分析功能。具有用户可定义的软件评价体系</w:t>
      </w:r>
      <w:r w:rsidRPr="002F7E2A">
        <w:rPr>
          <w:rFonts w:hint="eastAsia"/>
        </w:rPr>
        <w:t>,</w:t>
      </w:r>
      <w:r w:rsidRPr="002F7E2A">
        <w:rPr>
          <w:rFonts w:hint="eastAsia"/>
        </w:rPr>
        <w:t>能够根据评价指标对测试数据进行综合分析</w:t>
      </w:r>
      <w:r w:rsidRPr="002F7E2A">
        <w:rPr>
          <w:rFonts w:hint="eastAsia"/>
        </w:rPr>
        <w:t>,</w:t>
      </w:r>
      <w:r w:rsidRPr="002F7E2A">
        <w:rPr>
          <w:rFonts w:hint="eastAsia"/>
        </w:rPr>
        <w:t>并以可视化方式显示分析结果</w:t>
      </w:r>
      <w:r w:rsidRPr="002F7E2A">
        <w:rPr>
          <w:rFonts w:hint="eastAsia"/>
        </w:rPr>
        <w:t>,</w:t>
      </w:r>
      <w:r w:rsidRPr="002F7E2A">
        <w:rPr>
          <w:rFonts w:hint="eastAsia"/>
        </w:rPr>
        <w:t>同输出评价分析报告。</w:t>
      </w:r>
    </w:p>
    <w:p w14:paraId="7EEC3D6E" w14:textId="77777777" w:rsidR="00AD050D" w:rsidRPr="002F7E2A" w:rsidRDefault="00AD050D" w:rsidP="005A3A90">
      <w:pPr>
        <w:pStyle w:val="affa"/>
        <w:spacing w:line="360" w:lineRule="auto"/>
        <w:ind w:firstLine="480"/>
      </w:pPr>
      <w:r w:rsidRPr="002F7E2A">
        <w:rPr>
          <w:rFonts w:hint="eastAsia"/>
        </w:rPr>
        <w:t>c)</w:t>
      </w:r>
      <w:r w:rsidRPr="002F7E2A">
        <w:rPr>
          <w:rFonts w:hint="eastAsia"/>
        </w:rPr>
        <w:t>具有测试用例辅墈设计功能。通过对测试需求进行分析</w:t>
      </w:r>
      <w:r w:rsidRPr="002F7E2A">
        <w:rPr>
          <w:rFonts w:hint="eastAsia"/>
        </w:rPr>
        <w:t>,</w:t>
      </w:r>
      <w:r w:rsidRPr="002F7E2A">
        <w:rPr>
          <w:rFonts w:hint="eastAsia"/>
        </w:rPr>
        <w:t>基于历史测试场景、测试用例、测试数据等己有信息</w:t>
      </w:r>
      <w:r w:rsidRPr="002F7E2A">
        <w:rPr>
          <w:rFonts w:hint="eastAsia"/>
        </w:rPr>
        <w:t>,</w:t>
      </w:r>
      <w:r w:rsidRPr="002F7E2A">
        <w:rPr>
          <w:rFonts w:hint="eastAsia"/>
        </w:rPr>
        <w:t>形成典型被测对象在典型测试场景下的测试用例推荐</w:t>
      </w:r>
      <w:r w:rsidRPr="002F7E2A">
        <w:rPr>
          <w:rFonts w:hint="eastAsia"/>
        </w:rPr>
        <w:t>,</w:t>
      </w:r>
      <w:r w:rsidRPr="002F7E2A">
        <w:rPr>
          <w:rFonts w:hint="eastAsia"/>
        </w:rPr>
        <w:t>可辅助用户进行测试用例效计。</w:t>
      </w:r>
    </w:p>
    <w:p w14:paraId="47FDB0C7" w14:textId="77777777" w:rsidR="00AD050D" w:rsidRPr="002F7E2A" w:rsidRDefault="00AD050D" w:rsidP="005A3A90">
      <w:pPr>
        <w:pStyle w:val="affa"/>
        <w:spacing w:line="360" w:lineRule="auto"/>
        <w:ind w:firstLine="480"/>
      </w:pPr>
      <w:r w:rsidRPr="002F7E2A">
        <w:rPr>
          <w:rFonts w:hint="eastAsia"/>
        </w:rPr>
        <w:t>5.</w:t>
      </w:r>
      <w:r w:rsidRPr="002F7E2A">
        <w:rPr>
          <w:rFonts w:hint="eastAsia"/>
        </w:rPr>
        <w:t>性能指标</w:t>
      </w:r>
    </w:p>
    <w:p w14:paraId="6A73A56C" w14:textId="77777777" w:rsidR="00AD050D" w:rsidRPr="002F7E2A" w:rsidRDefault="00AD050D" w:rsidP="005A3A90">
      <w:pPr>
        <w:pStyle w:val="affa"/>
        <w:spacing w:line="360" w:lineRule="auto"/>
        <w:ind w:firstLine="480"/>
      </w:pPr>
      <w:r w:rsidRPr="002F7E2A">
        <w:rPr>
          <w:rFonts w:hint="eastAsia"/>
        </w:rPr>
        <w:t>a)</w:t>
      </w:r>
      <w:r w:rsidRPr="002F7E2A">
        <w:rPr>
          <w:rFonts w:hint="eastAsia"/>
        </w:rPr>
        <w:t>測试云平台对硬件资源进行管理</w:t>
      </w:r>
      <w:r w:rsidRPr="002F7E2A">
        <w:rPr>
          <w:rFonts w:hint="eastAsia"/>
        </w:rPr>
        <w:t>,</w:t>
      </w:r>
      <w:r w:rsidRPr="002F7E2A">
        <w:rPr>
          <w:rFonts w:hint="eastAsia"/>
        </w:rPr>
        <w:t>所管理的服务器模不小于</w:t>
      </w:r>
      <w:r w:rsidRPr="002F7E2A">
        <w:rPr>
          <w:rFonts w:hint="eastAsia"/>
        </w:rPr>
        <w:t>13</w:t>
      </w:r>
      <w:r w:rsidRPr="002F7E2A">
        <w:rPr>
          <w:rFonts w:hint="eastAsia"/>
        </w:rPr>
        <w:t>台</w:t>
      </w:r>
      <w:r w:rsidRPr="002F7E2A">
        <w:rPr>
          <w:rFonts w:hint="eastAsia"/>
        </w:rPr>
        <w:t>,</w:t>
      </w:r>
      <w:r w:rsidRPr="002F7E2A">
        <w:rPr>
          <w:rFonts w:hint="eastAsia"/>
        </w:rPr>
        <w:t>可扩展至</w:t>
      </w:r>
      <w:r w:rsidRPr="002F7E2A">
        <w:rPr>
          <w:rFonts w:hint="eastAsia"/>
        </w:rPr>
        <w:t>50</w:t>
      </w:r>
      <w:r w:rsidRPr="002F7E2A">
        <w:rPr>
          <w:rFonts w:hint="eastAsia"/>
        </w:rPr>
        <w:t>台以上</w:t>
      </w:r>
      <w:r w:rsidRPr="002F7E2A">
        <w:rPr>
          <w:rFonts w:hint="eastAsia"/>
        </w:rPr>
        <w:t>;</w:t>
      </w:r>
      <w:r w:rsidRPr="002F7E2A">
        <w:rPr>
          <w:rFonts w:hint="eastAsia"/>
        </w:rPr>
        <w:t>管理存储资源规模不小于</w:t>
      </w:r>
      <w:r w:rsidRPr="002F7E2A">
        <w:rPr>
          <w:rFonts w:hint="eastAsia"/>
        </w:rPr>
        <w:t>200T,</w:t>
      </w:r>
      <w:r w:rsidRPr="002F7E2A">
        <w:rPr>
          <w:rFonts w:hint="eastAsia"/>
        </w:rPr>
        <w:t>最大可扩展至不少于</w:t>
      </w:r>
      <w:r w:rsidRPr="002F7E2A">
        <w:rPr>
          <w:rFonts w:hint="eastAsia"/>
        </w:rPr>
        <w:t>1000T</w:t>
      </w:r>
      <w:r w:rsidRPr="002F7E2A">
        <w:rPr>
          <w:rFonts w:hint="eastAsia"/>
        </w:rPr>
        <w:t>。</w:t>
      </w:r>
    </w:p>
    <w:p w14:paraId="719E05FC" w14:textId="77777777" w:rsidR="00AD050D" w:rsidRPr="002F7E2A" w:rsidRDefault="00AD050D" w:rsidP="005A3A90">
      <w:pPr>
        <w:pStyle w:val="affa"/>
        <w:spacing w:line="360" w:lineRule="auto"/>
        <w:ind w:firstLine="480"/>
      </w:pPr>
      <w:r w:rsidRPr="002F7E2A">
        <w:rPr>
          <w:rFonts w:hint="eastAsia"/>
        </w:rPr>
        <w:t>b)</w:t>
      </w:r>
      <w:r w:rsidRPr="002F7E2A">
        <w:rPr>
          <w:rFonts w:hint="eastAsia"/>
        </w:rPr>
        <w:t>测试云平台能够虚拟出不少于</w:t>
      </w:r>
      <w:r w:rsidRPr="002F7E2A">
        <w:rPr>
          <w:rFonts w:hint="eastAsia"/>
        </w:rPr>
        <w:t>200</w:t>
      </w:r>
      <w:r w:rsidRPr="002F7E2A">
        <w:rPr>
          <w:rFonts w:hint="eastAsia"/>
        </w:rPr>
        <w:t>个虚拟机</w:t>
      </w:r>
      <w:r w:rsidRPr="002F7E2A">
        <w:rPr>
          <w:rFonts w:hint="eastAsia"/>
        </w:rPr>
        <w:t>(</w:t>
      </w:r>
      <w:r w:rsidRPr="002F7E2A">
        <w:rPr>
          <w:rFonts w:hint="eastAsia"/>
        </w:rPr>
        <w:t>配置为</w:t>
      </w:r>
      <w:r w:rsidRPr="002F7E2A">
        <w:rPr>
          <w:rFonts w:hint="eastAsia"/>
        </w:rPr>
        <w:t>2</w:t>
      </w:r>
      <w:r w:rsidRPr="002F7E2A">
        <w:rPr>
          <w:rFonts w:hint="eastAsia"/>
        </w:rPr>
        <w:t>核</w:t>
      </w:r>
      <w:r w:rsidRPr="002F7E2A">
        <w:rPr>
          <w:rFonts w:hint="eastAsia"/>
        </w:rPr>
        <w:t>CPU</w:t>
      </w:r>
      <w:r w:rsidRPr="002F7E2A">
        <w:rPr>
          <w:rFonts w:hint="eastAsia"/>
        </w:rPr>
        <w:t>、</w:t>
      </w:r>
      <w:r w:rsidRPr="002F7E2A">
        <w:rPr>
          <w:rFonts w:hint="eastAsia"/>
        </w:rPr>
        <w:t>4G</w:t>
      </w:r>
      <w:r w:rsidRPr="002F7E2A">
        <w:rPr>
          <w:rFonts w:hint="eastAsia"/>
        </w:rPr>
        <w:t>内存、</w:t>
      </w:r>
      <w:r w:rsidRPr="002F7E2A">
        <w:rPr>
          <w:rFonts w:hint="eastAsia"/>
        </w:rPr>
        <w:t>100G</w:t>
      </w:r>
      <w:r w:rsidRPr="002F7E2A">
        <w:rPr>
          <w:rFonts w:hint="eastAsia"/>
        </w:rPr>
        <w:t>存储容量</w:t>
      </w:r>
      <w:r w:rsidRPr="002F7E2A">
        <w:rPr>
          <w:rFonts w:hint="eastAsia"/>
        </w:rPr>
        <w:t>),</w:t>
      </w:r>
      <w:r w:rsidRPr="002F7E2A">
        <w:rPr>
          <w:rFonts w:hint="eastAsia"/>
        </w:rPr>
        <w:t>支持自定义虚拟机资源配置。</w:t>
      </w:r>
    </w:p>
    <w:p w14:paraId="56588803" w14:textId="77777777" w:rsidR="00AD050D" w:rsidRPr="002F7E2A" w:rsidRDefault="00AD050D" w:rsidP="005A3A90">
      <w:pPr>
        <w:pStyle w:val="affa"/>
        <w:spacing w:line="360" w:lineRule="auto"/>
        <w:ind w:firstLine="480"/>
      </w:pPr>
      <w:r w:rsidRPr="002F7E2A">
        <w:rPr>
          <w:rFonts w:hint="eastAsia"/>
        </w:rPr>
        <w:t>c)</w:t>
      </w:r>
      <w:r w:rsidRPr="002F7E2A">
        <w:rPr>
          <w:rFonts w:hint="eastAsia"/>
        </w:rPr>
        <w:t>支持管理</w:t>
      </w:r>
      <w:r w:rsidRPr="002F7E2A">
        <w:rPr>
          <w:rFonts w:hint="eastAsia"/>
        </w:rPr>
        <w:t>200</w:t>
      </w:r>
      <w:r w:rsidRPr="002F7E2A">
        <w:rPr>
          <w:rFonts w:hint="eastAsia"/>
        </w:rPr>
        <w:t>个以上的虚拟机镜像</w:t>
      </w:r>
      <w:r w:rsidRPr="002F7E2A">
        <w:rPr>
          <w:rFonts w:hint="eastAsia"/>
        </w:rPr>
        <w:t>:</w:t>
      </w:r>
      <w:r w:rsidRPr="002F7E2A">
        <w:rPr>
          <w:rFonts w:hint="eastAsia"/>
        </w:rPr>
        <w:t>创建</w:t>
      </w:r>
      <w:r w:rsidRPr="002F7E2A">
        <w:rPr>
          <w:rFonts w:hint="eastAsia"/>
        </w:rPr>
        <w:t>50</w:t>
      </w:r>
      <w:r w:rsidRPr="002F7E2A">
        <w:rPr>
          <w:rFonts w:hint="eastAsia"/>
        </w:rPr>
        <w:t>个虚拟机实例用时</w:t>
      </w:r>
      <w:r w:rsidRPr="002F7E2A">
        <w:rPr>
          <w:rFonts w:hint="eastAsia"/>
        </w:rPr>
        <w:t>10min;</w:t>
      </w:r>
      <w:r w:rsidRPr="002F7E2A">
        <w:rPr>
          <w:rFonts w:hint="eastAsia"/>
        </w:rPr>
        <w:t>完成单虚拟机整机各份时间小于</w:t>
      </w:r>
      <w:r w:rsidRPr="002F7E2A">
        <w:rPr>
          <w:rFonts w:hint="eastAsia"/>
        </w:rPr>
        <w:t>5min</w:t>
      </w:r>
      <w:r w:rsidRPr="002F7E2A">
        <w:rPr>
          <w:rFonts w:hint="eastAsia"/>
        </w:rPr>
        <w:t>。</w:t>
      </w:r>
    </w:p>
    <w:p w14:paraId="1D66B17C" w14:textId="77777777" w:rsidR="00AD050D" w:rsidRDefault="00AD050D" w:rsidP="005A3A90">
      <w:pPr>
        <w:pStyle w:val="4"/>
      </w:pPr>
      <w:bookmarkStart w:id="30" w:name="_Toc17011838"/>
      <w:r w:rsidRPr="006541AD">
        <w:rPr>
          <w:rFonts w:hint="eastAsia"/>
        </w:rPr>
        <w:t>软件测试工具</w:t>
      </w:r>
      <w:bookmarkEnd w:id="30"/>
    </w:p>
    <w:p w14:paraId="07B3A616" w14:textId="77777777" w:rsidR="00AD050D" w:rsidRPr="002F7E2A" w:rsidRDefault="00AD050D" w:rsidP="005A3A90">
      <w:pPr>
        <w:pStyle w:val="affa"/>
        <w:spacing w:line="360" w:lineRule="auto"/>
        <w:ind w:firstLine="480"/>
      </w:pPr>
      <w:r w:rsidRPr="002F7E2A">
        <w:rPr>
          <w:rFonts w:hint="eastAsia"/>
        </w:rPr>
        <w:t>1.</w:t>
      </w:r>
      <w:r w:rsidRPr="002F7E2A">
        <w:rPr>
          <w:rFonts w:hint="eastAsia"/>
        </w:rPr>
        <w:t>自动化功能测试工具技术指标</w:t>
      </w:r>
    </w:p>
    <w:p w14:paraId="11F74AC6" w14:textId="77777777" w:rsidR="00AD050D" w:rsidRPr="002F7E2A" w:rsidRDefault="00AD050D" w:rsidP="005A3A90">
      <w:pPr>
        <w:pStyle w:val="affa"/>
        <w:spacing w:line="360" w:lineRule="auto"/>
        <w:ind w:firstLine="480"/>
      </w:pPr>
      <w:r w:rsidRPr="002F7E2A">
        <w:rPr>
          <w:rFonts w:hint="eastAsia"/>
        </w:rPr>
        <w:t>a)</w:t>
      </w:r>
      <w:r w:rsidRPr="002F7E2A">
        <w:rPr>
          <w:rFonts w:hint="eastAsia"/>
        </w:rPr>
        <w:t>提供图形化和关键字驱动测測试功能</w:t>
      </w:r>
      <w:r w:rsidRPr="002F7E2A">
        <w:rPr>
          <w:rFonts w:hint="eastAsia"/>
        </w:rPr>
        <w:t>,</w:t>
      </w:r>
      <w:r w:rsidRPr="002F7E2A">
        <w:rPr>
          <w:rFonts w:hint="eastAsia"/>
        </w:rPr>
        <w:t>为非编程技术人员提供图形化的关键字视图</w:t>
      </w:r>
      <w:r w:rsidRPr="002F7E2A">
        <w:rPr>
          <w:rFonts w:hint="eastAsia"/>
        </w:rPr>
        <w:t>,</w:t>
      </w:r>
      <w:r w:rsidRPr="002F7E2A">
        <w:rPr>
          <w:rFonts w:hint="eastAsia"/>
        </w:rPr>
        <w:t>为数据驱动测试提供熱悉易用的数据表。</w:t>
      </w:r>
    </w:p>
    <w:p w14:paraId="56FC4AEC" w14:textId="77777777" w:rsidR="00AD050D" w:rsidRPr="002F7E2A" w:rsidRDefault="00AD050D" w:rsidP="005A3A90">
      <w:pPr>
        <w:pStyle w:val="affa"/>
        <w:spacing w:line="360" w:lineRule="auto"/>
        <w:ind w:firstLine="480"/>
      </w:pPr>
      <w:r w:rsidRPr="002F7E2A">
        <w:rPr>
          <w:rFonts w:hint="eastAsia"/>
        </w:rPr>
        <w:t>b)</w:t>
      </w:r>
      <w:r w:rsidRPr="002F7E2A">
        <w:rPr>
          <w:rFonts w:hint="eastAsia"/>
        </w:rPr>
        <w:t>提供测试流程模板</w:t>
      </w:r>
      <w:r w:rsidRPr="002F7E2A">
        <w:rPr>
          <w:rFonts w:hint="eastAsia"/>
        </w:rPr>
        <w:t>(</w:t>
      </w:r>
      <w:r w:rsidRPr="002F7E2A">
        <w:rPr>
          <w:rFonts w:hint="eastAsia"/>
        </w:rPr>
        <w:t>来自于实的流程指导</w:t>
      </w:r>
      <w:r w:rsidRPr="002F7E2A">
        <w:rPr>
          <w:rFonts w:hint="eastAsia"/>
        </w:rPr>
        <w:t>),</w:t>
      </w:r>
      <w:r w:rsidRPr="002F7E2A">
        <w:rPr>
          <w:rFonts w:hint="eastAsia"/>
        </w:rPr>
        <w:t>用户也可以自定义流程。</w:t>
      </w:r>
    </w:p>
    <w:p w14:paraId="27D31408" w14:textId="77777777" w:rsidR="00AD050D" w:rsidRPr="002F7E2A" w:rsidRDefault="00AD050D" w:rsidP="005A3A90">
      <w:pPr>
        <w:pStyle w:val="affa"/>
        <w:spacing w:line="360" w:lineRule="auto"/>
        <w:ind w:firstLine="480"/>
      </w:pPr>
      <w:r w:rsidRPr="002F7E2A">
        <w:rPr>
          <w:rFonts w:hint="eastAsia"/>
        </w:rPr>
        <w:t>c)</w:t>
      </w:r>
      <w:r w:rsidRPr="002F7E2A">
        <w:rPr>
          <w:rFonts w:hint="eastAsia"/>
        </w:rPr>
        <w:t>能够和测试管理平台集成</w:t>
      </w:r>
      <w:r w:rsidRPr="002F7E2A">
        <w:rPr>
          <w:rFonts w:hint="eastAsia"/>
        </w:rPr>
        <w:t>,</w:t>
      </w:r>
      <w:r w:rsidRPr="002F7E2A">
        <w:rPr>
          <w:rFonts w:hint="eastAsia"/>
        </w:rPr>
        <w:t>在应用开发生命周期中实现案例的管理和重用。</w:t>
      </w:r>
    </w:p>
    <w:p w14:paraId="67B437A4" w14:textId="77777777" w:rsidR="00AD050D" w:rsidRPr="002F7E2A" w:rsidRDefault="00AD050D" w:rsidP="005A3A90">
      <w:pPr>
        <w:pStyle w:val="affa"/>
        <w:spacing w:line="360" w:lineRule="auto"/>
        <w:ind w:firstLine="480"/>
      </w:pPr>
      <w:r w:rsidRPr="002F7E2A">
        <w:rPr>
          <w:rFonts w:hint="eastAsia"/>
        </w:rPr>
        <w:t>d)</w:t>
      </w:r>
      <w:r w:rsidRPr="002F7E2A">
        <w:rPr>
          <w:rFonts w:hint="eastAsia"/>
        </w:rPr>
        <w:t>支持基于数据驱动的功能测试</w:t>
      </w:r>
      <w:r w:rsidRPr="002F7E2A">
        <w:rPr>
          <w:rFonts w:hint="eastAsia"/>
        </w:rPr>
        <w:t>,</w:t>
      </w:r>
      <w:r w:rsidRPr="002F7E2A">
        <w:rPr>
          <w:rFonts w:hint="eastAsia"/>
        </w:rPr>
        <w:t>可按用户自定义方式模拟生成功能测试所需的各种测试数据。</w:t>
      </w:r>
    </w:p>
    <w:p w14:paraId="07C78C63" w14:textId="77777777" w:rsidR="00AD050D" w:rsidRPr="002F7E2A" w:rsidRDefault="00AD050D" w:rsidP="005A3A90">
      <w:pPr>
        <w:pStyle w:val="affa"/>
        <w:spacing w:line="360" w:lineRule="auto"/>
        <w:ind w:firstLine="480"/>
      </w:pPr>
      <w:r w:rsidRPr="002F7E2A">
        <w:rPr>
          <w:rFonts w:hint="eastAsia"/>
        </w:rPr>
        <w:t>e)</w:t>
      </w:r>
      <w:r w:rsidRPr="002F7E2A">
        <w:rPr>
          <w:rFonts w:hint="eastAsia"/>
        </w:rPr>
        <w:t>支持历史測试数据文件方式生成功能测试所需的测试数据</w:t>
      </w:r>
      <w:r w:rsidRPr="002F7E2A">
        <w:rPr>
          <w:rFonts w:hint="eastAsia"/>
        </w:rPr>
        <w:t>,</w:t>
      </w:r>
      <w:r w:rsidRPr="002F7E2A">
        <w:rPr>
          <w:rFonts w:hint="eastAsia"/>
        </w:rPr>
        <w:t>驱动被测软件自动运行。</w:t>
      </w:r>
    </w:p>
    <w:p w14:paraId="0D616478" w14:textId="77777777" w:rsidR="00AD050D" w:rsidRPr="002F7E2A" w:rsidRDefault="00AD050D" w:rsidP="005A3A90">
      <w:pPr>
        <w:pStyle w:val="affa"/>
        <w:spacing w:line="360" w:lineRule="auto"/>
        <w:ind w:firstLine="480"/>
      </w:pPr>
      <w:r w:rsidRPr="002F7E2A">
        <w:rPr>
          <w:rFonts w:hint="eastAsia"/>
        </w:rPr>
        <w:t>f)</w:t>
      </w:r>
      <w:r w:rsidRPr="002F7E2A">
        <w:rPr>
          <w:rFonts w:hint="eastAsia"/>
        </w:rPr>
        <w:t>支持典型分布式软件系统</w:t>
      </w:r>
      <w:r w:rsidRPr="002F7E2A">
        <w:rPr>
          <w:rFonts w:hint="eastAsia"/>
        </w:rPr>
        <w:t>(</w:t>
      </w:r>
      <w:r w:rsidRPr="002F7E2A">
        <w:rPr>
          <w:rFonts w:hint="eastAsia"/>
        </w:rPr>
        <w:t>或体系</w:t>
      </w:r>
      <w:r w:rsidRPr="002F7E2A">
        <w:rPr>
          <w:rFonts w:hint="eastAsia"/>
        </w:rPr>
        <w:t>),</w:t>
      </w:r>
      <w:r w:rsidRPr="002F7E2A">
        <w:rPr>
          <w:rFonts w:hint="eastAsia"/>
        </w:rPr>
        <w:t>例如指挥信息系统的自动化功能测试</w:t>
      </w:r>
      <w:r w:rsidRPr="002F7E2A">
        <w:rPr>
          <w:rFonts w:hint="eastAsia"/>
        </w:rPr>
        <w:t>,</w:t>
      </w:r>
      <w:r w:rsidRPr="002F7E2A">
        <w:rPr>
          <w:rFonts w:hint="eastAsia"/>
        </w:rPr>
        <w:t>支持规模不低于旅</w:t>
      </w:r>
      <w:r w:rsidRPr="002F7E2A">
        <w:rPr>
          <w:rFonts w:hint="eastAsia"/>
        </w:rPr>
        <w:t>(</w:t>
      </w:r>
      <w:r w:rsidRPr="002F7E2A">
        <w:rPr>
          <w:rFonts w:hint="eastAsia"/>
        </w:rPr>
        <w:t>团</w:t>
      </w:r>
      <w:r w:rsidRPr="002F7E2A">
        <w:rPr>
          <w:rFonts w:hint="eastAsia"/>
        </w:rPr>
        <w:t>)</w:t>
      </w:r>
      <w:r w:rsidRPr="002F7E2A">
        <w:rPr>
          <w:rFonts w:hint="eastAsia"/>
        </w:rPr>
        <w:t>级</w:t>
      </w:r>
      <w:r w:rsidRPr="002F7E2A">
        <w:rPr>
          <w:rFonts w:hint="eastAsia"/>
        </w:rPr>
        <w:t>(</w:t>
      </w:r>
      <w:r w:rsidRPr="002F7E2A">
        <w:rPr>
          <w:rFonts w:hint="eastAsia"/>
        </w:rPr>
        <w:t>或分布式节点数不小于</w:t>
      </w:r>
      <w:r w:rsidRPr="002F7E2A">
        <w:rPr>
          <w:rFonts w:hint="eastAsia"/>
        </w:rPr>
        <w:t>24</w:t>
      </w:r>
      <w:r w:rsidRPr="002F7E2A">
        <w:rPr>
          <w:rFonts w:hint="eastAsia"/>
        </w:rPr>
        <w:t>个</w:t>
      </w:r>
      <w:r w:rsidRPr="002F7E2A">
        <w:rPr>
          <w:rFonts w:hint="eastAsia"/>
        </w:rPr>
        <w:t>)</w:t>
      </w:r>
      <w:r w:rsidRPr="002F7E2A">
        <w:rPr>
          <w:rFonts w:hint="eastAsia"/>
        </w:rPr>
        <w:t>。</w:t>
      </w:r>
    </w:p>
    <w:p w14:paraId="6C581367" w14:textId="77777777" w:rsidR="00AD050D" w:rsidRPr="002F7E2A" w:rsidRDefault="00AD050D" w:rsidP="005A3A90">
      <w:pPr>
        <w:pStyle w:val="affa"/>
        <w:spacing w:line="360" w:lineRule="auto"/>
        <w:ind w:firstLine="480"/>
      </w:pPr>
      <w:r w:rsidRPr="002F7E2A">
        <w:rPr>
          <w:rFonts w:hint="eastAsia"/>
        </w:rPr>
        <w:t>g)</w:t>
      </w:r>
      <w:r w:rsidRPr="002F7E2A">
        <w:rPr>
          <w:rFonts w:hint="eastAsia"/>
        </w:rPr>
        <w:t>对于不断变化的应用</w:t>
      </w:r>
      <w:r w:rsidRPr="002F7E2A">
        <w:rPr>
          <w:rFonts w:hint="eastAsia"/>
        </w:rPr>
        <w:t>,</w:t>
      </w:r>
      <w:r w:rsidRPr="002F7E2A">
        <w:rPr>
          <w:rFonts w:hint="eastAsia"/>
        </w:rPr>
        <w:t>易于创建、执行和维护回归测试。</w:t>
      </w:r>
    </w:p>
    <w:p w14:paraId="09ED3F06" w14:textId="77777777" w:rsidR="00AD050D" w:rsidRPr="002F7E2A" w:rsidRDefault="00AD050D" w:rsidP="005A3A90">
      <w:pPr>
        <w:pStyle w:val="affa"/>
        <w:spacing w:line="360" w:lineRule="auto"/>
        <w:ind w:firstLine="480"/>
      </w:pPr>
      <w:r w:rsidRPr="002F7E2A">
        <w:rPr>
          <w:rFonts w:hint="eastAsia"/>
        </w:rPr>
        <w:t>h)</w:t>
      </w:r>
      <w:r w:rsidRPr="002F7E2A">
        <w:rPr>
          <w:rFonts w:hint="eastAsia"/>
        </w:rPr>
        <w:t>支持文档的自动生成</w:t>
      </w:r>
      <w:r w:rsidRPr="002F7E2A">
        <w:rPr>
          <w:rFonts w:hint="eastAsia"/>
        </w:rPr>
        <w:t>,</w:t>
      </w:r>
      <w:r w:rsidRPr="002F7E2A">
        <w:rPr>
          <w:rFonts w:hint="eastAsia"/>
        </w:rPr>
        <w:t>具有易用性和内置的环境支持支持运行的操作系统</w:t>
      </w:r>
      <w:r w:rsidRPr="002F7E2A">
        <w:rPr>
          <w:rFonts w:hint="eastAsia"/>
        </w:rPr>
        <w:t>:</w:t>
      </w:r>
      <w:r>
        <w:rPr>
          <w:rFonts w:hAnsi="宋体" w:cs="宋体" w:hint="eastAsia"/>
          <w:bCs/>
        </w:rPr>
        <w:t xml:space="preserve"> </w:t>
      </w:r>
      <w:r w:rsidRPr="002F7E2A">
        <w:rPr>
          <w:rFonts w:hint="eastAsia"/>
        </w:rPr>
        <w:t>Windows</w:t>
      </w:r>
      <w:r w:rsidRPr="002F7E2A">
        <w:rPr>
          <w:rFonts w:hint="eastAsia"/>
        </w:rPr>
        <w:t>系列操作系统、</w:t>
      </w:r>
      <w:r w:rsidRPr="002F7E2A">
        <w:rPr>
          <w:rFonts w:hint="eastAsia"/>
        </w:rPr>
        <w:t xml:space="preserve"> Linux</w:t>
      </w:r>
      <w:r w:rsidRPr="002F7E2A">
        <w:rPr>
          <w:rFonts w:hint="eastAsia"/>
        </w:rPr>
        <w:t>操作系统等。</w:t>
      </w:r>
    </w:p>
    <w:p w14:paraId="6D976C2B" w14:textId="77777777" w:rsidR="00AD050D" w:rsidRPr="002F7E2A" w:rsidRDefault="00AD050D" w:rsidP="005A3A90">
      <w:pPr>
        <w:pStyle w:val="affa"/>
        <w:spacing w:line="360" w:lineRule="auto"/>
        <w:ind w:firstLine="480"/>
      </w:pPr>
      <w:r w:rsidRPr="002F7E2A">
        <w:rPr>
          <w:rFonts w:hint="eastAsia"/>
        </w:rPr>
        <w:t>j)</w:t>
      </w:r>
      <w:r w:rsidRPr="002F7E2A">
        <w:rPr>
          <w:rFonts w:hint="eastAsia"/>
        </w:rPr>
        <w:t>浏览器</w:t>
      </w:r>
      <w:r w:rsidRPr="002F7E2A">
        <w:rPr>
          <w:rFonts w:hint="eastAsia"/>
        </w:rPr>
        <w:t>:</w:t>
      </w:r>
      <w:r w:rsidRPr="002F7E2A">
        <w:rPr>
          <w:rFonts w:hint="eastAsia"/>
        </w:rPr>
        <w:t>支持</w:t>
      </w:r>
      <w:r w:rsidRPr="002F7E2A">
        <w:rPr>
          <w:rFonts w:hint="eastAsia"/>
        </w:rPr>
        <w:t>IE</w:t>
      </w:r>
      <w:r w:rsidRPr="002F7E2A">
        <w:rPr>
          <w:rFonts w:hint="eastAsia"/>
        </w:rPr>
        <w:t>、</w:t>
      </w:r>
      <w:r w:rsidRPr="002F7E2A">
        <w:rPr>
          <w:rFonts w:hint="eastAsia"/>
        </w:rPr>
        <w:t xml:space="preserve"> Firefox</w:t>
      </w:r>
      <w:r w:rsidRPr="002F7E2A">
        <w:rPr>
          <w:rFonts w:hint="eastAsia"/>
        </w:rPr>
        <w:t>等主流浏览器</w:t>
      </w:r>
      <w:r w:rsidRPr="002F7E2A">
        <w:rPr>
          <w:rFonts w:hint="eastAsia"/>
        </w:rPr>
        <w:t>:</w:t>
      </w:r>
      <w:r w:rsidRPr="002F7E2A">
        <w:rPr>
          <w:rFonts w:hint="eastAsia"/>
        </w:rPr>
        <w:t>其中</w:t>
      </w:r>
      <w:r w:rsidRPr="002F7E2A">
        <w:rPr>
          <w:rFonts w:hint="eastAsia"/>
        </w:rPr>
        <w:t>IE</w:t>
      </w:r>
      <w:r w:rsidRPr="002F7E2A">
        <w:rPr>
          <w:rFonts w:hint="eastAsia"/>
        </w:rPr>
        <w:t>浏览器版本不低于</w:t>
      </w:r>
      <w:r w:rsidRPr="002F7E2A">
        <w:rPr>
          <w:rFonts w:hint="eastAsia"/>
        </w:rPr>
        <w:t>6.0SP1, Firefox</w:t>
      </w:r>
      <w:r w:rsidRPr="002F7E2A">
        <w:rPr>
          <w:rFonts w:hint="eastAsia"/>
        </w:rPr>
        <w:t>浏览器版本不低于</w:t>
      </w:r>
      <w:r w:rsidRPr="002F7E2A">
        <w:rPr>
          <w:rFonts w:hint="eastAsia"/>
        </w:rPr>
        <w:t>1.5</w:t>
      </w:r>
      <w:r w:rsidRPr="002F7E2A">
        <w:rPr>
          <w:rFonts w:hint="eastAsia"/>
        </w:rPr>
        <w:t>。</w:t>
      </w:r>
    </w:p>
    <w:p w14:paraId="651DA727" w14:textId="77777777" w:rsidR="00AD050D" w:rsidRPr="002F7E2A" w:rsidRDefault="00AD050D" w:rsidP="005A3A90">
      <w:pPr>
        <w:pStyle w:val="affa"/>
        <w:spacing w:line="360" w:lineRule="auto"/>
        <w:ind w:firstLine="480"/>
      </w:pPr>
      <w:r w:rsidRPr="002F7E2A">
        <w:rPr>
          <w:rFonts w:hint="eastAsia"/>
        </w:rPr>
        <w:t>k)</w:t>
      </w:r>
      <w:r w:rsidRPr="002F7E2A">
        <w:rPr>
          <w:rFonts w:hint="eastAsia"/>
        </w:rPr>
        <w:t>支持对以下类型的应用程序进行自动化功能测试</w:t>
      </w:r>
      <w:r w:rsidRPr="002F7E2A">
        <w:rPr>
          <w:rFonts w:hint="eastAsia"/>
        </w:rPr>
        <w:t>:</w:t>
      </w:r>
      <w:r w:rsidRPr="002F7E2A">
        <w:rPr>
          <w:rFonts w:hint="eastAsia"/>
        </w:rPr>
        <w:t>标准</w:t>
      </w:r>
      <w:r w:rsidRPr="002F7E2A">
        <w:rPr>
          <w:rFonts w:hint="eastAsia"/>
        </w:rPr>
        <w:t xml:space="preserve"> Windows</w:t>
      </w:r>
      <w:r w:rsidRPr="002F7E2A">
        <w:rPr>
          <w:rFonts w:hint="eastAsia"/>
        </w:rPr>
        <w:t>应用程序</w:t>
      </w:r>
      <w:r w:rsidRPr="002F7E2A">
        <w:rPr>
          <w:rFonts w:hint="eastAsia"/>
        </w:rPr>
        <w:t>,</w:t>
      </w:r>
      <w:r w:rsidRPr="002F7E2A">
        <w:rPr>
          <w:rFonts w:hint="eastAsia"/>
        </w:rPr>
        <w:t>包括基于</w:t>
      </w:r>
      <w:r w:rsidRPr="002F7E2A">
        <w:rPr>
          <w:rFonts w:hint="eastAsia"/>
        </w:rPr>
        <w:t>Win32API</w:t>
      </w:r>
      <w:r w:rsidRPr="002F7E2A">
        <w:rPr>
          <w:rFonts w:hint="eastAsia"/>
        </w:rPr>
        <w:t>和</w:t>
      </w:r>
      <w:r w:rsidRPr="002F7E2A">
        <w:rPr>
          <w:rFonts w:hint="eastAsia"/>
        </w:rPr>
        <w:t>MFC</w:t>
      </w:r>
      <w:r w:rsidRPr="002F7E2A">
        <w:rPr>
          <w:rFonts w:hint="eastAsia"/>
        </w:rPr>
        <w:t>的应用程序、</w:t>
      </w:r>
      <w:r w:rsidRPr="002F7E2A">
        <w:rPr>
          <w:rFonts w:hint="eastAsia"/>
        </w:rPr>
        <w:t xml:space="preserve"> Activex</w:t>
      </w:r>
      <w:r w:rsidRPr="002F7E2A">
        <w:rPr>
          <w:rFonts w:hint="eastAsia"/>
        </w:rPr>
        <w:t>控件、</w:t>
      </w:r>
      <w:r w:rsidRPr="002F7E2A">
        <w:rPr>
          <w:rFonts w:hint="eastAsia"/>
        </w:rPr>
        <w:t xml:space="preserve"> Visual Basic</w:t>
      </w:r>
      <w:r w:rsidRPr="002F7E2A">
        <w:rPr>
          <w:rFonts w:hint="eastAsia"/>
        </w:rPr>
        <w:t>应用程序、</w:t>
      </w:r>
      <w:r w:rsidRPr="002F7E2A">
        <w:rPr>
          <w:rFonts w:hint="eastAsia"/>
        </w:rPr>
        <w:t>Web</w:t>
      </w:r>
      <w:r w:rsidRPr="002F7E2A">
        <w:rPr>
          <w:rFonts w:hint="eastAsia"/>
        </w:rPr>
        <w:t>页面。</w:t>
      </w:r>
    </w:p>
    <w:p w14:paraId="3DA274FC" w14:textId="77777777" w:rsidR="00AD050D" w:rsidRPr="002F7E2A" w:rsidRDefault="00AD050D" w:rsidP="005A3A90">
      <w:pPr>
        <w:pStyle w:val="affa"/>
        <w:spacing w:line="360" w:lineRule="auto"/>
        <w:ind w:firstLine="480"/>
      </w:pPr>
      <w:r w:rsidRPr="002F7E2A">
        <w:rPr>
          <w:rFonts w:hint="eastAsia"/>
        </w:rPr>
        <w:t>2.</w:t>
      </w:r>
      <w:r w:rsidRPr="002F7E2A">
        <w:rPr>
          <w:rFonts w:hint="eastAsia"/>
        </w:rPr>
        <w:t>性能测试工具技术指标</w:t>
      </w:r>
    </w:p>
    <w:p w14:paraId="1C6EBE04" w14:textId="77777777" w:rsidR="00AD050D" w:rsidRPr="002F7E2A" w:rsidRDefault="00AD050D" w:rsidP="005A3A90">
      <w:pPr>
        <w:pStyle w:val="affa"/>
        <w:spacing w:line="360" w:lineRule="auto"/>
        <w:ind w:firstLine="480"/>
      </w:pPr>
      <w:r w:rsidRPr="002F7E2A">
        <w:rPr>
          <w:rFonts w:hint="eastAsia"/>
        </w:rPr>
        <w:t>a)</w:t>
      </w:r>
      <w:r w:rsidRPr="002F7E2A">
        <w:rPr>
          <w:rFonts w:hint="eastAsia"/>
        </w:rPr>
        <w:t>具有非侵入性的实时性能监视功能</w:t>
      </w:r>
      <w:r w:rsidRPr="002F7E2A">
        <w:rPr>
          <w:rFonts w:hint="eastAsia"/>
        </w:rPr>
        <w:t>,</w:t>
      </w:r>
      <w:r w:rsidRPr="002F7E2A">
        <w:rPr>
          <w:rFonts w:hint="eastAsia"/>
        </w:rPr>
        <w:t>可提供被测系统主要性能指标的监视。</w:t>
      </w:r>
    </w:p>
    <w:p w14:paraId="5F7C6A74" w14:textId="77777777" w:rsidR="00AD050D" w:rsidRPr="002F7E2A" w:rsidRDefault="00AD050D" w:rsidP="005A3A90">
      <w:pPr>
        <w:pStyle w:val="affa"/>
        <w:spacing w:line="360" w:lineRule="auto"/>
        <w:ind w:firstLine="480"/>
      </w:pPr>
      <w:r w:rsidRPr="002F7E2A">
        <w:rPr>
          <w:rFonts w:hint="eastAsia"/>
        </w:rPr>
        <w:t>b)</w:t>
      </w:r>
      <w:r w:rsidRPr="002F7E2A">
        <w:rPr>
          <w:rFonts w:hint="eastAsia"/>
        </w:rPr>
        <w:t>可支持用户定义方式自动生成压力测试数据</w:t>
      </w:r>
      <w:r w:rsidRPr="002F7E2A">
        <w:rPr>
          <w:rFonts w:hint="eastAsia"/>
        </w:rPr>
        <w:t>,</w:t>
      </w:r>
      <w:r w:rsidRPr="002F7E2A">
        <w:rPr>
          <w:rFonts w:hint="eastAsia"/>
        </w:rPr>
        <w:t>支持对被测软件进行压力测试和稳定性、可靠性分析。</w:t>
      </w:r>
    </w:p>
    <w:p w14:paraId="430CDD86" w14:textId="77777777" w:rsidR="00AD050D" w:rsidRPr="002F7E2A" w:rsidRDefault="00AD050D" w:rsidP="005A3A90">
      <w:pPr>
        <w:pStyle w:val="affa"/>
        <w:spacing w:line="360" w:lineRule="auto"/>
        <w:ind w:firstLine="480"/>
      </w:pPr>
      <w:r w:rsidRPr="002F7E2A">
        <w:rPr>
          <w:rFonts w:hint="eastAsia"/>
        </w:rPr>
        <w:t>c)</w:t>
      </w:r>
      <w:r w:rsidRPr="002F7E2A">
        <w:rPr>
          <w:rFonts w:hint="eastAsia"/>
        </w:rPr>
        <w:t>可测试分析被测软件运行时对</w:t>
      </w:r>
      <w:r w:rsidRPr="002F7E2A">
        <w:rPr>
          <w:rFonts w:hint="eastAsia"/>
        </w:rPr>
        <w:t>CPU</w:t>
      </w:r>
      <w:r w:rsidRPr="002F7E2A">
        <w:rPr>
          <w:rFonts w:hint="eastAsia"/>
        </w:rPr>
        <w:t>等硬件资源占用率、系统响应时间等关键性能指标</w:t>
      </w:r>
    </w:p>
    <w:p w14:paraId="5F9B4168" w14:textId="77777777" w:rsidR="00AD050D" w:rsidRPr="002F7E2A" w:rsidRDefault="00AD050D" w:rsidP="005A3A90">
      <w:pPr>
        <w:pStyle w:val="affa"/>
        <w:spacing w:line="360" w:lineRule="auto"/>
        <w:ind w:firstLine="480"/>
      </w:pPr>
      <w:r w:rsidRPr="002F7E2A">
        <w:rPr>
          <w:rFonts w:hint="eastAsia"/>
        </w:rPr>
        <w:t>d)</w:t>
      </w:r>
      <w:r w:rsidRPr="002F7E2A">
        <w:rPr>
          <w:rFonts w:hint="eastAsia"/>
        </w:rPr>
        <w:t>支持对以下类型的应用程序进行自动化性能测试</w:t>
      </w:r>
      <w:r w:rsidRPr="002F7E2A">
        <w:rPr>
          <w:rFonts w:hint="eastAsia"/>
        </w:rPr>
        <w:t>:</w:t>
      </w:r>
      <w:r w:rsidRPr="002F7E2A">
        <w:rPr>
          <w:rFonts w:hint="eastAsia"/>
        </w:rPr>
        <w:t>标准</w:t>
      </w:r>
      <w:r w:rsidRPr="002F7E2A">
        <w:rPr>
          <w:rFonts w:hint="eastAsia"/>
        </w:rPr>
        <w:t xml:space="preserve"> Windows</w:t>
      </w:r>
      <w:r w:rsidRPr="002F7E2A">
        <w:rPr>
          <w:rFonts w:hint="eastAsia"/>
        </w:rPr>
        <w:t>应用程序</w:t>
      </w:r>
      <w:r w:rsidRPr="002F7E2A">
        <w:rPr>
          <w:rFonts w:hint="eastAsia"/>
        </w:rPr>
        <w:t>,</w:t>
      </w:r>
      <w:r w:rsidRPr="002F7E2A">
        <w:rPr>
          <w:rFonts w:hint="eastAsia"/>
        </w:rPr>
        <w:t>包括基于</w:t>
      </w:r>
      <w:r w:rsidRPr="002F7E2A">
        <w:rPr>
          <w:rFonts w:hint="eastAsia"/>
        </w:rPr>
        <w:t>Win32API</w:t>
      </w:r>
      <w:r w:rsidRPr="002F7E2A">
        <w:rPr>
          <w:rFonts w:hint="eastAsia"/>
        </w:rPr>
        <w:t>和</w:t>
      </w:r>
      <w:r w:rsidRPr="002F7E2A">
        <w:rPr>
          <w:rFonts w:hint="eastAsia"/>
        </w:rPr>
        <w:t>MFC</w:t>
      </w:r>
      <w:r w:rsidRPr="002F7E2A">
        <w:rPr>
          <w:rFonts w:hint="eastAsia"/>
        </w:rPr>
        <w:t>的应用程序、</w:t>
      </w:r>
      <w:r w:rsidRPr="002F7E2A">
        <w:rPr>
          <w:rFonts w:hint="eastAsia"/>
        </w:rPr>
        <w:t xml:space="preserve"> Activex</w:t>
      </w:r>
      <w:r w:rsidRPr="002F7E2A">
        <w:rPr>
          <w:rFonts w:hint="eastAsia"/>
        </w:rPr>
        <w:t>控件、</w:t>
      </w:r>
      <w:r w:rsidRPr="002F7E2A">
        <w:rPr>
          <w:rFonts w:hint="eastAsia"/>
        </w:rPr>
        <w:t>Web</w:t>
      </w:r>
      <w:r w:rsidRPr="002F7E2A">
        <w:rPr>
          <w:rFonts w:hint="eastAsia"/>
        </w:rPr>
        <w:t>页面。</w:t>
      </w:r>
    </w:p>
    <w:p w14:paraId="622929EA" w14:textId="77777777" w:rsidR="00AD050D" w:rsidRPr="002F7E2A" w:rsidRDefault="00AD050D" w:rsidP="005A3A90">
      <w:pPr>
        <w:pStyle w:val="affa"/>
        <w:spacing w:line="360" w:lineRule="auto"/>
        <w:ind w:firstLine="480"/>
      </w:pPr>
      <w:r w:rsidRPr="002F7E2A">
        <w:rPr>
          <w:rFonts w:hint="eastAsia"/>
        </w:rPr>
        <w:t>e)</w:t>
      </w:r>
      <w:r w:rsidRPr="002F7E2A">
        <w:rPr>
          <w:rFonts w:hint="eastAsia"/>
        </w:rPr>
        <w:t>支持对典型分布式软件系统</w:t>
      </w:r>
      <w:r w:rsidRPr="002F7E2A">
        <w:rPr>
          <w:rFonts w:hint="eastAsia"/>
        </w:rPr>
        <w:t>(</w:t>
      </w:r>
      <w:r w:rsidRPr="002F7E2A">
        <w:rPr>
          <w:rFonts w:hint="eastAsia"/>
        </w:rPr>
        <w:t>或体系</w:t>
      </w:r>
      <w:r w:rsidRPr="002F7E2A">
        <w:rPr>
          <w:rFonts w:hint="eastAsia"/>
        </w:rPr>
        <w:t>),</w:t>
      </w:r>
      <w:r w:rsidRPr="002F7E2A">
        <w:rPr>
          <w:rFonts w:hint="eastAsia"/>
        </w:rPr>
        <w:t>例如指揮信息系统软件的整体性能测试</w:t>
      </w:r>
      <w:r w:rsidRPr="002F7E2A">
        <w:rPr>
          <w:rFonts w:hint="eastAsia"/>
        </w:rPr>
        <w:t>,</w:t>
      </w:r>
      <w:r w:rsidRPr="002F7E2A">
        <w:rPr>
          <w:rFonts w:hint="eastAsia"/>
        </w:rPr>
        <w:t>支持规模不低于旅</w:t>
      </w:r>
      <w:r w:rsidRPr="002F7E2A">
        <w:rPr>
          <w:rFonts w:hint="eastAsia"/>
        </w:rPr>
        <w:t>(</w:t>
      </w:r>
      <w:r w:rsidRPr="002F7E2A">
        <w:rPr>
          <w:rFonts w:hint="eastAsia"/>
        </w:rPr>
        <w:t>团</w:t>
      </w:r>
      <w:r w:rsidRPr="002F7E2A">
        <w:rPr>
          <w:rFonts w:hint="eastAsia"/>
        </w:rPr>
        <w:t>)</w:t>
      </w:r>
      <w:r w:rsidRPr="002F7E2A">
        <w:rPr>
          <w:rFonts w:hint="eastAsia"/>
        </w:rPr>
        <w:t>级</w:t>
      </w:r>
      <w:r w:rsidRPr="002F7E2A">
        <w:rPr>
          <w:rFonts w:hint="eastAsia"/>
        </w:rPr>
        <w:t>(</w:t>
      </w:r>
      <w:r w:rsidRPr="002F7E2A">
        <w:rPr>
          <w:rFonts w:hint="eastAsia"/>
        </w:rPr>
        <w:t>或分布式节点数不小于</w:t>
      </w:r>
      <w:r w:rsidRPr="002F7E2A">
        <w:rPr>
          <w:rFonts w:hint="eastAsia"/>
        </w:rPr>
        <w:t>24</w:t>
      </w:r>
      <w:r w:rsidRPr="002F7E2A">
        <w:rPr>
          <w:rFonts w:hint="eastAsia"/>
        </w:rPr>
        <w:t>个</w:t>
      </w:r>
      <w:r w:rsidRPr="002F7E2A">
        <w:rPr>
          <w:rFonts w:hint="eastAsia"/>
        </w:rPr>
        <w:t>)</w:t>
      </w:r>
      <w:r w:rsidRPr="002F7E2A">
        <w:rPr>
          <w:rFonts w:hint="eastAsia"/>
        </w:rPr>
        <w:t>。</w:t>
      </w:r>
    </w:p>
    <w:p w14:paraId="6039EEDE" w14:textId="77777777" w:rsidR="00AD050D" w:rsidRPr="002F7E2A" w:rsidRDefault="00AD050D" w:rsidP="005A3A90">
      <w:pPr>
        <w:pStyle w:val="affa"/>
        <w:spacing w:line="360" w:lineRule="auto"/>
        <w:ind w:firstLine="480"/>
      </w:pPr>
      <w:r w:rsidRPr="002F7E2A">
        <w:rPr>
          <w:rFonts w:hint="eastAsia"/>
        </w:rPr>
        <w:t>f)</w:t>
      </w:r>
      <w:r w:rsidRPr="002F7E2A">
        <w:rPr>
          <w:rFonts w:hint="eastAsia"/>
        </w:rPr>
        <w:t>具有测试脚本录制功能。</w:t>
      </w:r>
    </w:p>
    <w:p w14:paraId="298D93F7" w14:textId="77777777" w:rsidR="00AD050D" w:rsidRPr="002F7E2A" w:rsidRDefault="00AD050D" w:rsidP="005A3A90">
      <w:pPr>
        <w:pStyle w:val="affa"/>
        <w:spacing w:line="360" w:lineRule="auto"/>
        <w:ind w:firstLine="480"/>
      </w:pPr>
      <w:r w:rsidRPr="002F7E2A">
        <w:rPr>
          <w:rFonts w:hint="eastAsia"/>
        </w:rPr>
        <w:t>g)</w:t>
      </w:r>
      <w:r w:rsidRPr="002F7E2A">
        <w:rPr>
          <w:rFonts w:hint="eastAsia"/>
        </w:rPr>
        <w:t>支持文档自动生成</w:t>
      </w:r>
      <w:r w:rsidRPr="002F7E2A">
        <w:rPr>
          <w:rFonts w:hint="eastAsia"/>
        </w:rPr>
        <w:t>,</w:t>
      </w:r>
      <w:r w:rsidRPr="002F7E2A">
        <w:rPr>
          <w:rFonts w:hint="eastAsia"/>
        </w:rPr>
        <w:t>具有易用性和内置的环境支持。</w:t>
      </w:r>
    </w:p>
    <w:p w14:paraId="377231FD" w14:textId="77777777" w:rsidR="00AD050D" w:rsidRPr="002F7E2A" w:rsidRDefault="00AD050D" w:rsidP="005A3A90">
      <w:pPr>
        <w:pStyle w:val="affa"/>
        <w:spacing w:line="360" w:lineRule="auto"/>
        <w:ind w:firstLine="480"/>
      </w:pPr>
      <w:r w:rsidRPr="002F7E2A">
        <w:t>h</w:t>
      </w:r>
      <w:r w:rsidRPr="002F7E2A">
        <w:rPr>
          <w:rFonts w:hint="eastAsia"/>
        </w:rPr>
        <w:t>)</w:t>
      </w:r>
      <w:r w:rsidRPr="002F7E2A">
        <w:rPr>
          <w:rFonts w:hint="eastAsia"/>
        </w:rPr>
        <w:t>支持运行的操作系统</w:t>
      </w:r>
      <w:r w:rsidRPr="002F7E2A">
        <w:rPr>
          <w:rFonts w:hint="eastAsia"/>
        </w:rPr>
        <w:t>: Windows</w:t>
      </w:r>
      <w:r w:rsidRPr="002F7E2A">
        <w:rPr>
          <w:rFonts w:hint="eastAsia"/>
        </w:rPr>
        <w:t>系列操作系统、</w:t>
      </w:r>
      <w:r w:rsidRPr="002F7E2A">
        <w:rPr>
          <w:rFonts w:hint="eastAsia"/>
        </w:rPr>
        <w:t>Linx</w:t>
      </w:r>
      <w:r w:rsidRPr="002F7E2A">
        <w:rPr>
          <w:rFonts w:hint="eastAsia"/>
        </w:rPr>
        <w:t>操作系统等。</w:t>
      </w:r>
    </w:p>
    <w:p w14:paraId="32F486C9" w14:textId="77777777" w:rsidR="00AD050D" w:rsidRPr="002F7E2A" w:rsidRDefault="00AD050D" w:rsidP="005A3A90">
      <w:pPr>
        <w:pStyle w:val="affa"/>
        <w:spacing w:line="360" w:lineRule="auto"/>
        <w:ind w:firstLine="480"/>
      </w:pPr>
      <w:r w:rsidRPr="002F7E2A">
        <w:rPr>
          <w:rFonts w:hint="eastAsia"/>
        </w:rPr>
        <w:t>3.</w:t>
      </w:r>
      <w:r w:rsidRPr="002F7E2A">
        <w:rPr>
          <w:rFonts w:hint="eastAsia"/>
        </w:rPr>
        <w:t>软件源码自动分析工具技术指标</w:t>
      </w:r>
    </w:p>
    <w:p w14:paraId="69E3989F" w14:textId="77777777" w:rsidR="00AD050D" w:rsidRPr="002F7E2A" w:rsidRDefault="00AD050D" w:rsidP="005A3A90">
      <w:pPr>
        <w:pStyle w:val="affa"/>
        <w:spacing w:line="360" w:lineRule="auto"/>
        <w:ind w:firstLine="480"/>
      </w:pPr>
      <w:r w:rsidRPr="002F7E2A">
        <w:rPr>
          <w:rFonts w:hint="eastAsia"/>
        </w:rPr>
        <w:t>a)</w:t>
      </w:r>
      <w:r w:rsidRPr="002F7E2A">
        <w:rPr>
          <w:rFonts w:hint="eastAsia"/>
        </w:rPr>
        <w:t>至少可支持</w:t>
      </w:r>
      <w:r w:rsidRPr="002F7E2A">
        <w:rPr>
          <w:rFonts w:hint="eastAsia"/>
        </w:rPr>
        <w:t>CC-+</w:t>
      </w:r>
      <w:r w:rsidRPr="002F7E2A">
        <w:rPr>
          <w:rFonts w:hint="eastAsia"/>
        </w:rPr>
        <w:t>、</w:t>
      </w:r>
      <w:r w:rsidRPr="002F7E2A">
        <w:rPr>
          <w:rFonts w:hint="eastAsia"/>
        </w:rPr>
        <w:t>Java</w:t>
      </w:r>
      <w:r w:rsidRPr="002F7E2A">
        <w:rPr>
          <w:rFonts w:hint="eastAsia"/>
        </w:rPr>
        <w:t>、</w:t>
      </w:r>
      <w:r w:rsidRPr="002F7E2A">
        <w:rPr>
          <w:rFonts w:hint="eastAsia"/>
        </w:rPr>
        <w:t>NET</w:t>
      </w:r>
      <w:r w:rsidRPr="002F7E2A">
        <w:rPr>
          <w:rFonts w:hint="eastAsia"/>
        </w:rPr>
        <w:t>等</w:t>
      </w:r>
      <w:r w:rsidRPr="002F7E2A">
        <w:rPr>
          <w:rFonts w:hint="eastAsia"/>
        </w:rPr>
        <w:t>3</w:t>
      </w:r>
      <w:r w:rsidRPr="002F7E2A">
        <w:rPr>
          <w:rFonts w:hint="eastAsia"/>
        </w:rPr>
        <w:t>种语言的软件源码自动分析</w:t>
      </w:r>
      <w:r w:rsidRPr="002F7E2A">
        <w:rPr>
          <w:rFonts w:hint="eastAsia"/>
        </w:rPr>
        <w:t>:NET</w:t>
      </w:r>
      <w:r w:rsidRPr="002F7E2A">
        <w:rPr>
          <w:rFonts w:hint="eastAsia"/>
        </w:rPr>
        <w:t>语言的源码自动分析至少应支持检査</w:t>
      </w:r>
      <w:r w:rsidRPr="002F7E2A">
        <w:rPr>
          <w:rFonts w:hint="eastAsia"/>
        </w:rPr>
        <w:t>C#</w:t>
      </w:r>
      <w:r w:rsidRPr="002F7E2A">
        <w:rPr>
          <w:rFonts w:hint="eastAsia"/>
        </w:rPr>
        <w:t>、</w:t>
      </w:r>
      <w:r w:rsidRPr="002F7E2A">
        <w:rPr>
          <w:rFonts w:hint="eastAsia"/>
        </w:rPr>
        <w:t>VB.NET</w:t>
      </w:r>
      <w:r w:rsidRPr="002F7E2A">
        <w:rPr>
          <w:rFonts w:hint="eastAsia"/>
        </w:rPr>
        <w:t>、</w:t>
      </w:r>
      <w:r w:rsidRPr="002F7E2A">
        <w:rPr>
          <w:rFonts w:hint="eastAsia"/>
        </w:rPr>
        <w:t xml:space="preserve"> ASP. NET</w:t>
      </w:r>
      <w:r w:rsidRPr="002F7E2A">
        <w:rPr>
          <w:rFonts w:hint="eastAsia"/>
        </w:rPr>
        <w:t>源码的规范。</w:t>
      </w:r>
    </w:p>
    <w:p w14:paraId="5B62F02A" w14:textId="77777777" w:rsidR="00AD050D" w:rsidRPr="002F7E2A" w:rsidRDefault="00AD050D" w:rsidP="005A3A90">
      <w:pPr>
        <w:pStyle w:val="affa"/>
        <w:spacing w:line="360" w:lineRule="auto"/>
        <w:ind w:firstLine="480"/>
      </w:pPr>
      <w:r w:rsidRPr="002F7E2A">
        <w:rPr>
          <w:rFonts w:hint="eastAsia"/>
        </w:rPr>
        <w:t>b)</w:t>
      </w:r>
      <w:r w:rsidRPr="002F7E2A">
        <w:rPr>
          <w:rFonts w:hint="eastAsia"/>
        </w:rPr>
        <w:t>可以导入和导出一个函数、一个文件和整个工程的测试用例。</w:t>
      </w:r>
    </w:p>
    <w:p w14:paraId="7DA46461" w14:textId="77777777" w:rsidR="00AD050D" w:rsidRPr="002F7E2A" w:rsidRDefault="00AD050D" w:rsidP="005A3A90">
      <w:pPr>
        <w:pStyle w:val="affa"/>
        <w:spacing w:line="360" w:lineRule="auto"/>
        <w:ind w:firstLine="480"/>
      </w:pPr>
      <w:r w:rsidRPr="002F7E2A">
        <w:rPr>
          <w:rFonts w:hint="eastAsia"/>
        </w:rPr>
        <w:t>c)</w:t>
      </w:r>
      <w:r w:rsidRPr="002F7E2A">
        <w:rPr>
          <w:rFonts w:hint="eastAsia"/>
        </w:rPr>
        <w:t>可以按“自动生成桩函数”、“使用原函数作为桩函数”和“自定义桩函数”三种方式生成桩函数。</w:t>
      </w:r>
    </w:p>
    <w:p w14:paraId="26ABD760" w14:textId="77777777" w:rsidR="00AD050D" w:rsidRPr="002F7E2A" w:rsidRDefault="00AD050D" w:rsidP="005A3A90">
      <w:pPr>
        <w:pStyle w:val="affa"/>
        <w:spacing w:line="360" w:lineRule="auto"/>
        <w:ind w:firstLine="480"/>
      </w:pPr>
      <w:r w:rsidRPr="002F7E2A">
        <w:rPr>
          <w:rFonts w:hint="eastAsia"/>
        </w:rPr>
        <w:t>d)</w:t>
      </w:r>
      <w:r w:rsidRPr="002F7E2A">
        <w:rPr>
          <w:rFonts w:hint="eastAsia"/>
        </w:rPr>
        <w:t>内置一定数量的代码编程规范</w:t>
      </w:r>
      <w:r w:rsidRPr="002F7E2A">
        <w:rPr>
          <w:rFonts w:hint="eastAsia"/>
        </w:rPr>
        <w:t>,</w:t>
      </w:r>
      <w:r w:rsidRPr="002F7E2A">
        <w:rPr>
          <w:rFonts w:hint="eastAsia"/>
        </w:rPr>
        <w:t>提供图形化的代码编程规范的定制工具</w:t>
      </w:r>
      <w:r w:rsidRPr="002F7E2A">
        <w:rPr>
          <w:rFonts w:hint="eastAsia"/>
        </w:rPr>
        <w:t>,</w:t>
      </w:r>
      <w:r w:rsidRPr="002F7E2A">
        <w:rPr>
          <w:rFonts w:hint="eastAsia"/>
        </w:rPr>
        <w:t>支持用户自定义代码编程规范</w:t>
      </w:r>
      <w:r w:rsidRPr="002F7E2A">
        <w:rPr>
          <w:rFonts w:hint="eastAsia"/>
        </w:rPr>
        <w:t>,</w:t>
      </w:r>
      <w:r w:rsidRPr="002F7E2A">
        <w:rPr>
          <w:rFonts w:hint="eastAsia"/>
        </w:rPr>
        <w:t>提供自动化的代码编程规范检查功能。</w:t>
      </w:r>
    </w:p>
    <w:p w14:paraId="29723459" w14:textId="77777777" w:rsidR="00AD050D" w:rsidRPr="002F7E2A" w:rsidRDefault="00AD050D" w:rsidP="005A3A90">
      <w:pPr>
        <w:pStyle w:val="affa"/>
        <w:spacing w:line="360" w:lineRule="auto"/>
        <w:ind w:firstLine="480"/>
      </w:pPr>
      <w:r w:rsidRPr="002F7E2A">
        <w:rPr>
          <w:rFonts w:hint="eastAsia"/>
        </w:rPr>
        <w:t>e)</w:t>
      </w:r>
      <w:r w:rsidRPr="002F7E2A">
        <w:rPr>
          <w:rFonts w:hint="eastAsia"/>
        </w:rPr>
        <w:t>支持对内置代码编程规范和用户自定义代码编程规的修改。</w:t>
      </w:r>
    </w:p>
    <w:p w14:paraId="1D4F1632" w14:textId="77777777" w:rsidR="00AD050D" w:rsidRPr="002F7E2A" w:rsidRDefault="00AD050D" w:rsidP="005A3A90">
      <w:pPr>
        <w:pStyle w:val="affa"/>
        <w:spacing w:line="360" w:lineRule="auto"/>
        <w:ind w:firstLine="480"/>
      </w:pPr>
      <w:r w:rsidRPr="002F7E2A">
        <w:rPr>
          <w:rFonts w:hint="eastAsia"/>
        </w:rPr>
        <w:t>f)</w:t>
      </w:r>
      <w:r w:rsidRPr="002F7E2A">
        <w:rPr>
          <w:rFonts w:hint="eastAsia"/>
        </w:rPr>
        <w:t>可图形化地实现代码走查</w:t>
      </w:r>
      <w:r w:rsidRPr="002F7E2A">
        <w:rPr>
          <w:rFonts w:hint="eastAsia"/>
        </w:rPr>
        <w:t>,</w:t>
      </w:r>
      <w:r w:rsidRPr="002F7E2A">
        <w:rPr>
          <w:rFonts w:hint="eastAsia"/>
        </w:rPr>
        <w:t>能检査未初始化而引用的变量和引用而未释放的变量</w:t>
      </w:r>
      <w:r w:rsidRPr="002F7E2A">
        <w:rPr>
          <w:rFonts w:hint="eastAsia"/>
        </w:rPr>
        <w:t>,</w:t>
      </w:r>
      <w:r w:rsidRPr="002F7E2A">
        <w:rPr>
          <w:rFonts w:hint="eastAsia"/>
        </w:rPr>
        <w:t>能査找空指针异常、数組越界、除零等锆误。</w:t>
      </w:r>
    </w:p>
    <w:p w14:paraId="7E134A29" w14:textId="77777777" w:rsidR="00AD050D" w:rsidRPr="002F7E2A" w:rsidRDefault="00AD050D" w:rsidP="005A3A90">
      <w:pPr>
        <w:pStyle w:val="affa"/>
        <w:spacing w:line="360" w:lineRule="auto"/>
        <w:ind w:firstLine="480"/>
      </w:pPr>
      <w:r w:rsidRPr="002F7E2A">
        <w:rPr>
          <w:rFonts w:hint="eastAsia"/>
        </w:rPr>
        <w:t>g)</w:t>
      </w:r>
      <w:r w:rsidRPr="002F7E2A">
        <w:rPr>
          <w:rFonts w:hint="eastAsia"/>
        </w:rPr>
        <w:t>能自动执行白盒测試</w:t>
      </w:r>
      <w:r w:rsidRPr="002F7E2A">
        <w:rPr>
          <w:rFonts w:hint="eastAsia"/>
        </w:rPr>
        <w:t>,</w:t>
      </w:r>
      <w:r w:rsidRPr="002F7E2A">
        <w:rPr>
          <w:rFonts w:hint="eastAsia"/>
        </w:rPr>
        <w:t>确保代码中每一条独立的路径至少执行一次</w:t>
      </w:r>
      <w:r w:rsidRPr="002F7E2A">
        <w:rPr>
          <w:rFonts w:hint="eastAsia"/>
        </w:rPr>
        <w:t>,</w:t>
      </w:r>
      <w:r w:rsidRPr="002F7E2A">
        <w:rPr>
          <w:rFonts w:hint="eastAsia"/>
        </w:rPr>
        <w:t>支持圈复杂性指标的测试。</w:t>
      </w:r>
    </w:p>
    <w:p w14:paraId="45110A78" w14:textId="77777777" w:rsidR="00AD050D" w:rsidRPr="002F7E2A" w:rsidRDefault="00AD050D" w:rsidP="005A3A90">
      <w:pPr>
        <w:pStyle w:val="affa"/>
        <w:spacing w:line="360" w:lineRule="auto"/>
        <w:ind w:firstLine="480"/>
      </w:pPr>
      <w:r w:rsidRPr="002F7E2A">
        <w:rPr>
          <w:rFonts w:hint="eastAsia"/>
        </w:rPr>
        <w:t>h</w:t>
      </w:r>
      <w:r w:rsidRPr="002F7E2A">
        <w:rPr>
          <w:rFonts w:hint="eastAsia"/>
        </w:rPr>
        <w:t>）能根据某种质量模型评价代码的质量。</w:t>
      </w:r>
    </w:p>
    <w:p w14:paraId="39CB75EF" w14:textId="77777777" w:rsidR="00AD050D" w:rsidRPr="002F7E2A" w:rsidRDefault="00AD050D" w:rsidP="005A3A90">
      <w:pPr>
        <w:pStyle w:val="affa"/>
        <w:spacing w:line="360" w:lineRule="auto"/>
        <w:ind w:firstLine="480"/>
      </w:pPr>
      <w:r w:rsidRPr="002F7E2A">
        <w:rPr>
          <w:rFonts w:hint="eastAsia"/>
        </w:rPr>
        <w:t>i)</w:t>
      </w:r>
      <w:r w:rsidRPr="002F7E2A">
        <w:rPr>
          <w:rFonts w:hint="eastAsia"/>
        </w:rPr>
        <w:t>能够根据需要自动生成测试报告</w:t>
      </w:r>
      <w:r w:rsidRPr="002F7E2A">
        <w:rPr>
          <w:rFonts w:hint="eastAsia"/>
        </w:rPr>
        <w:t>,</w:t>
      </w:r>
      <w:r w:rsidRPr="002F7E2A">
        <w:rPr>
          <w:rFonts w:hint="eastAsia"/>
        </w:rPr>
        <w:t>并根据用户的需求对报告格式进行定制。</w:t>
      </w:r>
    </w:p>
    <w:p w14:paraId="4D783195" w14:textId="77777777" w:rsidR="00AD050D" w:rsidRPr="002F7E2A" w:rsidRDefault="00AD050D" w:rsidP="005A3A90">
      <w:pPr>
        <w:pStyle w:val="affa"/>
        <w:spacing w:line="360" w:lineRule="auto"/>
        <w:ind w:firstLine="480"/>
      </w:pPr>
      <w:r w:rsidRPr="002F7E2A">
        <w:rPr>
          <w:rFonts w:hint="eastAsia"/>
        </w:rPr>
        <w:t>4.</w:t>
      </w:r>
      <w:r w:rsidRPr="002F7E2A">
        <w:rPr>
          <w:rFonts w:hint="eastAsia"/>
        </w:rPr>
        <w:t>单元测试工具</w:t>
      </w:r>
      <w:r w:rsidRPr="002F7E2A">
        <w:rPr>
          <w:rFonts w:hint="eastAsia"/>
        </w:rPr>
        <w:t xml:space="preserve"> LDRA Testbed</w:t>
      </w:r>
      <w:r w:rsidRPr="002F7E2A">
        <w:rPr>
          <w:rFonts w:hint="eastAsia"/>
        </w:rPr>
        <w:t>技术指标</w:t>
      </w:r>
    </w:p>
    <w:p w14:paraId="17130037" w14:textId="77777777" w:rsidR="00AD050D" w:rsidRPr="002F7E2A" w:rsidRDefault="00AD050D" w:rsidP="005A3A90">
      <w:pPr>
        <w:pStyle w:val="affa"/>
        <w:spacing w:line="360" w:lineRule="auto"/>
        <w:ind w:firstLine="480"/>
      </w:pPr>
      <w:r w:rsidRPr="002F7E2A">
        <w:rPr>
          <w:rFonts w:hint="eastAsia"/>
        </w:rPr>
        <w:t>a)</w:t>
      </w:r>
      <w:r w:rsidRPr="002F7E2A">
        <w:rPr>
          <w:rFonts w:hint="eastAsia"/>
        </w:rPr>
        <w:t>具有编程规则验证、数据流分析、控制流分析、表达式分析、接口分析、软件质量度量分析等功能。</w:t>
      </w:r>
    </w:p>
    <w:p w14:paraId="4EFC04B6" w14:textId="77777777" w:rsidR="00AD050D" w:rsidRPr="002F7E2A" w:rsidRDefault="00AD050D" w:rsidP="005A3A90">
      <w:pPr>
        <w:pStyle w:val="affa"/>
        <w:spacing w:line="360" w:lineRule="auto"/>
        <w:ind w:firstLine="480"/>
      </w:pPr>
      <w:r w:rsidRPr="002F7E2A">
        <w:rPr>
          <w:rFonts w:hint="eastAsia"/>
        </w:rPr>
        <w:t>b)</w:t>
      </w:r>
      <w:r w:rsidRPr="002F7E2A">
        <w:rPr>
          <w:rFonts w:hint="eastAsia"/>
        </w:rPr>
        <w:t>可提供多神代码覆盖率分析</w:t>
      </w:r>
      <w:r w:rsidRPr="002F7E2A">
        <w:rPr>
          <w:rFonts w:hint="eastAsia"/>
        </w:rPr>
        <w:t>,</w:t>
      </w:r>
      <w:r w:rsidRPr="002F7E2A">
        <w:rPr>
          <w:rFonts w:hint="eastAsia"/>
        </w:rPr>
        <w:t>主要包括</w:t>
      </w:r>
      <w:r w:rsidRPr="002F7E2A">
        <w:rPr>
          <w:rFonts w:hint="eastAsia"/>
        </w:rPr>
        <w:t>:</w:t>
      </w:r>
      <w:r w:rsidRPr="002F7E2A">
        <w:rPr>
          <w:rFonts w:hint="eastAsia"/>
        </w:rPr>
        <w:t>语句覆盖、分支</w:t>
      </w:r>
      <w:r w:rsidRPr="002F7E2A">
        <w:rPr>
          <w:rFonts w:hint="eastAsia"/>
        </w:rPr>
        <w:t>/</w:t>
      </w:r>
      <w:r w:rsidRPr="002F7E2A">
        <w:rPr>
          <w:rFonts w:hint="eastAsia"/>
        </w:rPr>
        <w:t>判定覆盖、</w:t>
      </w:r>
      <w:r w:rsidRPr="002F7E2A">
        <w:rPr>
          <w:rFonts w:hint="eastAsia"/>
        </w:rPr>
        <w:t>LCSAJ</w:t>
      </w:r>
      <w:r w:rsidRPr="002F7E2A">
        <w:rPr>
          <w:rFonts w:hint="eastAsia"/>
        </w:rPr>
        <w:t>覆盖、过程</w:t>
      </w:r>
      <w:r w:rsidRPr="002F7E2A">
        <w:rPr>
          <w:rFonts w:hint="eastAsia"/>
        </w:rPr>
        <w:t>/</w:t>
      </w:r>
      <w:r w:rsidRPr="002F7E2A">
        <w:rPr>
          <w:rFonts w:hint="eastAsia"/>
        </w:rPr>
        <w:t>函数调用覆盖、分支条件覆盖、分支条件组合覆盖、修正条件判定覆盖、动态数据流覆盖等。</w:t>
      </w:r>
    </w:p>
    <w:p w14:paraId="354DA5F1" w14:textId="77777777" w:rsidR="00AD050D" w:rsidRPr="002F7E2A" w:rsidRDefault="00AD050D" w:rsidP="005A3A90">
      <w:pPr>
        <w:pStyle w:val="affa"/>
        <w:spacing w:line="360" w:lineRule="auto"/>
        <w:ind w:firstLine="480"/>
      </w:pPr>
      <w:r w:rsidRPr="002F7E2A">
        <w:rPr>
          <w:rFonts w:hint="eastAsia"/>
        </w:rPr>
        <w:t>e)</w:t>
      </w:r>
      <w:r w:rsidRPr="002F7E2A">
        <w:rPr>
          <w:rFonts w:hint="eastAsia"/>
        </w:rPr>
        <w:t>支持图形化显示功能</w:t>
      </w:r>
      <w:r w:rsidRPr="002F7E2A">
        <w:rPr>
          <w:rFonts w:hint="eastAsia"/>
        </w:rPr>
        <w:t>,</w:t>
      </w:r>
      <w:r w:rsidRPr="002F7E2A">
        <w:rPr>
          <w:rFonts w:hint="eastAsia"/>
        </w:rPr>
        <w:t>主要包括</w:t>
      </w:r>
      <w:r w:rsidRPr="002F7E2A">
        <w:rPr>
          <w:rFonts w:hint="eastAsia"/>
        </w:rPr>
        <w:t>:</w:t>
      </w:r>
      <w:r w:rsidRPr="002F7E2A">
        <w:rPr>
          <w:rFonts w:hint="eastAsia"/>
        </w:rPr>
        <w:t>柱状堅、流程图、调用图、</w:t>
      </w:r>
      <w:r w:rsidRPr="002F7E2A">
        <w:rPr>
          <w:rFonts w:hint="eastAsia"/>
        </w:rPr>
        <w:t xml:space="preserve"> Kiviat</w:t>
      </w:r>
      <w:r w:rsidRPr="002F7E2A">
        <w:rPr>
          <w:rFonts w:hint="eastAsia"/>
        </w:rPr>
        <w:t>图等的显示。</w:t>
      </w:r>
    </w:p>
    <w:p w14:paraId="7EE3D0A2" w14:textId="77777777" w:rsidR="00AD050D" w:rsidRPr="002F7E2A" w:rsidRDefault="00AD050D" w:rsidP="005A3A90">
      <w:pPr>
        <w:pStyle w:val="affa"/>
        <w:spacing w:line="360" w:lineRule="auto"/>
        <w:ind w:firstLine="480"/>
      </w:pPr>
      <w:r w:rsidRPr="002F7E2A">
        <w:rPr>
          <w:rFonts w:hint="eastAsia"/>
        </w:rPr>
        <w:t>d)</w:t>
      </w:r>
      <w:r w:rsidRPr="002F7E2A">
        <w:rPr>
          <w:rFonts w:hint="eastAsia"/>
        </w:rPr>
        <w:t>支持</w:t>
      </w:r>
      <w:r w:rsidRPr="002F7E2A">
        <w:rPr>
          <w:rFonts w:hint="eastAsia"/>
        </w:rPr>
        <w:t>CC++</w:t>
      </w:r>
      <w:r w:rsidRPr="002F7E2A">
        <w:rPr>
          <w:rFonts w:hint="eastAsia"/>
        </w:rPr>
        <w:t>、</w:t>
      </w:r>
      <w:r w:rsidRPr="002F7E2A">
        <w:rPr>
          <w:rFonts w:hint="eastAsia"/>
        </w:rPr>
        <w:t>Java</w:t>
      </w:r>
      <w:r w:rsidRPr="002F7E2A">
        <w:rPr>
          <w:rFonts w:hint="eastAsia"/>
        </w:rPr>
        <w:t>等语言。</w:t>
      </w:r>
    </w:p>
    <w:p w14:paraId="04C7DF00" w14:textId="77777777" w:rsidR="00AD050D" w:rsidRPr="002F7E2A" w:rsidRDefault="00AD050D" w:rsidP="005A3A90">
      <w:pPr>
        <w:pStyle w:val="affa"/>
        <w:spacing w:line="360" w:lineRule="auto"/>
        <w:ind w:firstLine="480"/>
      </w:pPr>
      <w:r w:rsidRPr="002F7E2A">
        <w:rPr>
          <w:rFonts w:hint="eastAsia"/>
        </w:rPr>
        <w:t>e)</w:t>
      </w:r>
      <w:r w:rsidRPr="002F7E2A">
        <w:rPr>
          <w:rFonts w:hint="eastAsia"/>
        </w:rPr>
        <w:t>支持的代码规则主要包括</w:t>
      </w:r>
      <w:r w:rsidRPr="002F7E2A">
        <w:rPr>
          <w:rFonts w:hint="eastAsia"/>
        </w:rPr>
        <w:t>:</w:t>
      </w:r>
      <w:r w:rsidRPr="002F7E2A">
        <w:rPr>
          <w:rFonts w:hint="eastAsia"/>
        </w:rPr>
        <w:t>电子信息装备软件尤其是信息系统装备软件领域代码规则集</w:t>
      </w:r>
      <w:r w:rsidRPr="002F7E2A">
        <w:rPr>
          <w:rFonts w:hint="eastAsia"/>
        </w:rPr>
        <w:t>:</w:t>
      </w:r>
      <w:r w:rsidRPr="002F7E2A">
        <w:rPr>
          <w:rFonts w:hint="eastAsia"/>
        </w:rPr>
        <w:t>以及国际主流代码规则集</w:t>
      </w:r>
      <w:r w:rsidRPr="002F7E2A">
        <w:rPr>
          <w:rFonts w:hint="eastAsia"/>
        </w:rPr>
        <w:t>:</w:t>
      </w:r>
      <w:r w:rsidRPr="002F7E2A">
        <w:rPr>
          <w:rFonts w:hint="eastAsia"/>
        </w:rPr>
        <w:t>并支持自定义新建代码规则集。</w:t>
      </w:r>
    </w:p>
    <w:p w14:paraId="02C2B821" w14:textId="77777777" w:rsidR="00AD050D" w:rsidRPr="002F7E2A" w:rsidRDefault="00AD050D" w:rsidP="005A3A90">
      <w:pPr>
        <w:pStyle w:val="affa"/>
        <w:spacing w:line="360" w:lineRule="auto"/>
        <w:ind w:firstLine="480"/>
      </w:pPr>
      <w:r w:rsidRPr="002F7E2A">
        <w:rPr>
          <w:rFonts w:hint="eastAsia"/>
        </w:rPr>
        <w:t>5.</w:t>
      </w:r>
      <w:r w:rsidRPr="002F7E2A">
        <w:rPr>
          <w:rFonts w:hint="eastAsia"/>
        </w:rPr>
        <w:t>软件测试用例辅助设计工具技术指标</w:t>
      </w:r>
    </w:p>
    <w:p w14:paraId="031E7527" w14:textId="77777777" w:rsidR="00AD050D" w:rsidRPr="002F7E2A" w:rsidRDefault="00AD050D" w:rsidP="005A3A90">
      <w:pPr>
        <w:pStyle w:val="affa"/>
        <w:spacing w:line="360" w:lineRule="auto"/>
        <w:ind w:firstLine="480"/>
      </w:pPr>
      <w:r w:rsidRPr="002F7E2A">
        <w:rPr>
          <w:rFonts w:hint="eastAsia"/>
        </w:rPr>
        <w:t>a)</w:t>
      </w:r>
      <w:r w:rsidRPr="002F7E2A">
        <w:rPr>
          <w:rFonts w:hint="eastAsia"/>
        </w:rPr>
        <w:t>习导用户构建图形化的软件测试剖面不少于</w:t>
      </w:r>
      <w:r w:rsidRPr="002F7E2A">
        <w:rPr>
          <w:rFonts w:hint="eastAsia"/>
        </w:rPr>
        <w:t>5</w:t>
      </w:r>
      <w:r w:rsidRPr="002F7E2A">
        <w:rPr>
          <w:rFonts w:hint="eastAsia"/>
        </w:rPr>
        <w:t>种。</w:t>
      </w:r>
    </w:p>
    <w:p w14:paraId="4280FE43" w14:textId="77777777" w:rsidR="00AD050D" w:rsidRPr="002F7E2A" w:rsidRDefault="00AD050D" w:rsidP="005A3A90">
      <w:pPr>
        <w:pStyle w:val="affa"/>
        <w:spacing w:line="360" w:lineRule="auto"/>
        <w:ind w:firstLine="480"/>
      </w:pPr>
      <w:r w:rsidRPr="002F7E2A">
        <w:rPr>
          <w:rFonts w:hint="eastAsia"/>
        </w:rPr>
        <w:t>b)</w:t>
      </w:r>
      <w:r w:rsidRPr="002F7E2A">
        <w:rPr>
          <w:rFonts w:hint="eastAsia"/>
        </w:rPr>
        <w:t>支持构建可靠性測试割面</w:t>
      </w:r>
      <w:r w:rsidRPr="002F7E2A">
        <w:rPr>
          <w:rFonts w:hint="eastAsia"/>
        </w:rPr>
        <w:t>,</w:t>
      </w:r>
      <w:r w:rsidRPr="002F7E2A">
        <w:rPr>
          <w:rFonts w:hint="eastAsia"/>
        </w:rPr>
        <w:t>例如客户割面元素不少于</w:t>
      </w:r>
      <w:r w:rsidRPr="002F7E2A">
        <w:rPr>
          <w:rFonts w:hint="eastAsia"/>
        </w:rPr>
        <w:t>10</w:t>
      </w:r>
      <w:r w:rsidRPr="002F7E2A">
        <w:rPr>
          <w:rFonts w:hint="eastAsia"/>
        </w:rPr>
        <w:t>个</w:t>
      </w:r>
      <w:r w:rsidRPr="002F7E2A">
        <w:rPr>
          <w:rFonts w:hint="eastAsia"/>
        </w:rPr>
        <w:t>,</w:t>
      </w:r>
      <w:r w:rsidRPr="002F7E2A">
        <w:rPr>
          <w:rFonts w:hint="eastAsia"/>
        </w:rPr>
        <w:t>用户面元素不少于</w:t>
      </w:r>
      <w:r w:rsidRPr="002F7E2A">
        <w:rPr>
          <w:rFonts w:hint="eastAsia"/>
        </w:rPr>
        <w:t>20</w:t>
      </w:r>
      <w:r w:rsidRPr="002F7E2A">
        <w:rPr>
          <w:rFonts w:hint="eastAsia"/>
        </w:rPr>
        <w:t>个</w:t>
      </w:r>
      <w:r w:rsidRPr="002F7E2A">
        <w:rPr>
          <w:rFonts w:hint="eastAsia"/>
        </w:rPr>
        <w:t>,</w:t>
      </w:r>
      <w:r w:rsidRPr="002F7E2A">
        <w:rPr>
          <w:rFonts w:hint="eastAsia"/>
        </w:rPr>
        <w:t>状态剖面元素不少于</w:t>
      </w:r>
      <w:r w:rsidRPr="002F7E2A">
        <w:rPr>
          <w:rFonts w:hint="eastAsia"/>
        </w:rPr>
        <w:t>50</w:t>
      </w:r>
      <w:r w:rsidRPr="002F7E2A">
        <w:rPr>
          <w:rFonts w:hint="eastAsia"/>
        </w:rPr>
        <w:t>，功能剖面元素不少于</w:t>
      </w:r>
      <w:r w:rsidRPr="002F7E2A">
        <w:rPr>
          <w:rFonts w:hint="eastAsia"/>
        </w:rPr>
        <w:t>100</w:t>
      </w:r>
      <w:r w:rsidRPr="002F7E2A">
        <w:rPr>
          <w:rFonts w:hint="eastAsia"/>
        </w:rPr>
        <w:t>个，操作剖面元素不少于</w:t>
      </w:r>
      <w:r w:rsidRPr="002F7E2A">
        <w:rPr>
          <w:rFonts w:hint="eastAsia"/>
        </w:rPr>
        <w:t>100</w:t>
      </w:r>
      <w:r w:rsidRPr="002F7E2A">
        <w:rPr>
          <w:rFonts w:hint="eastAsia"/>
        </w:rPr>
        <w:t>个。</w:t>
      </w:r>
    </w:p>
    <w:p w14:paraId="69A71771" w14:textId="77777777" w:rsidR="00AD050D" w:rsidRPr="002F7E2A" w:rsidRDefault="00AD050D" w:rsidP="005A3A90">
      <w:pPr>
        <w:pStyle w:val="affa"/>
        <w:spacing w:line="360" w:lineRule="auto"/>
        <w:ind w:firstLine="480"/>
      </w:pPr>
      <w:r w:rsidRPr="002F7E2A">
        <w:rPr>
          <w:rFonts w:hint="eastAsia"/>
        </w:rPr>
        <w:t>e)</w:t>
      </w:r>
      <w:r w:rsidRPr="002F7E2A">
        <w:rPr>
          <w:rFonts w:hint="eastAsia"/>
        </w:rPr>
        <w:t>可一次自动生成</w:t>
      </w:r>
      <w:r w:rsidRPr="002F7E2A">
        <w:rPr>
          <w:rFonts w:hint="eastAsia"/>
        </w:rPr>
        <w:t>XML</w:t>
      </w:r>
      <w:r w:rsidRPr="002F7E2A">
        <w:rPr>
          <w:rFonts w:hint="eastAsia"/>
        </w:rPr>
        <w:t>格式的软件测试用例数据最大不少于</w:t>
      </w:r>
      <w:r w:rsidRPr="002F7E2A">
        <w:rPr>
          <w:rFonts w:hint="eastAsia"/>
        </w:rPr>
        <w:t>1</w:t>
      </w:r>
      <w:r w:rsidRPr="002F7E2A">
        <w:rPr>
          <w:rFonts w:hint="eastAsia"/>
        </w:rPr>
        <w:t>万个。</w:t>
      </w:r>
    </w:p>
    <w:p w14:paraId="4A3B2AB5" w14:textId="77777777" w:rsidR="00AD050D" w:rsidRPr="002F7E2A" w:rsidRDefault="00AD050D" w:rsidP="005A3A90">
      <w:pPr>
        <w:pStyle w:val="affa"/>
        <w:spacing w:line="360" w:lineRule="auto"/>
        <w:ind w:firstLine="480"/>
      </w:pPr>
      <w:r w:rsidRPr="002F7E2A">
        <w:rPr>
          <w:rFonts w:hint="eastAsia"/>
        </w:rPr>
        <w:t>d)</w:t>
      </w:r>
      <w:r w:rsidRPr="002F7E2A">
        <w:rPr>
          <w:rFonts w:hint="eastAsia"/>
        </w:rPr>
        <w:t>生成包含</w:t>
      </w:r>
      <w:r w:rsidRPr="002F7E2A">
        <w:rPr>
          <w:rFonts w:hint="eastAsia"/>
        </w:rPr>
        <w:t>1</w:t>
      </w:r>
      <w:r w:rsidRPr="002F7E2A">
        <w:rPr>
          <w:rFonts w:hint="eastAsia"/>
        </w:rPr>
        <w:t>万个测试用例数据的文件时间不超过</w:t>
      </w:r>
      <w:r w:rsidRPr="002F7E2A">
        <w:rPr>
          <w:rFonts w:hint="eastAsia"/>
        </w:rPr>
        <w:t>1min</w:t>
      </w:r>
      <w:r w:rsidRPr="002F7E2A">
        <w:rPr>
          <w:rFonts w:hint="eastAsia"/>
        </w:rPr>
        <w:t>。</w:t>
      </w:r>
    </w:p>
    <w:p w14:paraId="5AE247BB" w14:textId="77777777" w:rsidR="00AD050D" w:rsidRPr="002F7E2A" w:rsidRDefault="00AD050D" w:rsidP="005A3A90">
      <w:pPr>
        <w:pStyle w:val="affa"/>
        <w:spacing w:line="360" w:lineRule="auto"/>
        <w:ind w:firstLine="480"/>
      </w:pPr>
      <w:r w:rsidRPr="002F7E2A">
        <w:rPr>
          <w:rFonts w:hint="eastAsia"/>
        </w:rPr>
        <w:t>e)</w:t>
      </w:r>
      <w:r w:rsidRPr="002F7E2A">
        <w:rPr>
          <w:rFonts w:hint="eastAsia"/>
        </w:rPr>
        <w:t>支持测试人员开展规范的软件测试剖面构建和测试用例设计工作。</w:t>
      </w:r>
    </w:p>
    <w:p w14:paraId="35E6B2F1" w14:textId="77777777" w:rsidR="00AD050D" w:rsidRPr="002F7E2A" w:rsidRDefault="00AD050D" w:rsidP="005A3A90">
      <w:pPr>
        <w:pStyle w:val="affa"/>
        <w:spacing w:line="360" w:lineRule="auto"/>
        <w:ind w:firstLine="480"/>
      </w:pPr>
      <w:r w:rsidRPr="002F7E2A">
        <w:rPr>
          <w:rFonts w:hint="eastAsia"/>
        </w:rPr>
        <w:t>f)</w:t>
      </w:r>
      <w:r w:rsidRPr="002F7E2A">
        <w:rPr>
          <w:rFonts w:hint="eastAsia"/>
        </w:rPr>
        <w:t>支持用户、状态、功能、操作等需求要素的层次关系和概率信息描述</w:t>
      </w:r>
      <w:r w:rsidRPr="002F7E2A">
        <w:rPr>
          <w:rFonts w:hint="eastAsia"/>
        </w:rPr>
        <w:t>,</w:t>
      </w:r>
      <w:r w:rsidRPr="002F7E2A">
        <w:rPr>
          <w:rFonts w:hint="eastAsia"/>
        </w:rPr>
        <w:t>同时支持描述各妻素之间的转移关系和时序约束等信息</w:t>
      </w:r>
      <w:r w:rsidRPr="002F7E2A">
        <w:rPr>
          <w:rFonts w:hint="eastAsia"/>
        </w:rPr>
        <w:t>,</w:t>
      </w:r>
      <w:r w:rsidRPr="002F7E2A">
        <w:rPr>
          <w:rFonts w:hint="eastAsia"/>
        </w:rPr>
        <w:t>可充分反映软件运行过程中的各类场景和外部激励。</w:t>
      </w:r>
    </w:p>
    <w:p w14:paraId="6E6B9181" w14:textId="77777777" w:rsidR="00AD050D" w:rsidRPr="002F7E2A" w:rsidRDefault="00AD050D" w:rsidP="005A3A90">
      <w:pPr>
        <w:pStyle w:val="affa"/>
        <w:spacing w:line="360" w:lineRule="auto"/>
        <w:ind w:firstLine="480"/>
      </w:pPr>
      <w:r w:rsidRPr="002F7E2A">
        <w:rPr>
          <w:rFonts w:hint="eastAsia"/>
        </w:rPr>
        <w:t>g)</w:t>
      </w:r>
      <w:r w:rsidRPr="002F7E2A">
        <w:rPr>
          <w:rFonts w:hint="eastAsia"/>
        </w:rPr>
        <w:t>可依据软件测试剖面及外部接口取值分布特征</w:t>
      </w:r>
      <w:r w:rsidRPr="002F7E2A">
        <w:rPr>
          <w:rFonts w:hint="eastAsia"/>
        </w:rPr>
        <w:t>,</w:t>
      </w:r>
      <w:r w:rsidRPr="002F7E2A">
        <w:rPr>
          <w:rFonts w:hint="eastAsia"/>
        </w:rPr>
        <w:t>结合外部接口环境文件</w:t>
      </w:r>
      <w:r w:rsidRPr="002F7E2A">
        <w:rPr>
          <w:rFonts w:hint="eastAsia"/>
        </w:rPr>
        <w:t>,</w:t>
      </w:r>
      <w:r w:rsidRPr="002F7E2A">
        <w:rPr>
          <w:rFonts w:hint="eastAsia"/>
        </w:rPr>
        <w:t>自动生成海量</w:t>
      </w:r>
      <w:r w:rsidRPr="002F7E2A">
        <w:rPr>
          <w:rFonts w:hint="eastAsia"/>
        </w:rPr>
        <w:t>XML</w:t>
      </w:r>
      <w:r w:rsidRPr="002F7E2A">
        <w:rPr>
          <w:rFonts w:hint="eastAsia"/>
        </w:rPr>
        <w:t>格式的用例数据</w:t>
      </w:r>
      <w:r w:rsidRPr="002F7E2A">
        <w:rPr>
          <w:rFonts w:hint="eastAsia"/>
        </w:rPr>
        <w:t>,</w:t>
      </w:r>
      <w:r w:rsidRPr="002F7E2A">
        <w:rPr>
          <w:rFonts w:hint="eastAsia"/>
        </w:rPr>
        <w:t>用于软件功能测试。</w:t>
      </w:r>
    </w:p>
    <w:p w14:paraId="2FB9E66B" w14:textId="77777777" w:rsidR="00AD050D" w:rsidRPr="002F7E2A" w:rsidRDefault="00AD050D" w:rsidP="005A3A90">
      <w:pPr>
        <w:pStyle w:val="affa"/>
        <w:spacing w:line="360" w:lineRule="auto"/>
        <w:ind w:firstLine="480"/>
      </w:pPr>
      <w:r w:rsidRPr="002F7E2A">
        <w:rPr>
          <w:rFonts w:hint="eastAsia"/>
        </w:rPr>
        <w:t>h)</w:t>
      </w:r>
      <w:r w:rsidRPr="002F7E2A">
        <w:rPr>
          <w:rFonts w:hint="eastAsia"/>
        </w:rPr>
        <w:t>支持运行的操作系统</w:t>
      </w:r>
      <w:r w:rsidRPr="002F7E2A">
        <w:rPr>
          <w:rFonts w:hint="eastAsia"/>
        </w:rPr>
        <w:t>: Windows</w:t>
      </w:r>
      <w:r w:rsidRPr="002F7E2A">
        <w:rPr>
          <w:rFonts w:hint="eastAsia"/>
        </w:rPr>
        <w:t>系列操作系统、</w:t>
      </w:r>
      <w:r w:rsidRPr="002F7E2A">
        <w:rPr>
          <w:rFonts w:hint="eastAsia"/>
        </w:rPr>
        <w:t xml:space="preserve"> Linux</w:t>
      </w:r>
      <w:r w:rsidRPr="002F7E2A">
        <w:rPr>
          <w:rFonts w:hint="eastAsia"/>
        </w:rPr>
        <w:t>操作系统等。</w:t>
      </w:r>
    </w:p>
    <w:p w14:paraId="09C967B9" w14:textId="77777777" w:rsidR="00AD050D" w:rsidRPr="002F7E2A" w:rsidRDefault="00AD050D" w:rsidP="005A3A90">
      <w:pPr>
        <w:pStyle w:val="affa"/>
        <w:spacing w:line="360" w:lineRule="auto"/>
        <w:ind w:firstLine="480"/>
      </w:pPr>
      <w:r w:rsidRPr="002F7E2A">
        <w:rPr>
          <w:rFonts w:hint="eastAsia"/>
        </w:rPr>
        <w:t>6.</w:t>
      </w:r>
      <w:r w:rsidRPr="002F7E2A">
        <w:rPr>
          <w:rFonts w:hint="eastAsia"/>
        </w:rPr>
        <w:t>代码质量测測试工具技术指标</w:t>
      </w:r>
    </w:p>
    <w:p w14:paraId="0E9CD750" w14:textId="77777777" w:rsidR="00AD050D" w:rsidRPr="002F7E2A" w:rsidRDefault="00AD050D" w:rsidP="005A3A90">
      <w:pPr>
        <w:pStyle w:val="affa"/>
        <w:spacing w:line="360" w:lineRule="auto"/>
        <w:ind w:firstLine="480"/>
      </w:pPr>
      <w:r w:rsidRPr="002F7E2A">
        <w:rPr>
          <w:rFonts w:hint="eastAsia"/>
        </w:rPr>
        <w:t>a)</w:t>
      </w:r>
      <w:r w:rsidRPr="002F7E2A">
        <w:rPr>
          <w:rFonts w:hint="eastAsia"/>
        </w:rPr>
        <w:t>至少支持</w:t>
      </w:r>
      <w:r w:rsidRPr="002F7E2A">
        <w:rPr>
          <w:rFonts w:hint="eastAsia"/>
        </w:rPr>
        <w:t>C/C++</w:t>
      </w:r>
      <w:r w:rsidRPr="002F7E2A">
        <w:rPr>
          <w:rFonts w:hint="eastAsia"/>
        </w:rPr>
        <w:t>、</w:t>
      </w:r>
      <w:r w:rsidRPr="002F7E2A">
        <w:rPr>
          <w:rFonts w:hint="eastAsia"/>
        </w:rPr>
        <w:t>Java</w:t>
      </w:r>
      <w:r w:rsidRPr="002F7E2A">
        <w:rPr>
          <w:rFonts w:hint="eastAsia"/>
        </w:rPr>
        <w:t>、</w:t>
      </w:r>
      <w:r w:rsidRPr="002F7E2A">
        <w:rPr>
          <w:rFonts w:hint="eastAsia"/>
        </w:rPr>
        <w:t>C#</w:t>
      </w:r>
      <w:r w:rsidRPr="002F7E2A">
        <w:rPr>
          <w:rFonts w:hint="eastAsia"/>
        </w:rPr>
        <w:t>等</w:t>
      </w:r>
      <w:r w:rsidRPr="002F7E2A">
        <w:rPr>
          <w:rFonts w:hint="eastAsia"/>
        </w:rPr>
        <w:t>3</w:t>
      </w:r>
      <w:r w:rsidRPr="002F7E2A">
        <w:rPr>
          <w:rFonts w:hint="eastAsia"/>
        </w:rPr>
        <w:t>种语言。</w:t>
      </w:r>
    </w:p>
    <w:p w14:paraId="31FCC6E5" w14:textId="77777777" w:rsidR="00AD050D" w:rsidRPr="002F7E2A" w:rsidRDefault="00AD050D" w:rsidP="005A3A90">
      <w:pPr>
        <w:pStyle w:val="affa"/>
        <w:spacing w:line="360" w:lineRule="auto"/>
        <w:ind w:firstLine="480"/>
      </w:pPr>
      <w:r w:rsidRPr="002F7E2A">
        <w:rPr>
          <w:rFonts w:hint="eastAsia"/>
        </w:rPr>
        <w:t>b)</w:t>
      </w:r>
      <w:r w:rsidRPr="002F7E2A">
        <w:rPr>
          <w:rFonts w:hint="eastAsia"/>
        </w:rPr>
        <w:t>支持代码缺陷裣测、安全漏洞检测、度量分析、架构分析、质量趋势分析、架构约東分析等功能。</w:t>
      </w:r>
    </w:p>
    <w:p w14:paraId="496706D3" w14:textId="77777777" w:rsidR="00AD050D" w:rsidRPr="002F7E2A" w:rsidRDefault="00AD050D" w:rsidP="005A3A90">
      <w:pPr>
        <w:pStyle w:val="affa"/>
        <w:spacing w:line="360" w:lineRule="auto"/>
        <w:ind w:firstLine="480"/>
      </w:pPr>
      <w:r w:rsidRPr="002F7E2A">
        <w:rPr>
          <w:rFonts w:hint="eastAsia"/>
        </w:rPr>
        <w:t>c)</w:t>
      </w:r>
      <w:r w:rsidRPr="002F7E2A">
        <w:rPr>
          <w:rFonts w:hint="eastAsia"/>
        </w:rPr>
        <w:t>支持</w:t>
      </w:r>
      <w:r w:rsidRPr="002F7E2A">
        <w:rPr>
          <w:rFonts w:hint="eastAsia"/>
        </w:rPr>
        <w:t xml:space="preserve"> Windows</w:t>
      </w:r>
      <w:r w:rsidRPr="002F7E2A">
        <w:rPr>
          <w:rFonts w:hint="eastAsia"/>
        </w:rPr>
        <w:t>、</w:t>
      </w:r>
      <w:r w:rsidRPr="002F7E2A">
        <w:rPr>
          <w:rFonts w:hint="eastAsia"/>
        </w:rPr>
        <w:t xml:space="preserve"> Linux</w:t>
      </w:r>
      <w:r w:rsidRPr="002F7E2A">
        <w:rPr>
          <w:rFonts w:hint="eastAsia"/>
        </w:rPr>
        <w:t>、</w:t>
      </w:r>
      <w:r w:rsidRPr="002F7E2A">
        <w:rPr>
          <w:rFonts w:hint="eastAsia"/>
        </w:rPr>
        <w:t xml:space="preserve"> Kylin OS</w:t>
      </w:r>
      <w:r w:rsidRPr="002F7E2A">
        <w:rPr>
          <w:rFonts w:hint="eastAsia"/>
        </w:rPr>
        <w:t>等操作系统。</w:t>
      </w:r>
    </w:p>
    <w:p w14:paraId="107D9902" w14:textId="77777777" w:rsidR="00AD050D" w:rsidRPr="002F7E2A" w:rsidRDefault="00AD050D" w:rsidP="005A3A90">
      <w:pPr>
        <w:pStyle w:val="affa"/>
        <w:spacing w:line="360" w:lineRule="auto"/>
        <w:ind w:firstLine="480"/>
      </w:pPr>
      <w:r w:rsidRPr="002F7E2A">
        <w:rPr>
          <w:rFonts w:hint="eastAsia"/>
        </w:rPr>
        <w:t>d)</w:t>
      </w:r>
      <w:r w:rsidRPr="002F7E2A">
        <w:rPr>
          <w:rFonts w:hint="eastAsia"/>
        </w:rPr>
        <w:t>不需要写测试月例就能找出程序中的关鍵</w:t>
      </w:r>
      <w:r w:rsidRPr="002F7E2A">
        <w:rPr>
          <w:rFonts w:hint="eastAsia"/>
        </w:rPr>
        <w:t>bug,</w:t>
      </w:r>
      <w:r w:rsidRPr="002F7E2A">
        <w:rPr>
          <w:rFonts w:hint="eastAsia"/>
        </w:rPr>
        <w:t>包括程序动态运行时发生的错误</w:t>
      </w:r>
      <w:r w:rsidRPr="002F7E2A">
        <w:rPr>
          <w:rFonts w:hint="eastAsia"/>
        </w:rPr>
        <w:t>(</w:t>
      </w:r>
      <w:r w:rsidRPr="002F7E2A">
        <w:rPr>
          <w:rFonts w:hint="eastAsia"/>
        </w:rPr>
        <w:t>如指针越界、内存泄露、溢出、数组越界、变量未初始化等</w:t>
      </w:r>
      <w:r w:rsidRPr="002F7E2A">
        <w:rPr>
          <w:rFonts w:hint="eastAsia"/>
        </w:rPr>
        <w:t>),</w:t>
      </w:r>
      <w:r w:rsidRPr="002F7E2A">
        <w:rPr>
          <w:rFonts w:hint="eastAsia"/>
        </w:rPr>
        <w:t>并且能够准确定位程序出错的位置。</w:t>
      </w:r>
    </w:p>
    <w:p w14:paraId="3D6398B9" w14:textId="77777777" w:rsidR="00AD050D" w:rsidRPr="002F7E2A" w:rsidRDefault="00AD050D" w:rsidP="005A3A90">
      <w:pPr>
        <w:pStyle w:val="affa"/>
        <w:spacing w:line="360" w:lineRule="auto"/>
        <w:ind w:firstLine="480"/>
      </w:pPr>
      <w:r w:rsidRPr="002F7E2A">
        <w:rPr>
          <w:rFonts w:hint="eastAsia"/>
        </w:rPr>
        <w:t>e)</w:t>
      </w:r>
      <w:r w:rsidRPr="002F7E2A">
        <w:rPr>
          <w:rFonts w:hint="eastAsia"/>
        </w:rPr>
        <w:t>支持主流编码规则。</w:t>
      </w:r>
    </w:p>
    <w:p w14:paraId="30E6D77C" w14:textId="77777777" w:rsidR="00AD050D" w:rsidRPr="002F7E2A" w:rsidRDefault="00AD050D" w:rsidP="005A3A90">
      <w:pPr>
        <w:pStyle w:val="affa"/>
        <w:spacing w:line="360" w:lineRule="auto"/>
        <w:ind w:firstLine="480"/>
      </w:pPr>
      <w:r w:rsidRPr="002F7E2A">
        <w:rPr>
          <w:rFonts w:hint="eastAsia"/>
        </w:rPr>
        <w:t>f)</w:t>
      </w:r>
      <w:r w:rsidRPr="002F7E2A">
        <w:rPr>
          <w:rFonts w:hint="eastAsia"/>
        </w:rPr>
        <w:t>支持</w:t>
      </w:r>
      <w:r w:rsidRPr="002F7E2A">
        <w:rPr>
          <w:rFonts w:hint="eastAsia"/>
        </w:rPr>
        <w:t xml:space="preserve"> Mccabe</w:t>
      </w:r>
      <w:r w:rsidRPr="002F7E2A">
        <w:rPr>
          <w:rFonts w:hint="eastAsia"/>
        </w:rPr>
        <w:t>复杂度、</w:t>
      </w:r>
      <w:r w:rsidRPr="002F7E2A">
        <w:rPr>
          <w:rFonts w:hint="eastAsia"/>
        </w:rPr>
        <w:t xml:space="preserve"> Halstead</w:t>
      </w:r>
      <w:r w:rsidRPr="002F7E2A">
        <w:rPr>
          <w:rFonts w:hint="eastAsia"/>
        </w:rPr>
        <w:t>程序度量、代码行数、继承数、循环数等各种基本度量。</w:t>
      </w:r>
    </w:p>
    <w:p w14:paraId="22E58791" w14:textId="77777777" w:rsidR="00AD050D" w:rsidRPr="002F7E2A" w:rsidRDefault="00AD050D" w:rsidP="005A3A90">
      <w:pPr>
        <w:pStyle w:val="affa"/>
        <w:spacing w:line="360" w:lineRule="auto"/>
        <w:ind w:firstLine="480"/>
      </w:pPr>
      <w:r w:rsidRPr="002F7E2A">
        <w:rPr>
          <w:rFonts w:hint="eastAsia"/>
        </w:rPr>
        <w:t>g)</w:t>
      </w:r>
      <w:r w:rsidRPr="002F7E2A">
        <w:rPr>
          <w:rFonts w:hint="eastAsia"/>
        </w:rPr>
        <w:t>支持缺陷按级别、类型、存在状态、处理状态的分析统计。</w:t>
      </w:r>
    </w:p>
    <w:p w14:paraId="5A8E7F25" w14:textId="77777777" w:rsidR="00AD050D" w:rsidRPr="002F7E2A" w:rsidRDefault="00AD050D" w:rsidP="005A3A90">
      <w:pPr>
        <w:pStyle w:val="affa"/>
        <w:spacing w:line="360" w:lineRule="auto"/>
        <w:ind w:firstLine="480"/>
      </w:pPr>
      <w:r w:rsidRPr="002F7E2A">
        <w:rPr>
          <w:rFonts w:hint="eastAsia"/>
        </w:rPr>
        <w:t>h)</w:t>
      </w:r>
      <w:r w:rsidRPr="002F7E2A">
        <w:rPr>
          <w:rFonts w:hint="eastAsia"/>
        </w:rPr>
        <w:t>支持自动生成缺陷报告、缺陷报表査看和导出、多样化的结果统计</w:t>
      </w:r>
      <w:r w:rsidRPr="002F7E2A">
        <w:rPr>
          <w:rFonts w:hint="eastAsia"/>
        </w:rPr>
        <w:t>(bug</w:t>
      </w:r>
      <w:r w:rsidRPr="002F7E2A">
        <w:rPr>
          <w:rFonts w:hint="eastAsia"/>
        </w:rPr>
        <w:t>分类统计、</w:t>
      </w:r>
      <w:r w:rsidRPr="002F7E2A">
        <w:rPr>
          <w:rFonts w:hint="eastAsia"/>
        </w:rPr>
        <w:t>bug</w:t>
      </w:r>
      <w:r w:rsidRPr="002F7E2A">
        <w:rPr>
          <w:rFonts w:hint="eastAsia"/>
        </w:rPr>
        <w:t>状态统计、函数复东度、多神缺陷过滤标准等</w:t>
      </w:r>
      <w:r w:rsidRPr="002F7E2A">
        <w:rPr>
          <w:rFonts w:hint="eastAsia"/>
        </w:rPr>
        <w:t>)</w:t>
      </w:r>
      <w:r w:rsidRPr="002F7E2A">
        <w:rPr>
          <w:rFonts w:hint="eastAsia"/>
        </w:rPr>
        <w:t>。</w:t>
      </w:r>
    </w:p>
    <w:p w14:paraId="27B0947F" w14:textId="77777777" w:rsidR="00AD050D" w:rsidRPr="002F7E2A" w:rsidRDefault="00AD050D" w:rsidP="005A3A90">
      <w:pPr>
        <w:pStyle w:val="affa"/>
        <w:spacing w:line="360" w:lineRule="auto"/>
        <w:ind w:firstLine="480"/>
      </w:pPr>
      <w:r w:rsidRPr="002F7E2A">
        <w:rPr>
          <w:rFonts w:hint="eastAsia"/>
        </w:rPr>
        <w:t>7.</w:t>
      </w:r>
      <w:r w:rsidRPr="002F7E2A">
        <w:rPr>
          <w:rFonts w:hint="eastAsia"/>
        </w:rPr>
        <w:t>数据标准规范检测測工具技术指标</w:t>
      </w:r>
    </w:p>
    <w:p w14:paraId="3C3D8EC0" w14:textId="77777777" w:rsidR="00AD050D" w:rsidRPr="002F7E2A" w:rsidRDefault="00AD050D" w:rsidP="005A3A90">
      <w:pPr>
        <w:pStyle w:val="affa"/>
        <w:spacing w:line="360" w:lineRule="auto"/>
        <w:ind w:firstLine="480"/>
      </w:pPr>
      <w:r w:rsidRPr="002F7E2A">
        <w:rPr>
          <w:rFonts w:hint="eastAsia"/>
        </w:rPr>
        <w:t>a)</w:t>
      </w:r>
      <w:r w:rsidRPr="002F7E2A">
        <w:rPr>
          <w:rFonts w:hint="eastAsia"/>
        </w:rPr>
        <w:t>可支持</w:t>
      </w:r>
      <w:r w:rsidRPr="002F7E2A">
        <w:rPr>
          <w:rFonts w:hint="eastAsia"/>
        </w:rPr>
        <w:t xml:space="preserve"> Oracle</w:t>
      </w:r>
      <w:r w:rsidRPr="002F7E2A">
        <w:rPr>
          <w:rFonts w:hint="eastAsia"/>
        </w:rPr>
        <w:t>、</w:t>
      </w:r>
      <w:r w:rsidRPr="002F7E2A">
        <w:rPr>
          <w:rFonts w:hint="eastAsia"/>
        </w:rPr>
        <w:t xml:space="preserve"> SQL Sever</w:t>
      </w:r>
      <w:r w:rsidRPr="002F7E2A">
        <w:rPr>
          <w:rFonts w:hint="eastAsia"/>
        </w:rPr>
        <w:t>、</w:t>
      </w:r>
      <w:r w:rsidRPr="002F7E2A">
        <w:rPr>
          <w:rFonts w:hint="eastAsia"/>
        </w:rPr>
        <w:t xml:space="preserve"> MYSQL</w:t>
      </w:r>
      <w:r w:rsidRPr="002F7E2A">
        <w:rPr>
          <w:rFonts w:hint="eastAsia"/>
        </w:rPr>
        <w:t>、达梦、金仓等多种关系型数据库</w:t>
      </w:r>
    </w:p>
    <w:p w14:paraId="209A2196" w14:textId="77777777" w:rsidR="00AD050D" w:rsidRPr="002F7E2A" w:rsidRDefault="00AD050D" w:rsidP="005A3A90">
      <w:pPr>
        <w:pStyle w:val="affa"/>
        <w:spacing w:line="360" w:lineRule="auto"/>
        <w:ind w:firstLine="480"/>
      </w:pPr>
      <w:r w:rsidRPr="002F7E2A">
        <w:rPr>
          <w:rFonts w:hint="eastAsia"/>
        </w:rPr>
        <w:t>b)</w:t>
      </w:r>
      <w:r w:rsidRPr="002F7E2A">
        <w:rPr>
          <w:rFonts w:hint="eastAsia"/>
        </w:rPr>
        <w:t>支持多种数据标准</w:t>
      </w:r>
    </w:p>
    <w:p w14:paraId="5407360E" w14:textId="77777777" w:rsidR="00AD050D" w:rsidRPr="002F7E2A" w:rsidRDefault="00AD050D" w:rsidP="005A3A90">
      <w:pPr>
        <w:pStyle w:val="affa"/>
        <w:spacing w:line="360" w:lineRule="auto"/>
        <w:ind w:firstLine="480"/>
      </w:pPr>
      <w:r w:rsidRPr="002F7E2A">
        <w:rPr>
          <w:rFonts w:hint="eastAsia"/>
        </w:rPr>
        <w:t>c)</w:t>
      </w:r>
      <w:r w:rsidRPr="002F7E2A">
        <w:rPr>
          <w:rFonts w:hint="eastAsia"/>
        </w:rPr>
        <w:t>单检查规则测试时间</w:t>
      </w:r>
      <w:r w:rsidRPr="002F7E2A">
        <w:rPr>
          <w:rFonts w:hint="eastAsia"/>
        </w:rPr>
        <w:t>:</w:t>
      </w:r>
      <w:r w:rsidRPr="002F7E2A">
        <w:rPr>
          <w:rFonts w:hint="eastAsia"/>
        </w:rPr>
        <w:t>在</w:t>
      </w:r>
      <w:r w:rsidRPr="002F7E2A">
        <w:rPr>
          <w:rFonts w:hint="eastAsia"/>
        </w:rPr>
        <w:t>100M</w:t>
      </w:r>
      <w:r w:rsidRPr="002F7E2A">
        <w:rPr>
          <w:rFonts w:hint="eastAsia"/>
        </w:rPr>
        <w:t>局域网环境中</w:t>
      </w:r>
      <w:r w:rsidRPr="002F7E2A">
        <w:rPr>
          <w:rFonts w:hint="eastAsia"/>
        </w:rPr>
        <w:t>,</w:t>
      </w:r>
      <w:r w:rsidRPr="002F7E2A">
        <w:rPr>
          <w:rFonts w:hint="eastAsia"/>
        </w:rPr>
        <w:t>在标准库数据表中数据小于</w:t>
      </w:r>
      <w:r w:rsidRPr="002F7E2A">
        <w:rPr>
          <w:rFonts w:hint="eastAsia"/>
        </w:rPr>
        <w:t>1000</w:t>
      </w:r>
      <w:r w:rsidRPr="002F7E2A">
        <w:rPr>
          <w:rFonts w:hint="eastAsia"/>
        </w:rPr>
        <w:t>个时</w:t>
      </w:r>
      <w:r w:rsidRPr="002F7E2A">
        <w:rPr>
          <w:rFonts w:hint="eastAsia"/>
        </w:rPr>
        <w:t>,</w:t>
      </w:r>
      <w:r w:rsidRPr="002F7E2A">
        <w:rPr>
          <w:rFonts w:hint="eastAsia"/>
        </w:rPr>
        <w:t>单检査规则测试每分钟检登不少于</w:t>
      </w:r>
      <w:r w:rsidRPr="002F7E2A">
        <w:rPr>
          <w:rFonts w:hint="eastAsia"/>
        </w:rPr>
        <w:t>100</w:t>
      </w:r>
      <w:r w:rsidRPr="002F7E2A">
        <w:rPr>
          <w:rFonts w:hint="eastAsia"/>
        </w:rPr>
        <w:t>张数据表。</w:t>
      </w:r>
    </w:p>
    <w:p w14:paraId="33B1AAA0" w14:textId="77777777" w:rsidR="00AD050D" w:rsidRPr="002F7E2A" w:rsidRDefault="00AD050D" w:rsidP="005A3A90">
      <w:pPr>
        <w:pStyle w:val="affa"/>
        <w:spacing w:line="360" w:lineRule="auto"/>
        <w:ind w:firstLine="480"/>
      </w:pPr>
      <w:r w:rsidRPr="002F7E2A">
        <w:rPr>
          <w:rFonts w:hint="eastAsia"/>
        </w:rPr>
        <w:t>d)</w:t>
      </w:r>
      <w:r w:rsidRPr="002F7E2A">
        <w:rPr>
          <w:rFonts w:hint="eastAsia"/>
        </w:rPr>
        <w:t>测试报告导出时间</w:t>
      </w:r>
      <w:r w:rsidRPr="002F7E2A">
        <w:rPr>
          <w:rFonts w:hint="eastAsia"/>
        </w:rPr>
        <w:t>:</w:t>
      </w:r>
      <w:r w:rsidRPr="002F7E2A">
        <w:rPr>
          <w:rFonts w:hint="eastAsia"/>
        </w:rPr>
        <w:t>在问题数小于</w:t>
      </w:r>
      <w:r w:rsidRPr="002F7E2A">
        <w:rPr>
          <w:rFonts w:hint="eastAsia"/>
        </w:rPr>
        <w:t>1000</w:t>
      </w:r>
      <w:r w:rsidRPr="002F7E2A">
        <w:rPr>
          <w:rFonts w:hint="eastAsia"/>
        </w:rPr>
        <w:t>个时</w:t>
      </w:r>
      <w:r w:rsidRPr="002F7E2A">
        <w:rPr>
          <w:rFonts w:hint="eastAsia"/>
        </w:rPr>
        <w:t>,</w:t>
      </w:r>
      <w:r w:rsidRPr="002F7E2A">
        <w:rPr>
          <w:rFonts w:hint="eastAsia"/>
        </w:rPr>
        <w:t>测试报告导出时间小于</w:t>
      </w:r>
      <w:r w:rsidRPr="002F7E2A">
        <w:rPr>
          <w:rFonts w:hint="eastAsia"/>
        </w:rPr>
        <w:t>3</w:t>
      </w:r>
      <w:r w:rsidRPr="002F7E2A">
        <w:rPr>
          <w:rFonts w:hint="eastAsia"/>
        </w:rPr>
        <w:t>分钟。</w:t>
      </w:r>
    </w:p>
    <w:p w14:paraId="41EB9969" w14:textId="77777777" w:rsidR="00AD050D" w:rsidRPr="002F7E2A" w:rsidRDefault="00AD050D" w:rsidP="005A3A90">
      <w:pPr>
        <w:pStyle w:val="affa"/>
        <w:spacing w:line="360" w:lineRule="auto"/>
        <w:ind w:firstLine="480"/>
      </w:pPr>
      <w:r w:rsidRPr="002F7E2A">
        <w:rPr>
          <w:rFonts w:hint="eastAsia"/>
        </w:rPr>
        <w:t>8.</w:t>
      </w:r>
      <w:r w:rsidRPr="002F7E2A">
        <w:rPr>
          <w:rFonts w:hint="eastAsia"/>
        </w:rPr>
        <w:t>逻辑覆盖率测试工具技术指标</w:t>
      </w:r>
    </w:p>
    <w:p w14:paraId="06693075" w14:textId="77777777" w:rsidR="00AD050D" w:rsidRPr="002F7E2A" w:rsidRDefault="00AD050D" w:rsidP="005A3A90">
      <w:pPr>
        <w:pStyle w:val="affa"/>
        <w:spacing w:line="360" w:lineRule="auto"/>
        <w:ind w:firstLine="480"/>
      </w:pPr>
      <w:r w:rsidRPr="002F7E2A">
        <w:rPr>
          <w:rFonts w:hint="eastAsia"/>
        </w:rPr>
        <w:t>a)</w:t>
      </w:r>
      <w:r w:rsidRPr="002F7E2A">
        <w:rPr>
          <w:rFonts w:hint="eastAsia"/>
        </w:rPr>
        <w:t>支持</w:t>
      </w:r>
      <w:r w:rsidRPr="002F7E2A">
        <w:rPr>
          <w:rFonts w:hint="eastAsia"/>
        </w:rPr>
        <w:t>C</w:t>
      </w:r>
      <w:r w:rsidRPr="002F7E2A">
        <w:rPr>
          <w:rFonts w:hint="eastAsia"/>
        </w:rPr>
        <w:t>、</w:t>
      </w:r>
      <w:r w:rsidRPr="002F7E2A">
        <w:rPr>
          <w:rFonts w:hint="eastAsia"/>
        </w:rPr>
        <w:t>C++</w:t>
      </w:r>
      <w:r w:rsidRPr="002F7E2A">
        <w:rPr>
          <w:rFonts w:hint="eastAsia"/>
        </w:rPr>
        <w:t>语言的插桩</w:t>
      </w:r>
    </w:p>
    <w:p w14:paraId="0C74ADC8" w14:textId="77777777" w:rsidR="00AD050D" w:rsidRPr="002F7E2A" w:rsidRDefault="00AD050D" w:rsidP="005A3A90">
      <w:pPr>
        <w:pStyle w:val="affa"/>
        <w:spacing w:line="360" w:lineRule="auto"/>
        <w:ind w:firstLine="480"/>
      </w:pPr>
      <w:r w:rsidRPr="002F7E2A">
        <w:rPr>
          <w:rFonts w:hint="eastAsia"/>
        </w:rPr>
        <w:t>b)</w:t>
      </w:r>
      <w:r w:rsidRPr="002F7E2A">
        <w:rPr>
          <w:rFonts w:hint="eastAsia"/>
        </w:rPr>
        <w:t>插桩膨胀率控制在</w:t>
      </w:r>
      <w:r w:rsidRPr="002F7E2A">
        <w:rPr>
          <w:rFonts w:hint="eastAsia"/>
        </w:rPr>
        <w:t>15%</w:t>
      </w:r>
      <w:r w:rsidRPr="002F7E2A">
        <w:rPr>
          <w:rFonts w:hint="eastAsia"/>
        </w:rPr>
        <w:t>以内</w:t>
      </w:r>
    </w:p>
    <w:p w14:paraId="733B8AC0" w14:textId="77777777" w:rsidR="00AD050D" w:rsidRPr="002F7E2A" w:rsidRDefault="00AD050D" w:rsidP="005A3A90">
      <w:pPr>
        <w:pStyle w:val="affa"/>
        <w:spacing w:line="360" w:lineRule="auto"/>
        <w:ind w:firstLine="480"/>
      </w:pPr>
      <w:r w:rsidRPr="002F7E2A">
        <w:rPr>
          <w:rFonts w:hint="eastAsia"/>
        </w:rPr>
        <w:t>c)</w:t>
      </w:r>
      <w:r w:rsidRPr="002F7E2A">
        <w:rPr>
          <w:rFonts w:hint="eastAsia"/>
        </w:rPr>
        <w:t>可以快速定位系统性能的瓶颈所在</w:t>
      </w:r>
      <w:r w:rsidRPr="002F7E2A">
        <w:rPr>
          <w:rFonts w:hint="eastAsia"/>
        </w:rPr>
        <w:t>,</w:t>
      </w:r>
      <w:r w:rsidRPr="002F7E2A">
        <w:rPr>
          <w:rFonts w:hint="eastAsia"/>
        </w:rPr>
        <w:t>即时非抽样监控超过</w:t>
      </w:r>
      <w:r w:rsidRPr="002F7E2A">
        <w:rPr>
          <w:rFonts w:hint="eastAsia"/>
        </w:rPr>
        <w:t>12</w:t>
      </w:r>
      <w:r w:rsidRPr="002F7E2A">
        <w:rPr>
          <w:rFonts w:hint="eastAsia"/>
        </w:rPr>
        <w:t>万个</w:t>
      </w:r>
      <w:r w:rsidRPr="002F7E2A">
        <w:rPr>
          <w:rFonts w:hint="eastAsia"/>
        </w:rPr>
        <w:t>C/C++</w:t>
      </w:r>
      <w:r w:rsidRPr="002F7E2A">
        <w:rPr>
          <w:rFonts w:hint="eastAsia"/>
        </w:rPr>
        <w:t>函数、</w:t>
      </w:r>
      <w:r w:rsidRPr="002F7E2A">
        <w:rPr>
          <w:rFonts w:hint="eastAsia"/>
        </w:rPr>
        <w:t>150</w:t>
      </w:r>
      <w:r w:rsidRPr="002F7E2A">
        <w:rPr>
          <w:rFonts w:hint="eastAsia"/>
        </w:rPr>
        <w:t>万行代码。</w:t>
      </w:r>
    </w:p>
    <w:p w14:paraId="4E46D153" w14:textId="77777777" w:rsidR="00AD050D" w:rsidRPr="002F7E2A" w:rsidRDefault="00AD050D" w:rsidP="005A3A90">
      <w:pPr>
        <w:pStyle w:val="affa"/>
        <w:spacing w:line="360" w:lineRule="auto"/>
        <w:ind w:firstLine="480"/>
      </w:pPr>
      <w:r w:rsidRPr="002F7E2A">
        <w:rPr>
          <w:rFonts w:hint="eastAsia"/>
        </w:rPr>
        <w:t>d)</w:t>
      </w:r>
      <w:r w:rsidRPr="002F7E2A">
        <w:rPr>
          <w:rFonts w:hint="eastAsia"/>
        </w:rPr>
        <w:t>支持</w:t>
      </w:r>
      <w:r w:rsidRPr="002F7E2A">
        <w:rPr>
          <w:rFonts w:hint="eastAsia"/>
        </w:rPr>
        <w:t>4</w:t>
      </w:r>
      <w:r w:rsidRPr="002F7E2A">
        <w:rPr>
          <w:rFonts w:hint="eastAsia"/>
        </w:rPr>
        <w:t>种覆盖率</w:t>
      </w:r>
      <w:r w:rsidRPr="002F7E2A">
        <w:rPr>
          <w:rFonts w:hint="eastAsia"/>
        </w:rPr>
        <w:t>:</w:t>
      </w:r>
      <w:r w:rsidRPr="002F7E2A">
        <w:rPr>
          <w:rFonts w:hint="eastAsia"/>
        </w:rPr>
        <w:t>块覆盖、语句覆盖、判定覆盖、</w:t>
      </w:r>
      <w:r w:rsidRPr="002F7E2A">
        <w:rPr>
          <w:rFonts w:hint="eastAsia"/>
        </w:rPr>
        <w:t>MC/DC</w:t>
      </w:r>
    </w:p>
    <w:p w14:paraId="0DD93472" w14:textId="77777777" w:rsidR="00AD050D" w:rsidRPr="002F7E2A" w:rsidRDefault="00AD050D" w:rsidP="005A3A90">
      <w:pPr>
        <w:pStyle w:val="affa"/>
        <w:spacing w:line="360" w:lineRule="auto"/>
        <w:ind w:firstLine="480"/>
      </w:pPr>
      <w:r w:rsidRPr="002F7E2A">
        <w:rPr>
          <w:rFonts w:hint="eastAsia"/>
        </w:rPr>
        <w:t>e)</w:t>
      </w:r>
      <w:r w:rsidRPr="002F7E2A">
        <w:rPr>
          <w:rFonts w:hint="eastAsia"/>
        </w:rPr>
        <w:t>支持网口、串口、</w:t>
      </w:r>
      <w:r w:rsidRPr="002F7E2A">
        <w:rPr>
          <w:rFonts w:hint="eastAsia"/>
        </w:rPr>
        <w:t>CAN</w:t>
      </w:r>
      <w:r w:rsidRPr="002F7E2A">
        <w:rPr>
          <w:rFonts w:hint="eastAsia"/>
        </w:rPr>
        <w:t>、</w:t>
      </w:r>
      <w:r w:rsidRPr="002F7E2A">
        <w:rPr>
          <w:rFonts w:hint="eastAsia"/>
        </w:rPr>
        <w:t>JTAG</w:t>
      </w:r>
      <w:r w:rsidRPr="002F7E2A">
        <w:rPr>
          <w:rFonts w:hint="eastAsia"/>
        </w:rPr>
        <w:t>等测试接口。</w:t>
      </w:r>
    </w:p>
    <w:p w14:paraId="60BDC457" w14:textId="77777777" w:rsidR="00AD050D" w:rsidRPr="002F7E2A" w:rsidRDefault="00AD050D" w:rsidP="005A3A90">
      <w:pPr>
        <w:pStyle w:val="affa"/>
        <w:spacing w:line="360" w:lineRule="auto"/>
        <w:ind w:firstLine="480"/>
      </w:pPr>
      <w:r w:rsidRPr="002F7E2A">
        <w:rPr>
          <w:rFonts w:hint="eastAsia"/>
        </w:rPr>
        <w:t>f)</w:t>
      </w:r>
      <w:r w:rsidRPr="002F7E2A">
        <w:rPr>
          <w:rFonts w:hint="eastAsia"/>
        </w:rPr>
        <w:t>支持离线查看测试结果。</w:t>
      </w:r>
    </w:p>
    <w:p w14:paraId="6B223005" w14:textId="77777777" w:rsidR="00AD050D" w:rsidRPr="002F7E2A" w:rsidRDefault="00AD050D" w:rsidP="005A3A90">
      <w:pPr>
        <w:pStyle w:val="affa"/>
        <w:spacing w:line="360" w:lineRule="auto"/>
        <w:ind w:firstLine="480"/>
      </w:pPr>
      <w:r w:rsidRPr="002F7E2A">
        <w:rPr>
          <w:rFonts w:hint="eastAsia"/>
        </w:rPr>
        <w:t>g)</w:t>
      </w:r>
      <w:r w:rsidRPr="002F7E2A">
        <w:rPr>
          <w:rFonts w:hint="eastAsia"/>
        </w:rPr>
        <w:t>在测试过程中</w:t>
      </w:r>
      <w:r w:rsidRPr="002F7E2A">
        <w:rPr>
          <w:rFonts w:hint="eastAsia"/>
        </w:rPr>
        <w:t>,</w:t>
      </w:r>
      <w:r w:rsidRPr="002F7E2A">
        <w:rPr>
          <w:rFonts w:hint="eastAsia"/>
        </w:rPr>
        <w:t>可以实时更新程序的各种语句、判决、</w:t>
      </w:r>
      <w:r w:rsidRPr="002F7E2A">
        <w:rPr>
          <w:rFonts w:hint="eastAsia"/>
        </w:rPr>
        <w:t>MCDC</w:t>
      </w:r>
      <w:r w:rsidRPr="002F7E2A">
        <w:rPr>
          <w:rFonts w:hint="eastAsia"/>
        </w:rPr>
        <w:t>的盖率、函数的流程及调用关系、内存、</w:t>
      </w:r>
      <w:r w:rsidRPr="002F7E2A">
        <w:rPr>
          <w:rFonts w:hint="eastAsia"/>
        </w:rPr>
        <w:t>A- B T</w:t>
      </w:r>
      <w:r w:rsidRPr="002F7E2A">
        <w:t>imer</w:t>
      </w:r>
      <w:r w:rsidRPr="002F7E2A">
        <w:rPr>
          <w:rFonts w:hint="eastAsia"/>
        </w:rPr>
        <w:t>。</w:t>
      </w:r>
    </w:p>
    <w:p w14:paraId="199917AB" w14:textId="77777777" w:rsidR="00AD050D" w:rsidRPr="002F7E2A" w:rsidRDefault="00AD050D" w:rsidP="005A3A90">
      <w:pPr>
        <w:pStyle w:val="affa"/>
        <w:spacing w:line="360" w:lineRule="auto"/>
        <w:ind w:firstLine="480"/>
      </w:pPr>
      <w:r w:rsidRPr="002F7E2A">
        <w:rPr>
          <w:rFonts w:hint="eastAsia"/>
        </w:rPr>
        <w:t>9.FPGA</w:t>
      </w:r>
      <w:r w:rsidRPr="002F7E2A">
        <w:rPr>
          <w:rFonts w:hint="eastAsia"/>
        </w:rPr>
        <w:t>混合仿真验证工具技术指标</w:t>
      </w:r>
    </w:p>
    <w:p w14:paraId="212DCBAC" w14:textId="77777777" w:rsidR="00AD050D" w:rsidRPr="002F7E2A" w:rsidRDefault="00AD050D" w:rsidP="005A3A90">
      <w:pPr>
        <w:pStyle w:val="affa"/>
        <w:spacing w:line="360" w:lineRule="auto"/>
        <w:ind w:firstLine="480"/>
      </w:pPr>
      <w:r w:rsidRPr="002F7E2A">
        <w:rPr>
          <w:rFonts w:hint="eastAsia"/>
        </w:rPr>
        <w:t>a)</w:t>
      </w:r>
      <w:r w:rsidRPr="002F7E2A">
        <w:rPr>
          <w:rFonts w:hint="eastAsia"/>
        </w:rPr>
        <w:t>支持</w:t>
      </w:r>
      <w:r w:rsidRPr="002F7E2A">
        <w:rPr>
          <w:rFonts w:hint="eastAsia"/>
        </w:rPr>
        <w:t xml:space="preserve"> Verilog</w:t>
      </w:r>
      <w:r w:rsidRPr="002F7E2A">
        <w:rPr>
          <w:rFonts w:hint="eastAsia"/>
        </w:rPr>
        <w:t>、</w:t>
      </w:r>
      <w:r w:rsidRPr="002F7E2A">
        <w:rPr>
          <w:rFonts w:hint="eastAsia"/>
        </w:rPr>
        <w:t>VHDL</w:t>
      </w:r>
      <w:r w:rsidRPr="002F7E2A">
        <w:rPr>
          <w:rFonts w:hint="eastAsia"/>
        </w:rPr>
        <w:t>、</w:t>
      </w:r>
      <w:r w:rsidRPr="002F7E2A">
        <w:rPr>
          <w:rFonts w:hint="eastAsia"/>
        </w:rPr>
        <w:t xml:space="preserve"> System Verilog</w:t>
      </w:r>
      <w:r w:rsidRPr="002F7E2A">
        <w:rPr>
          <w:rFonts w:hint="eastAsia"/>
        </w:rPr>
        <w:t>、</w:t>
      </w:r>
      <w:r w:rsidRPr="002F7E2A">
        <w:rPr>
          <w:rFonts w:hint="eastAsia"/>
        </w:rPr>
        <w:t xml:space="preserve"> Systemc</w:t>
      </w:r>
      <w:r w:rsidRPr="002F7E2A">
        <w:rPr>
          <w:rFonts w:hint="eastAsia"/>
        </w:rPr>
        <w:t>、</w:t>
      </w:r>
      <w:r w:rsidRPr="002F7E2A">
        <w:rPr>
          <w:rFonts w:hint="eastAsia"/>
        </w:rPr>
        <w:t xml:space="preserve"> Open Vera</w:t>
      </w:r>
      <w:r w:rsidRPr="002F7E2A">
        <w:rPr>
          <w:rFonts w:hint="eastAsia"/>
        </w:rPr>
        <w:t>、混合语言仿真。</w:t>
      </w:r>
    </w:p>
    <w:p w14:paraId="74EB4313" w14:textId="77777777" w:rsidR="00AD050D" w:rsidRPr="002F7E2A" w:rsidRDefault="00AD050D" w:rsidP="005A3A90">
      <w:pPr>
        <w:pStyle w:val="affa"/>
        <w:spacing w:line="360" w:lineRule="auto"/>
        <w:ind w:firstLine="480"/>
      </w:pPr>
      <w:r w:rsidRPr="002F7E2A">
        <w:rPr>
          <w:rFonts w:hint="eastAsia"/>
        </w:rPr>
        <w:t>b)</w:t>
      </w:r>
      <w:r w:rsidRPr="002F7E2A">
        <w:rPr>
          <w:rFonts w:hint="eastAsia"/>
        </w:rPr>
        <w:t>支持主流</w:t>
      </w:r>
      <w:r w:rsidRPr="002F7E2A">
        <w:rPr>
          <w:rFonts w:hint="eastAsia"/>
        </w:rPr>
        <w:t>FPGA</w:t>
      </w:r>
      <w:r w:rsidRPr="002F7E2A">
        <w:rPr>
          <w:rFonts w:hint="eastAsia"/>
        </w:rPr>
        <w:t>芯片厂商的主要器件的仿真</w:t>
      </w:r>
      <w:r w:rsidRPr="002F7E2A">
        <w:rPr>
          <w:rFonts w:hint="eastAsia"/>
        </w:rPr>
        <w:t>,</w:t>
      </w:r>
      <w:r w:rsidRPr="002F7E2A">
        <w:rPr>
          <w:rFonts w:hint="eastAsia"/>
        </w:rPr>
        <w:t>具有较好的</w:t>
      </w:r>
      <w:r w:rsidRPr="002F7E2A">
        <w:rPr>
          <w:rFonts w:hint="eastAsia"/>
        </w:rPr>
        <w:t>RTL</w:t>
      </w:r>
      <w:r w:rsidRPr="002F7E2A">
        <w:rPr>
          <w:rFonts w:hint="eastAsia"/>
        </w:rPr>
        <w:t>与门级仿真性能。</w:t>
      </w:r>
    </w:p>
    <w:p w14:paraId="00791596" w14:textId="77777777" w:rsidR="00AD050D" w:rsidRPr="002F7E2A" w:rsidRDefault="00AD050D" w:rsidP="005A3A90">
      <w:pPr>
        <w:pStyle w:val="affa"/>
        <w:spacing w:line="360" w:lineRule="auto"/>
        <w:ind w:firstLine="480"/>
      </w:pPr>
      <w:r w:rsidRPr="002F7E2A">
        <w:rPr>
          <w:rFonts w:hint="eastAsia"/>
        </w:rPr>
        <w:t>e)</w:t>
      </w:r>
      <w:r w:rsidRPr="002F7E2A">
        <w:rPr>
          <w:rFonts w:hint="eastAsia"/>
        </w:rPr>
        <w:t>支持性能分析功能</w:t>
      </w:r>
      <w:r w:rsidRPr="002F7E2A">
        <w:rPr>
          <w:rFonts w:hint="eastAsia"/>
        </w:rPr>
        <w:t>,</w:t>
      </w:r>
      <w:r w:rsidRPr="002F7E2A">
        <w:rPr>
          <w:rFonts w:hint="eastAsia"/>
        </w:rPr>
        <w:t>能够分析性能瓶颈。</w:t>
      </w:r>
    </w:p>
    <w:p w14:paraId="403DBB56" w14:textId="77777777" w:rsidR="00AD050D" w:rsidRPr="002F7E2A" w:rsidRDefault="00AD050D" w:rsidP="005A3A90">
      <w:pPr>
        <w:pStyle w:val="affa"/>
        <w:spacing w:line="360" w:lineRule="auto"/>
        <w:ind w:firstLine="480"/>
      </w:pPr>
      <w:r w:rsidRPr="002F7E2A">
        <w:rPr>
          <w:rFonts w:hint="eastAsia"/>
        </w:rPr>
        <w:t>d)</w:t>
      </w:r>
      <w:r w:rsidRPr="002F7E2A">
        <w:rPr>
          <w:rFonts w:hint="eastAsia"/>
        </w:rPr>
        <w:t>支持仿真时访问</w:t>
      </w:r>
      <w:r w:rsidRPr="002F7E2A">
        <w:rPr>
          <w:rFonts w:hint="eastAsia"/>
        </w:rPr>
        <w:t>VHDL</w:t>
      </w:r>
      <w:r w:rsidRPr="002F7E2A">
        <w:rPr>
          <w:rFonts w:hint="eastAsia"/>
        </w:rPr>
        <w:t>或</w:t>
      </w:r>
      <w:r w:rsidRPr="002F7E2A">
        <w:rPr>
          <w:rFonts w:hint="eastAsia"/>
        </w:rPr>
        <w:t xml:space="preserve"> Verilog</w:t>
      </w:r>
      <w:r w:rsidRPr="002F7E2A">
        <w:rPr>
          <w:rFonts w:hint="eastAsia"/>
        </w:rPr>
        <w:t>混合设计中的下层模块的信号</w:t>
      </w:r>
      <w:r w:rsidRPr="002F7E2A">
        <w:rPr>
          <w:rFonts w:hint="eastAsia"/>
        </w:rPr>
        <w:t>,</w:t>
      </w:r>
      <w:r w:rsidRPr="002F7E2A">
        <w:rPr>
          <w:rFonts w:hint="eastAsia"/>
        </w:rPr>
        <w:t>便于仿真调试。</w:t>
      </w:r>
    </w:p>
    <w:p w14:paraId="1B48B3A7" w14:textId="77777777" w:rsidR="00AD050D" w:rsidRPr="002F7E2A" w:rsidRDefault="00AD050D" w:rsidP="005A3A90">
      <w:pPr>
        <w:pStyle w:val="affa"/>
        <w:spacing w:line="360" w:lineRule="auto"/>
        <w:ind w:firstLine="480"/>
      </w:pPr>
      <w:r w:rsidRPr="002F7E2A">
        <w:rPr>
          <w:rFonts w:hint="eastAsia"/>
        </w:rPr>
        <w:t>e)</w:t>
      </w:r>
      <w:r w:rsidRPr="002F7E2A">
        <w:rPr>
          <w:rFonts w:hint="eastAsia"/>
        </w:rPr>
        <w:t>支持仿真恢复与继续功能。</w:t>
      </w:r>
    </w:p>
    <w:p w14:paraId="4F20D1B4" w14:textId="77777777" w:rsidR="00AD050D" w:rsidRPr="002F7E2A" w:rsidRDefault="00AD050D" w:rsidP="005A3A90">
      <w:pPr>
        <w:pStyle w:val="affa"/>
        <w:spacing w:line="360" w:lineRule="auto"/>
        <w:ind w:firstLine="480"/>
      </w:pPr>
      <w:r w:rsidRPr="002F7E2A">
        <w:rPr>
          <w:rFonts w:hint="eastAsia"/>
        </w:rPr>
        <w:t>f)</w:t>
      </w:r>
      <w:r w:rsidRPr="002F7E2A">
        <w:rPr>
          <w:rFonts w:hint="eastAsia"/>
        </w:rPr>
        <w:t>提供设置复杂断点、信号眼踪等调试功能。</w:t>
      </w:r>
    </w:p>
    <w:p w14:paraId="3919BD88" w14:textId="77777777" w:rsidR="00AD050D" w:rsidRPr="002F7E2A" w:rsidRDefault="00AD050D" w:rsidP="005A3A90">
      <w:pPr>
        <w:pStyle w:val="affa"/>
        <w:spacing w:line="360" w:lineRule="auto"/>
        <w:ind w:firstLine="480"/>
      </w:pPr>
      <w:r w:rsidRPr="002F7E2A">
        <w:rPr>
          <w:rFonts w:hint="eastAsia"/>
        </w:rPr>
        <w:t>g)</w:t>
      </w:r>
      <w:r w:rsidRPr="002F7E2A">
        <w:rPr>
          <w:rFonts w:hint="eastAsia"/>
        </w:rPr>
        <w:t>支持</w:t>
      </w:r>
      <w:r w:rsidRPr="002F7E2A">
        <w:rPr>
          <w:rFonts w:hint="eastAsia"/>
        </w:rPr>
        <w:t>SVA</w:t>
      </w:r>
      <w:r w:rsidRPr="002F7E2A">
        <w:rPr>
          <w:rFonts w:hint="eastAsia"/>
        </w:rPr>
        <w:t>等断言的调试。</w:t>
      </w:r>
    </w:p>
    <w:p w14:paraId="2B88EDC3" w14:textId="77777777" w:rsidR="00AD050D" w:rsidRPr="002F7E2A" w:rsidRDefault="00AD050D" w:rsidP="005A3A90">
      <w:pPr>
        <w:pStyle w:val="affa"/>
        <w:spacing w:line="360" w:lineRule="auto"/>
        <w:ind w:firstLine="480"/>
      </w:pPr>
      <w:r w:rsidRPr="002F7E2A">
        <w:rPr>
          <w:rFonts w:hint="eastAsia"/>
        </w:rPr>
        <w:t>h)</w:t>
      </w:r>
      <w:r w:rsidRPr="002F7E2A">
        <w:rPr>
          <w:rFonts w:hint="eastAsia"/>
        </w:rPr>
        <w:t>支持代码覆盖率统计功能。</w:t>
      </w:r>
    </w:p>
    <w:p w14:paraId="3F162622" w14:textId="77777777" w:rsidR="00AD050D" w:rsidRPr="002F7E2A" w:rsidRDefault="00AD050D" w:rsidP="005A3A90">
      <w:pPr>
        <w:pStyle w:val="affa"/>
        <w:spacing w:line="360" w:lineRule="auto"/>
        <w:ind w:firstLine="480"/>
      </w:pPr>
      <w:r w:rsidRPr="002F7E2A">
        <w:rPr>
          <w:rFonts w:hint="eastAsia"/>
        </w:rPr>
        <w:t>i)</w:t>
      </w:r>
      <w:r w:rsidRPr="002F7E2A">
        <w:rPr>
          <w:rFonts w:hint="eastAsia"/>
        </w:rPr>
        <w:t>支持在通用的</w:t>
      </w:r>
      <w:r w:rsidRPr="002F7E2A">
        <w:rPr>
          <w:rFonts w:hint="eastAsia"/>
        </w:rPr>
        <w:t xml:space="preserve"> Linux</w:t>
      </w:r>
      <w:r w:rsidRPr="002F7E2A">
        <w:rPr>
          <w:rFonts w:hint="eastAsia"/>
        </w:rPr>
        <w:t>操作系统下运行。</w:t>
      </w:r>
    </w:p>
    <w:p w14:paraId="4FC1CD74" w14:textId="77777777" w:rsidR="00AD050D" w:rsidRDefault="00AD050D" w:rsidP="005A3A90">
      <w:pPr>
        <w:pStyle w:val="4"/>
      </w:pPr>
      <w:bookmarkStart w:id="31" w:name="_Toc17011839"/>
      <w:r w:rsidRPr="005D20C1">
        <w:rPr>
          <w:rFonts w:hint="eastAsia"/>
        </w:rPr>
        <w:t>软件测试资产库管理系统技术指标</w:t>
      </w:r>
      <w:bookmarkEnd w:id="31"/>
    </w:p>
    <w:p w14:paraId="58F3B295" w14:textId="77777777" w:rsidR="00AD050D" w:rsidRPr="002F7E2A" w:rsidRDefault="00AD050D" w:rsidP="005A3A90">
      <w:pPr>
        <w:pStyle w:val="affa"/>
        <w:spacing w:line="360" w:lineRule="auto"/>
        <w:ind w:firstLine="480"/>
      </w:pPr>
      <w:r w:rsidRPr="002F7E2A">
        <w:rPr>
          <w:rFonts w:hint="eastAsia"/>
        </w:rPr>
        <w:t>1.</w:t>
      </w:r>
      <w:r w:rsidRPr="002F7E2A">
        <w:rPr>
          <w:rFonts w:hint="eastAsia"/>
        </w:rPr>
        <w:t>总体指标</w:t>
      </w:r>
    </w:p>
    <w:p w14:paraId="1816D6FF" w14:textId="77777777" w:rsidR="00AD050D" w:rsidRPr="002F7E2A" w:rsidRDefault="00AD050D" w:rsidP="005A3A90">
      <w:pPr>
        <w:pStyle w:val="affa"/>
        <w:spacing w:line="360" w:lineRule="auto"/>
        <w:ind w:firstLine="480"/>
      </w:pPr>
      <w:r w:rsidRPr="002F7E2A">
        <w:rPr>
          <w:rFonts w:hint="eastAsia"/>
        </w:rPr>
        <w:t>a)</w:t>
      </w:r>
      <w:r w:rsidRPr="002F7E2A">
        <w:rPr>
          <w:rFonts w:hint="eastAsia"/>
        </w:rPr>
        <w:t>能够与软件测试云平台实现功能集成</w:t>
      </w:r>
      <w:r w:rsidRPr="002F7E2A">
        <w:rPr>
          <w:rFonts w:hint="eastAsia"/>
        </w:rPr>
        <w:t>,</w:t>
      </w:r>
      <w:r w:rsidRPr="002F7E2A">
        <w:rPr>
          <w:rFonts w:hint="eastAsia"/>
        </w:rPr>
        <w:t>数据能与测试云平台共享、主要管理功能可通过云平台实现统一调度。</w:t>
      </w:r>
    </w:p>
    <w:p w14:paraId="3F42B872" w14:textId="77777777" w:rsidR="00AD050D" w:rsidRPr="002F7E2A" w:rsidRDefault="00AD050D" w:rsidP="005A3A90">
      <w:pPr>
        <w:pStyle w:val="affa"/>
        <w:spacing w:line="360" w:lineRule="auto"/>
        <w:ind w:firstLine="480"/>
      </w:pPr>
      <w:r w:rsidRPr="002F7E2A">
        <w:rPr>
          <w:rFonts w:hint="eastAsia"/>
        </w:rPr>
        <w:t>b)</w:t>
      </w:r>
      <w:r w:rsidRPr="002F7E2A">
        <w:rPr>
          <w:rFonts w:hint="eastAsia"/>
        </w:rPr>
        <w:t>具备项目管理、决策过程管理、需求管理、软件产品过程与质量管理、设计管理、配置管理、开发管理、系统管理、测试管理、证书初始化与管理、源码比对与追踪、软件集成发布、软件题管理、版本状态管控、测试资源管理、被测软件管理、资产库统计和知识库管理等功能。</w:t>
      </w:r>
    </w:p>
    <w:p w14:paraId="7DAAD603" w14:textId="77777777" w:rsidR="00AD050D" w:rsidRPr="002F7E2A" w:rsidRDefault="00AD050D" w:rsidP="005A3A90">
      <w:pPr>
        <w:pStyle w:val="affa"/>
        <w:spacing w:line="360" w:lineRule="auto"/>
        <w:ind w:firstLine="480"/>
      </w:pPr>
      <w:r w:rsidRPr="002F7E2A">
        <w:rPr>
          <w:rFonts w:hint="eastAsia"/>
        </w:rPr>
        <w:t>c)</w:t>
      </w:r>
      <w:r w:rsidRPr="002F7E2A">
        <w:rPr>
          <w:rFonts w:hint="eastAsia"/>
        </w:rPr>
        <w:t>对外预留数据和功能的开放接口</w:t>
      </w:r>
      <w:r w:rsidRPr="002F7E2A">
        <w:rPr>
          <w:rFonts w:hint="eastAsia"/>
        </w:rPr>
        <w:t>,</w:t>
      </w:r>
      <w:r w:rsidRPr="002F7E2A">
        <w:rPr>
          <w:rFonts w:hint="eastAsia"/>
        </w:rPr>
        <w:t>支持软件试验和软件测试的大数据分析评估。</w:t>
      </w:r>
    </w:p>
    <w:p w14:paraId="1DE120CF" w14:textId="77777777" w:rsidR="00AD050D" w:rsidRPr="002F7E2A" w:rsidRDefault="00AD050D" w:rsidP="005A3A90">
      <w:pPr>
        <w:pStyle w:val="affa"/>
        <w:spacing w:line="360" w:lineRule="auto"/>
        <w:ind w:firstLine="480"/>
      </w:pPr>
      <w:r w:rsidRPr="002F7E2A">
        <w:rPr>
          <w:rFonts w:hint="eastAsia"/>
        </w:rPr>
        <w:t>2.</w:t>
      </w:r>
      <w:r w:rsidRPr="002F7E2A">
        <w:rPr>
          <w:rFonts w:hint="eastAsia"/>
        </w:rPr>
        <w:t>主要功能指标</w:t>
      </w:r>
    </w:p>
    <w:p w14:paraId="60B47871" w14:textId="77777777" w:rsidR="00AD050D" w:rsidRPr="002F7E2A" w:rsidRDefault="00AD050D" w:rsidP="005A3A90">
      <w:pPr>
        <w:pStyle w:val="affa"/>
        <w:spacing w:line="360" w:lineRule="auto"/>
        <w:ind w:firstLine="480"/>
      </w:pPr>
      <w:r w:rsidRPr="002F7E2A">
        <w:rPr>
          <w:rFonts w:hint="eastAsia"/>
        </w:rPr>
        <w:t>(1)</w:t>
      </w:r>
      <w:r w:rsidRPr="002F7E2A">
        <w:rPr>
          <w:rFonts w:hint="eastAsia"/>
        </w:rPr>
        <w:t>测试软件研制过程管理分系统</w:t>
      </w:r>
    </w:p>
    <w:p w14:paraId="067D7FB0" w14:textId="77777777" w:rsidR="00AD050D" w:rsidRPr="002F7E2A" w:rsidRDefault="00AD050D" w:rsidP="005A3A90">
      <w:pPr>
        <w:pStyle w:val="affa"/>
        <w:spacing w:line="360" w:lineRule="auto"/>
        <w:ind w:firstLine="480"/>
      </w:pPr>
      <w:r w:rsidRPr="002F7E2A">
        <w:rPr>
          <w:rFonts w:hint="eastAsia"/>
        </w:rPr>
        <w:t>a)</w:t>
      </w:r>
      <w:r w:rsidRPr="002F7E2A">
        <w:rPr>
          <w:rFonts w:hint="eastAsia"/>
        </w:rPr>
        <w:t>测试软件研制过程管理分系统具备项目管理、决策过程管理、需求管理、过程与产品质量管理、设计管理、配置管理、开发管理、系统管理和测试管理等功能</w:t>
      </w:r>
      <w:r w:rsidRPr="002F7E2A">
        <w:rPr>
          <w:rFonts w:hint="eastAsia"/>
        </w:rPr>
        <w:t>,</w:t>
      </w:r>
      <w:r w:rsidRPr="002F7E2A">
        <w:rPr>
          <w:rFonts w:hint="eastAsia"/>
        </w:rPr>
        <w:t>管理标准参照《</w:t>
      </w:r>
      <w:r w:rsidRPr="002F7E2A">
        <w:rPr>
          <w:rFonts w:hint="eastAsia"/>
        </w:rPr>
        <w:t>GJB5000A</w:t>
      </w:r>
      <w:r w:rsidRPr="002F7E2A">
        <w:rPr>
          <w:rFonts w:hint="eastAsia"/>
        </w:rPr>
        <w:t>军用软件研制能力成熟度模型》执行。</w:t>
      </w:r>
    </w:p>
    <w:p w14:paraId="1798475A" w14:textId="77777777" w:rsidR="00AD050D" w:rsidRPr="002F7E2A" w:rsidRDefault="00AD050D" w:rsidP="005A3A90">
      <w:pPr>
        <w:pStyle w:val="affa"/>
        <w:spacing w:line="360" w:lineRule="auto"/>
        <w:ind w:firstLine="480"/>
      </w:pPr>
      <w:r w:rsidRPr="002F7E2A">
        <w:rPr>
          <w:rFonts w:hint="eastAsia"/>
        </w:rPr>
        <w:t>b)</w:t>
      </w:r>
      <w:r w:rsidRPr="002F7E2A">
        <w:rPr>
          <w:rFonts w:hint="eastAsia"/>
        </w:rPr>
        <w:t>项目管模块能满足软件开发组织对软件项目在进度、工作量、质量、资源等进行集成管理的需要。能够基于平台进行项目策划、资源分配、进度成本汇报眼踪、测量与分析、风险管理、质量保证</w:t>
      </w:r>
      <w:r w:rsidRPr="002F7E2A">
        <w:rPr>
          <w:rFonts w:hint="eastAsia"/>
        </w:rPr>
        <w:t>;</w:t>
      </w:r>
      <w:r w:rsidRPr="002F7E2A">
        <w:rPr>
          <w:rFonts w:hint="eastAsia"/>
        </w:rPr>
        <w:t>能够基于平台提供的各种视图</w:t>
      </w:r>
      <w:r w:rsidRPr="002F7E2A">
        <w:rPr>
          <w:rFonts w:hint="eastAsia"/>
        </w:rPr>
        <w:t>,</w:t>
      </w:r>
      <w:r w:rsidRPr="002F7E2A">
        <w:rPr>
          <w:rFonts w:hint="eastAsia"/>
        </w:rPr>
        <w:t>了解项目的状况、问题点和各项综合统计指标。</w:t>
      </w:r>
    </w:p>
    <w:p w14:paraId="47F5F4F4" w14:textId="77777777" w:rsidR="00AD050D" w:rsidRPr="002F7E2A" w:rsidRDefault="00AD050D" w:rsidP="005A3A90">
      <w:pPr>
        <w:pStyle w:val="affa"/>
        <w:spacing w:line="360" w:lineRule="auto"/>
        <w:ind w:firstLine="480"/>
      </w:pPr>
      <w:r w:rsidRPr="002F7E2A">
        <w:rPr>
          <w:rFonts w:hint="eastAsia"/>
        </w:rPr>
        <w:t>c)</w:t>
      </w:r>
      <w:r w:rsidRPr="002F7E2A">
        <w:rPr>
          <w:rFonts w:hint="eastAsia"/>
        </w:rPr>
        <w:t>决策过程管理模块支持对项目间题进行决策分析正式评价过程的管理</w:t>
      </w:r>
      <w:r w:rsidRPr="002F7E2A">
        <w:rPr>
          <w:rFonts w:hint="eastAsia"/>
        </w:rPr>
        <w:t>,</w:t>
      </w:r>
      <w:r w:rsidRPr="002F7E2A">
        <w:rPr>
          <w:rFonts w:hint="eastAsia"/>
        </w:rPr>
        <w:t>包括</w:t>
      </w:r>
      <w:r w:rsidRPr="002F7E2A">
        <w:rPr>
          <w:rFonts w:hint="eastAsia"/>
        </w:rPr>
        <w:t>:</w:t>
      </w:r>
      <w:r w:rsidRPr="002F7E2A">
        <w:rPr>
          <w:rFonts w:hint="eastAsia"/>
        </w:rPr>
        <w:t>判断问题是否需要采取正式评价</w:t>
      </w:r>
      <w:r w:rsidRPr="002F7E2A">
        <w:rPr>
          <w:rFonts w:hint="eastAsia"/>
        </w:rPr>
        <w:t>,</w:t>
      </w:r>
      <w:r w:rsidRPr="002F7E2A">
        <w:rPr>
          <w:rFonts w:hint="eastAsia"/>
        </w:rPr>
        <w:t>如需要正式评价</w:t>
      </w:r>
      <w:r w:rsidRPr="002F7E2A">
        <w:rPr>
          <w:rFonts w:hint="eastAsia"/>
        </w:rPr>
        <w:t>,</w:t>
      </w:r>
      <w:r w:rsidRPr="002F7E2A">
        <w:rPr>
          <w:rFonts w:hint="eastAsia"/>
        </w:rPr>
        <w:t>则标识间题各选方案</w:t>
      </w:r>
      <w:r w:rsidRPr="002F7E2A">
        <w:rPr>
          <w:rFonts w:hint="eastAsia"/>
        </w:rPr>
        <w:t>,</w:t>
      </w:r>
      <w:r w:rsidRPr="002F7E2A">
        <w:rPr>
          <w:rFonts w:hint="eastAsia"/>
        </w:rPr>
        <w:t>按照评价准则对备选方案进行正式评价</w:t>
      </w:r>
      <w:r w:rsidRPr="002F7E2A">
        <w:rPr>
          <w:rFonts w:hint="eastAsia"/>
        </w:rPr>
        <w:t>,</w:t>
      </w:r>
      <w:r w:rsidRPr="002F7E2A">
        <w:rPr>
          <w:rFonts w:hint="eastAsia"/>
        </w:rPr>
        <w:t>记录正式评价过程数据远中最终方案并在风险管理中识别相应的风险。</w:t>
      </w:r>
    </w:p>
    <w:p w14:paraId="41C30364" w14:textId="77777777" w:rsidR="00AD050D" w:rsidRPr="002F7E2A" w:rsidRDefault="00AD050D" w:rsidP="005A3A90">
      <w:pPr>
        <w:pStyle w:val="affa"/>
        <w:spacing w:line="360" w:lineRule="auto"/>
        <w:ind w:firstLine="480"/>
      </w:pPr>
      <w:r w:rsidRPr="002F7E2A">
        <w:rPr>
          <w:rFonts w:hint="eastAsia"/>
        </w:rPr>
        <w:t>d)</w:t>
      </w:r>
      <w:r w:rsidRPr="002F7E2A">
        <w:rPr>
          <w:rFonts w:hint="eastAsia"/>
        </w:rPr>
        <w:t>过程与产品质量管理模玦支持过程和产品质量保证任务的策划、执行、跟踪。支持从组织资产库中导入常用的裣查单</w:t>
      </w:r>
      <w:r w:rsidRPr="002F7E2A">
        <w:rPr>
          <w:rFonts w:hint="eastAsia"/>
        </w:rPr>
        <w:t>,</w:t>
      </w:r>
      <w:r w:rsidRPr="002F7E2A">
        <w:rPr>
          <w:rFonts w:hint="eastAsia"/>
        </w:rPr>
        <w:t>支持项目中检査项的删减；支持在审核时发现的不符合项的在线处理流程</w:t>
      </w:r>
      <w:r w:rsidRPr="002F7E2A">
        <w:rPr>
          <w:rFonts w:hint="eastAsia"/>
        </w:rPr>
        <w:t>,</w:t>
      </w:r>
      <w:r w:rsidRPr="002F7E2A">
        <w:rPr>
          <w:rFonts w:hint="eastAsia"/>
        </w:rPr>
        <w:t>支持不符合项的汇</w:t>
      </w:r>
      <w:r w:rsidRPr="002F7E2A">
        <w:rPr>
          <w:rFonts w:hint="eastAsia"/>
        </w:rPr>
        <w:t>.</w:t>
      </w:r>
      <w:r w:rsidRPr="002F7E2A">
        <w:rPr>
          <w:rFonts w:hint="eastAsia"/>
        </w:rPr>
        <w:t>总功能</w:t>
      </w:r>
      <w:r w:rsidRPr="002F7E2A">
        <w:rPr>
          <w:rFonts w:hint="eastAsia"/>
        </w:rPr>
        <w:t>;</w:t>
      </w:r>
      <w:r w:rsidRPr="002F7E2A">
        <w:rPr>
          <w:rFonts w:hint="eastAsia"/>
        </w:rPr>
        <w:t>支持生成质量保证的阶段报告、里程碑报告及质量总结报告。</w:t>
      </w:r>
    </w:p>
    <w:p w14:paraId="7165E97E" w14:textId="77777777" w:rsidR="00AD050D" w:rsidRPr="002F7E2A" w:rsidRDefault="00AD050D" w:rsidP="005A3A90">
      <w:pPr>
        <w:pStyle w:val="affa"/>
        <w:spacing w:line="360" w:lineRule="auto"/>
        <w:ind w:firstLine="480"/>
      </w:pPr>
      <w:r w:rsidRPr="002F7E2A">
        <w:rPr>
          <w:rFonts w:hint="eastAsia"/>
        </w:rPr>
        <w:t>e)</w:t>
      </w:r>
      <w:r w:rsidRPr="002F7E2A">
        <w:rPr>
          <w:rFonts w:hint="eastAsia"/>
        </w:rPr>
        <w:t>配置管理模块应满足相关标淮和规范</w:t>
      </w:r>
      <w:r w:rsidRPr="002F7E2A">
        <w:rPr>
          <w:rFonts w:hint="eastAsia"/>
        </w:rPr>
        <w:t>,</w:t>
      </w:r>
      <w:r w:rsidRPr="002F7E2A">
        <w:rPr>
          <w:rFonts w:hint="eastAsia"/>
        </w:rPr>
        <w:t>以软件配置管理为核心</w:t>
      </w:r>
      <w:r w:rsidRPr="002F7E2A">
        <w:rPr>
          <w:rFonts w:hint="eastAsia"/>
        </w:rPr>
        <w:t>,</w:t>
      </w:r>
      <w:r w:rsidRPr="002F7E2A">
        <w:rPr>
          <w:rFonts w:hint="eastAsia"/>
        </w:rPr>
        <w:t>同时支持需求管理和缺陷追踪的功能</w:t>
      </w:r>
      <w:r w:rsidRPr="002F7E2A">
        <w:rPr>
          <w:rFonts w:hint="eastAsia"/>
        </w:rPr>
        <w:t>,</w:t>
      </w:r>
      <w:r w:rsidRPr="002F7E2A">
        <w:rPr>
          <w:rFonts w:hint="eastAsia"/>
        </w:rPr>
        <w:t>具有软件配置策划管理、变更控制、版本管理、产品依赖关系管理、产品一致性管理、軟件问题追琮管理、软件配置状态审计管理等功能。</w:t>
      </w:r>
    </w:p>
    <w:p w14:paraId="6DBB82A1" w14:textId="77777777" w:rsidR="00AD050D" w:rsidRPr="002F7E2A" w:rsidRDefault="00AD050D" w:rsidP="005A3A90">
      <w:pPr>
        <w:pStyle w:val="affa"/>
        <w:spacing w:line="360" w:lineRule="auto"/>
        <w:ind w:firstLine="480"/>
      </w:pPr>
      <w:r w:rsidRPr="002F7E2A">
        <w:rPr>
          <w:rFonts w:hint="eastAsia"/>
        </w:rPr>
        <w:t>f)</w:t>
      </w:r>
      <w:r w:rsidRPr="002F7E2A">
        <w:rPr>
          <w:rFonts w:hint="eastAsia"/>
        </w:rPr>
        <w:t>需求管理模块可管理项目的产品和产品部件的需求</w:t>
      </w:r>
      <w:r w:rsidRPr="002F7E2A">
        <w:rPr>
          <w:rFonts w:hint="eastAsia"/>
        </w:rPr>
        <w:t>,</w:t>
      </w:r>
      <w:r w:rsidRPr="002F7E2A">
        <w:rPr>
          <w:rFonts w:hint="eastAsia"/>
        </w:rPr>
        <w:t>并标识这些需求与项目的计划和工作产品之间的不一致性。週过需求管理系统可管理项目接收的或产生的所有需求</w:t>
      </w:r>
      <w:r w:rsidRPr="002F7E2A">
        <w:rPr>
          <w:rFonts w:hint="eastAsia"/>
        </w:rPr>
        <w:t>,</w:t>
      </w:r>
      <w:r w:rsidRPr="002F7E2A">
        <w:rPr>
          <w:rFonts w:hint="eastAsia"/>
        </w:rPr>
        <w:t>以及组织强加于项目的需戒。需求在项目期间演化时</w:t>
      </w:r>
      <w:r w:rsidRPr="002F7E2A">
        <w:rPr>
          <w:rFonts w:hint="eastAsia"/>
        </w:rPr>
        <w:t>,</w:t>
      </w:r>
      <w:r w:rsidRPr="002F7E2A">
        <w:rPr>
          <w:rFonts w:hint="eastAsia"/>
        </w:rPr>
        <w:t>通过变更管理系统管理需求的更改</w:t>
      </w:r>
      <w:r w:rsidRPr="002F7E2A">
        <w:rPr>
          <w:rFonts w:hint="eastAsia"/>
        </w:rPr>
        <w:t>,</w:t>
      </w:r>
      <w:r w:rsidRPr="002F7E2A">
        <w:rPr>
          <w:rFonts w:hint="eastAsia"/>
        </w:rPr>
        <w:t>同时在需求分析的过程中</w:t>
      </w:r>
      <w:r w:rsidRPr="002F7E2A">
        <w:rPr>
          <w:rFonts w:hint="eastAsia"/>
        </w:rPr>
        <w:t>,</w:t>
      </w:r>
      <w:r w:rsidRPr="002F7E2A">
        <w:rPr>
          <w:rFonts w:hint="eastAsia"/>
        </w:rPr>
        <w:t>维护需求和工作产品的双向可追溯性。即完整的需求管理流程应包括需求的建立需求的分析、需求的变更及需求的双向性追溯等。</w:t>
      </w:r>
    </w:p>
    <w:p w14:paraId="4D8F3E11" w14:textId="77777777" w:rsidR="00AD050D" w:rsidRPr="002F7E2A" w:rsidRDefault="00AD050D" w:rsidP="005A3A90">
      <w:pPr>
        <w:pStyle w:val="affa"/>
        <w:spacing w:line="360" w:lineRule="auto"/>
        <w:ind w:firstLine="480"/>
      </w:pPr>
      <w:r w:rsidRPr="002F7E2A">
        <w:rPr>
          <w:rFonts w:hint="eastAsia"/>
        </w:rPr>
        <w:t>g)</w:t>
      </w:r>
      <w:r w:rsidRPr="002F7E2A">
        <w:rPr>
          <w:rFonts w:hint="eastAsia"/>
        </w:rPr>
        <w:t>设计管理模块能够实现对设计阶段的配置项集中管理</w:t>
      </w:r>
      <w:r w:rsidRPr="002F7E2A">
        <w:rPr>
          <w:rFonts w:hint="eastAsia"/>
        </w:rPr>
        <w:t>,</w:t>
      </w:r>
      <w:r w:rsidRPr="002F7E2A">
        <w:rPr>
          <w:rFonts w:hint="eastAsia"/>
        </w:rPr>
        <w:t>实现软件研制设计阶段配置项的出库、入库、版本发布、版本管理。</w:t>
      </w:r>
    </w:p>
    <w:p w14:paraId="0B4CFB74" w14:textId="77777777" w:rsidR="00AD050D" w:rsidRPr="002F7E2A" w:rsidRDefault="00AD050D" w:rsidP="005A3A90">
      <w:pPr>
        <w:pStyle w:val="affa"/>
        <w:spacing w:line="360" w:lineRule="auto"/>
        <w:ind w:firstLine="480"/>
      </w:pPr>
      <w:r w:rsidRPr="002F7E2A">
        <w:rPr>
          <w:rFonts w:hint="eastAsia"/>
        </w:rPr>
        <w:t>h)</w:t>
      </w:r>
      <w:r w:rsidRPr="002F7E2A">
        <w:rPr>
          <w:rFonts w:hint="eastAsia"/>
        </w:rPr>
        <w:t>开发管理模块可以有效对软件产品研制开发阶段的源代码实现开发库、受控库和产品库的三库管理模式</w:t>
      </w:r>
      <w:r w:rsidRPr="002F7E2A">
        <w:rPr>
          <w:rFonts w:hint="eastAsia"/>
        </w:rPr>
        <w:t>,</w:t>
      </w:r>
      <w:r w:rsidRPr="002F7E2A">
        <w:rPr>
          <w:rFonts w:hint="eastAsia"/>
        </w:rPr>
        <w:t>支持源代码的出库、入库、版本发布版本管理。</w:t>
      </w:r>
    </w:p>
    <w:p w14:paraId="23574C7C" w14:textId="77777777" w:rsidR="00AD050D" w:rsidRPr="002F7E2A" w:rsidRDefault="00AD050D" w:rsidP="005A3A90">
      <w:pPr>
        <w:pStyle w:val="affa"/>
        <w:spacing w:line="360" w:lineRule="auto"/>
        <w:ind w:firstLine="480"/>
      </w:pPr>
      <w:r w:rsidRPr="002F7E2A">
        <w:rPr>
          <w:rFonts w:hint="eastAsia"/>
        </w:rPr>
        <w:t>i)</w:t>
      </w:r>
      <w:r w:rsidRPr="002F7E2A">
        <w:rPr>
          <w:rFonts w:hint="eastAsia"/>
        </w:rPr>
        <w:t>测试管理模块符合相关标准中的管理要求</w:t>
      </w:r>
      <w:r w:rsidRPr="002F7E2A">
        <w:rPr>
          <w:rFonts w:hint="eastAsia"/>
        </w:rPr>
        <w:t>,</w:t>
      </w:r>
      <w:r w:rsidRPr="002F7E2A">
        <w:rPr>
          <w:rFonts w:hint="eastAsia"/>
        </w:rPr>
        <w:t>能够满足软件产品测试的业务需求。可为测试人员提供测试用例辅助设计和测试用例管理功能</w:t>
      </w:r>
      <w:r w:rsidRPr="002F7E2A">
        <w:rPr>
          <w:rFonts w:hint="eastAsia"/>
        </w:rPr>
        <w:t>,</w:t>
      </w:r>
      <w:r w:rsidRPr="002F7E2A">
        <w:rPr>
          <w:rFonts w:hint="eastAsia"/>
        </w:rPr>
        <w:t>可辅助测试人员梳理测试需求、制定测试计戈划、设计测试用例</w:t>
      </w:r>
      <w:r w:rsidRPr="002F7E2A">
        <w:rPr>
          <w:rFonts w:hint="eastAsia"/>
        </w:rPr>
        <w:t>,</w:t>
      </w:r>
      <w:r w:rsidRPr="002F7E2A">
        <w:rPr>
          <w:rFonts w:hint="eastAsia"/>
        </w:rPr>
        <w:t>并依据测试结果分析产生出测试报告</w:t>
      </w:r>
      <w:r w:rsidRPr="002F7E2A">
        <w:rPr>
          <w:rFonts w:hint="eastAsia"/>
        </w:rPr>
        <w:t>,</w:t>
      </w:r>
      <w:r w:rsidRPr="002F7E2A">
        <w:rPr>
          <w:rFonts w:hint="eastAsia"/>
        </w:rPr>
        <w:t>支持测试工作的可移动模式</w:t>
      </w:r>
      <w:r w:rsidRPr="002F7E2A">
        <w:rPr>
          <w:rFonts w:hint="eastAsia"/>
        </w:rPr>
        <w:t>,</w:t>
      </w:r>
      <w:r w:rsidRPr="002F7E2A">
        <w:rPr>
          <w:rFonts w:hint="eastAsia"/>
        </w:rPr>
        <w:t>应能够在</w:t>
      </w:r>
      <w:r w:rsidRPr="002F7E2A">
        <w:rPr>
          <w:rFonts w:hint="eastAsia"/>
        </w:rPr>
        <w:t xml:space="preserve"> Windows</w:t>
      </w:r>
      <w:r w:rsidRPr="002F7E2A">
        <w:rPr>
          <w:rFonts w:hint="eastAsia"/>
        </w:rPr>
        <w:t>、</w:t>
      </w:r>
      <w:r w:rsidRPr="002F7E2A">
        <w:rPr>
          <w:rFonts w:hint="eastAsia"/>
        </w:rPr>
        <w:t xml:space="preserve"> Linux</w:t>
      </w:r>
      <w:r w:rsidRPr="002F7E2A">
        <w:rPr>
          <w:rFonts w:hint="eastAsia"/>
        </w:rPr>
        <w:t>、麒麟操作系统环境下独立安装</w:t>
      </w:r>
      <w:r w:rsidRPr="002F7E2A">
        <w:rPr>
          <w:rFonts w:hint="eastAsia"/>
        </w:rPr>
        <w:t>;</w:t>
      </w:r>
      <w:r w:rsidRPr="002F7E2A">
        <w:rPr>
          <w:rFonts w:hint="eastAsia"/>
        </w:rPr>
        <w:t>支持向导服务方式引导测试人员按照软件测试各个阶段的要求开展相应的工作</w:t>
      </w:r>
      <w:r w:rsidRPr="002F7E2A">
        <w:rPr>
          <w:rFonts w:hint="eastAsia"/>
        </w:rPr>
        <w:t>;</w:t>
      </w:r>
      <w:r w:rsidRPr="002F7E2A">
        <w:rPr>
          <w:rFonts w:hint="eastAsia"/>
        </w:rPr>
        <w:t>支持测试用例自动推荐</w:t>
      </w:r>
      <w:r w:rsidRPr="002F7E2A">
        <w:rPr>
          <w:rFonts w:hint="eastAsia"/>
        </w:rPr>
        <w:t>,</w:t>
      </w:r>
      <w:r w:rsidRPr="002F7E2A">
        <w:rPr>
          <w:rFonts w:hint="eastAsia"/>
        </w:rPr>
        <w:t>能够对历史测试用例进行分析。在测试用例辅助设计过程中</w:t>
      </w:r>
      <w:r w:rsidRPr="002F7E2A">
        <w:rPr>
          <w:rFonts w:hint="eastAsia"/>
        </w:rPr>
        <w:t>,</w:t>
      </w:r>
      <w:r w:rsidRPr="002F7E2A">
        <w:rPr>
          <w:rFonts w:hint="eastAsia"/>
        </w:rPr>
        <w:t>能够根据当前项目信息、测试功能点和该功能点的测试需求</w:t>
      </w:r>
      <w:r w:rsidRPr="002F7E2A">
        <w:rPr>
          <w:rFonts w:hint="eastAsia"/>
        </w:rPr>
        <w:t>,</w:t>
      </w:r>
      <w:r w:rsidRPr="002F7E2A">
        <w:rPr>
          <w:rFonts w:hint="eastAsia"/>
        </w:rPr>
        <w:t>自动推荐出合理的测试用例。</w:t>
      </w:r>
    </w:p>
    <w:p w14:paraId="671E057D" w14:textId="77777777" w:rsidR="00AD050D" w:rsidRPr="002F7E2A" w:rsidRDefault="00AD050D" w:rsidP="005A3A90">
      <w:pPr>
        <w:pStyle w:val="affa"/>
        <w:spacing w:line="360" w:lineRule="auto"/>
        <w:ind w:firstLine="480"/>
      </w:pPr>
      <w:r w:rsidRPr="002F7E2A">
        <w:rPr>
          <w:rFonts w:hint="eastAsia"/>
        </w:rPr>
        <w:t>j)</w:t>
      </w:r>
      <w:r w:rsidRPr="002F7E2A">
        <w:rPr>
          <w:rFonts w:hint="eastAsia"/>
        </w:rPr>
        <w:t>系统管理模块应满足保密“三员”管理要求</w:t>
      </w:r>
      <w:r w:rsidRPr="002F7E2A">
        <w:rPr>
          <w:rFonts w:hint="eastAsia"/>
        </w:rPr>
        <w:t>,</w:t>
      </w:r>
      <w:r w:rsidRPr="002F7E2A">
        <w:rPr>
          <w:rFonts w:hint="eastAsia"/>
        </w:rPr>
        <w:t>即系统管理员、安全保密员</w:t>
      </w:r>
      <w:r w:rsidRPr="002F7E2A">
        <w:rPr>
          <w:rFonts w:hint="eastAsia"/>
        </w:rPr>
        <w:t>(</w:t>
      </w:r>
      <w:r w:rsidRPr="002F7E2A">
        <w:rPr>
          <w:rFonts w:hint="eastAsia"/>
        </w:rPr>
        <w:t>权限角色管理</w:t>
      </w:r>
      <w:r w:rsidRPr="002F7E2A">
        <w:rPr>
          <w:rFonts w:hint="eastAsia"/>
        </w:rPr>
        <w:t>)</w:t>
      </w:r>
      <w:r w:rsidRPr="002F7E2A">
        <w:rPr>
          <w:rFonts w:hint="eastAsia"/>
        </w:rPr>
        <w:t>、安全审计员</w:t>
      </w:r>
      <w:r w:rsidRPr="002F7E2A">
        <w:rPr>
          <w:rFonts w:hint="eastAsia"/>
        </w:rPr>
        <w:t>(</w:t>
      </w:r>
      <w:r w:rsidRPr="002F7E2A">
        <w:rPr>
          <w:rFonts w:hint="eastAsia"/>
        </w:rPr>
        <w:t>审计系统管理和安全管理行为</w:t>
      </w:r>
      <w:r w:rsidRPr="002F7E2A">
        <w:rPr>
          <w:rFonts w:hint="eastAsia"/>
        </w:rPr>
        <w:t>)</w:t>
      </w:r>
      <w:r w:rsidRPr="002F7E2A">
        <w:rPr>
          <w:rFonts w:hint="eastAsia"/>
        </w:rPr>
        <w:t>。满足涉密信息系统的管理</w:t>
      </w:r>
      <w:r w:rsidRPr="002F7E2A">
        <w:rPr>
          <w:rFonts w:hint="eastAsia"/>
        </w:rPr>
        <w:t>,</w:t>
      </w:r>
      <w:r w:rsidRPr="002F7E2A">
        <w:rPr>
          <w:rFonts w:hint="eastAsia"/>
        </w:rPr>
        <w:t>系统管理员负贡系统的日常管理工作</w:t>
      </w:r>
      <w:r w:rsidRPr="002F7E2A">
        <w:rPr>
          <w:rFonts w:hint="eastAsia"/>
        </w:rPr>
        <w:t>,</w:t>
      </w:r>
      <w:r w:rsidRPr="002F7E2A">
        <w:rPr>
          <w:rFonts w:hint="eastAsia"/>
        </w:rPr>
        <w:t>安全审计员负责系统使用日志的管理</w:t>
      </w:r>
      <w:r w:rsidRPr="002F7E2A">
        <w:rPr>
          <w:rFonts w:hint="eastAsia"/>
        </w:rPr>
        <w:t>,</w:t>
      </w:r>
      <w:r w:rsidRPr="002F7E2A">
        <w:rPr>
          <w:rFonts w:hint="eastAsia"/>
        </w:rPr>
        <w:t>安全保密管理员负责系统的安全措施设定。</w:t>
      </w:r>
    </w:p>
    <w:p w14:paraId="05C58174" w14:textId="77777777" w:rsidR="00AD050D" w:rsidRPr="002F7E2A" w:rsidRDefault="00AD050D" w:rsidP="005A3A90">
      <w:pPr>
        <w:pStyle w:val="affa"/>
        <w:spacing w:line="360" w:lineRule="auto"/>
        <w:ind w:firstLine="480"/>
      </w:pPr>
      <w:r w:rsidRPr="002F7E2A">
        <w:rPr>
          <w:rFonts w:hint="eastAsia"/>
        </w:rPr>
        <w:t>k)</w:t>
      </w:r>
      <w:r w:rsidRPr="002F7E2A">
        <w:rPr>
          <w:rFonts w:hint="eastAsia"/>
        </w:rPr>
        <w:t>能够与软件测试云平台集成</w:t>
      </w:r>
      <w:r w:rsidRPr="002F7E2A">
        <w:rPr>
          <w:rFonts w:hint="eastAsia"/>
        </w:rPr>
        <w:t>,</w:t>
      </w:r>
      <w:r w:rsidRPr="002F7E2A">
        <w:rPr>
          <w:rFonts w:hint="eastAsia"/>
        </w:rPr>
        <w:t>数据能与平台共享。</w:t>
      </w:r>
    </w:p>
    <w:p w14:paraId="0503E7FB" w14:textId="77777777" w:rsidR="00AD050D" w:rsidRPr="002F7E2A" w:rsidRDefault="00AD050D" w:rsidP="005A3A90">
      <w:pPr>
        <w:pStyle w:val="affa"/>
        <w:spacing w:line="360" w:lineRule="auto"/>
        <w:ind w:firstLine="480"/>
      </w:pPr>
      <w:r w:rsidRPr="002F7E2A">
        <w:rPr>
          <w:rFonts w:hint="eastAsia"/>
        </w:rPr>
        <w:t>(2)</w:t>
      </w:r>
      <w:r w:rsidRPr="002F7E2A">
        <w:rPr>
          <w:rFonts w:hint="eastAsia"/>
        </w:rPr>
        <w:t>软件状态控制与管理分系统</w:t>
      </w:r>
    </w:p>
    <w:p w14:paraId="01E73B70" w14:textId="77777777" w:rsidR="00AD050D" w:rsidRPr="002F7E2A" w:rsidRDefault="00AD050D" w:rsidP="005A3A90">
      <w:pPr>
        <w:pStyle w:val="affa"/>
        <w:spacing w:line="360" w:lineRule="auto"/>
        <w:ind w:firstLine="480"/>
      </w:pPr>
      <w:r w:rsidRPr="002F7E2A">
        <w:rPr>
          <w:rFonts w:hint="eastAsia"/>
        </w:rPr>
        <w:t>a)</w:t>
      </w:r>
      <w:r w:rsidRPr="002F7E2A">
        <w:rPr>
          <w:rFonts w:hint="eastAsia"/>
        </w:rPr>
        <w:t>软件状态控制与管理分系统具各软件信息管理、证书初始化与管理源码比对与追踪、软件集成发布、软件问题管理、版本状态管控、系统管理和系统通讯录等功能</w:t>
      </w:r>
      <w:r w:rsidRPr="002F7E2A">
        <w:rPr>
          <w:rFonts w:hint="eastAsia"/>
        </w:rPr>
        <w:t>,</w:t>
      </w:r>
      <w:r w:rsidRPr="002F7E2A">
        <w:rPr>
          <w:rFonts w:hint="eastAsia"/>
        </w:rPr>
        <w:t>管理标准参照</w:t>
      </w:r>
      <w:r w:rsidRPr="002F7E2A">
        <w:rPr>
          <w:rFonts w:hint="eastAsia"/>
        </w:rPr>
        <w:t>GJB2725A</w:t>
      </w:r>
      <w:r w:rsidRPr="002F7E2A">
        <w:rPr>
          <w:rFonts w:hint="eastAsia"/>
        </w:rPr>
        <w:t>执行。</w:t>
      </w:r>
    </w:p>
    <w:p w14:paraId="1EDFF475" w14:textId="77777777" w:rsidR="00AD050D" w:rsidRPr="002F7E2A" w:rsidRDefault="00AD050D" w:rsidP="005A3A90">
      <w:pPr>
        <w:pStyle w:val="affa"/>
        <w:spacing w:line="360" w:lineRule="auto"/>
        <w:ind w:firstLine="480"/>
      </w:pPr>
      <w:r w:rsidRPr="002F7E2A">
        <w:rPr>
          <w:rFonts w:hint="eastAsia"/>
        </w:rPr>
        <w:t>b)</w:t>
      </w:r>
      <w:r w:rsidRPr="002F7E2A">
        <w:rPr>
          <w:rFonts w:hint="eastAsia"/>
        </w:rPr>
        <w:t>软件信息管理模块能够依据软件所属的装各谱系、装备、分系统对软件信息进行管理</w:t>
      </w:r>
      <w:r w:rsidRPr="002F7E2A">
        <w:rPr>
          <w:rFonts w:hint="eastAsia"/>
        </w:rPr>
        <w:t>,</w:t>
      </w:r>
      <w:r w:rsidRPr="002F7E2A">
        <w:rPr>
          <w:rFonts w:hint="eastAsia"/>
        </w:rPr>
        <w:t>维护软件版本变化</w:t>
      </w:r>
      <w:r w:rsidRPr="002F7E2A">
        <w:rPr>
          <w:rFonts w:hint="eastAsia"/>
        </w:rPr>
        <w:t>,</w:t>
      </w:r>
      <w:r w:rsidRPr="002F7E2A">
        <w:rPr>
          <w:rFonts w:hint="eastAsia"/>
        </w:rPr>
        <w:t>管理軟件各版本对应的可采集资源。通过树形结构和列表的形式</w:t>
      </w:r>
      <w:r w:rsidRPr="002F7E2A">
        <w:rPr>
          <w:rFonts w:hint="eastAsia"/>
        </w:rPr>
        <w:t>,</w:t>
      </w:r>
      <w:r w:rsidRPr="002F7E2A">
        <w:rPr>
          <w:rFonts w:hint="eastAsia"/>
        </w:rPr>
        <w:t>对装备谱系、装备、分系统、软件以及软件版本做统一管理</w:t>
      </w:r>
      <w:r w:rsidRPr="002F7E2A">
        <w:rPr>
          <w:rFonts w:hint="eastAsia"/>
        </w:rPr>
        <w:t>,</w:t>
      </w:r>
      <w:r w:rsidRPr="002F7E2A">
        <w:rPr>
          <w:rFonts w:hint="eastAsia"/>
        </w:rPr>
        <w:t>确定软件状态、记录软件变更历程、采集软件版本资源并确定其版本状态。</w:t>
      </w:r>
    </w:p>
    <w:p w14:paraId="10B1EBE6" w14:textId="77777777" w:rsidR="00AD050D" w:rsidRPr="002F7E2A" w:rsidRDefault="00AD050D" w:rsidP="005A3A90">
      <w:pPr>
        <w:pStyle w:val="affa"/>
        <w:spacing w:line="360" w:lineRule="auto"/>
        <w:ind w:firstLine="480"/>
      </w:pPr>
      <w:r w:rsidRPr="002F7E2A">
        <w:rPr>
          <w:rFonts w:hint="eastAsia"/>
        </w:rPr>
        <w:t>c)</w:t>
      </w:r>
      <w:r w:rsidRPr="002F7E2A">
        <w:rPr>
          <w:rFonts w:hint="eastAsia"/>
        </w:rPr>
        <w:t>源码比对与追踪模块能够对不同软件源代码进行比对分析</w:t>
      </w:r>
      <w:r w:rsidRPr="002F7E2A">
        <w:rPr>
          <w:rFonts w:hint="eastAsia"/>
        </w:rPr>
        <w:t>,</w:t>
      </w:r>
      <w:r w:rsidRPr="002F7E2A">
        <w:rPr>
          <w:rFonts w:hint="eastAsia"/>
        </w:rPr>
        <w:t>形成比对报告和统计报告</w:t>
      </w:r>
      <w:r w:rsidRPr="002F7E2A">
        <w:rPr>
          <w:rFonts w:hint="eastAsia"/>
        </w:rPr>
        <w:t>,</w:t>
      </w:r>
      <w:r w:rsidRPr="002F7E2A">
        <w:rPr>
          <w:rFonts w:hint="eastAsia"/>
        </w:rPr>
        <w:t>计算版本相似度。可自动建立軟件版本变更和变更需求之间的追踪关系</w:t>
      </w:r>
      <w:r w:rsidRPr="002F7E2A">
        <w:rPr>
          <w:rFonts w:hint="eastAsia"/>
        </w:rPr>
        <w:t>;</w:t>
      </w:r>
      <w:r w:rsidRPr="002F7E2A">
        <w:rPr>
          <w:rFonts w:hint="eastAsia"/>
        </w:rPr>
        <w:t>分析不同软件版本间的差异</w:t>
      </w:r>
      <w:r w:rsidRPr="002F7E2A">
        <w:rPr>
          <w:rFonts w:hint="eastAsia"/>
        </w:rPr>
        <w:t>,</w:t>
      </w:r>
      <w:r w:rsidRPr="002F7E2A">
        <w:rPr>
          <w:rFonts w:hint="eastAsia"/>
        </w:rPr>
        <w:t>统计差异文件</w:t>
      </w:r>
      <w:r w:rsidRPr="002F7E2A">
        <w:rPr>
          <w:rFonts w:hint="eastAsia"/>
        </w:rPr>
        <w:t>,</w:t>
      </w:r>
      <w:r w:rsidRPr="002F7E2A">
        <w:rPr>
          <w:rFonts w:hint="eastAsia"/>
        </w:rPr>
        <w:t>形成文件差异清单</w:t>
      </w:r>
      <w:r w:rsidRPr="002F7E2A">
        <w:rPr>
          <w:rFonts w:hint="eastAsia"/>
        </w:rPr>
        <w:t>,</w:t>
      </w:r>
      <w:r w:rsidRPr="002F7E2A">
        <w:rPr>
          <w:rFonts w:hint="eastAsia"/>
        </w:rPr>
        <w:t>建立和维护软件版本和变更需求间的追踪关系。</w:t>
      </w:r>
    </w:p>
    <w:p w14:paraId="14B3944C" w14:textId="77777777" w:rsidR="00AD050D" w:rsidRPr="002F7E2A" w:rsidRDefault="00AD050D" w:rsidP="005A3A90">
      <w:pPr>
        <w:pStyle w:val="affa"/>
        <w:spacing w:line="360" w:lineRule="auto"/>
        <w:ind w:firstLine="480"/>
      </w:pPr>
      <w:r w:rsidRPr="002F7E2A">
        <w:rPr>
          <w:rFonts w:hint="eastAsia"/>
        </w:rPr>
        <w:t>d)</w:t>
      </w:r>
      <w:r w:rsidRPr="002F7E2A">
        <w:rPr>
          <w:rFonts w:hint="eastAsia"/>
        </w:rPr>
        <w:t>软件间题管理模块能够管理软件版本下存在的间题</w:t>
      </w:r>
      <w:r w:rsidRPr="002F7E2A">
        <w:rPr>
          <w:rFonts w:hint="eastAsia"/>
        </w:rPr>
        <w:t>,</w:t>
      </w:r>
      <w:r w:rsidRPr="002F7E2A">
        <w:rPr>
          <w:rFonts w:hint="eastAsia"/>
        </w:rPr>
        <w:t>实现问题列表的导入、导出。记录软件版本存在的问题</w:t>
      </w:r>
      <w:r w:rsidRPr="002F7E2A">
        <w:rPr>
          <w:rFonts w:hint="eastAsia"/>
        </w:rPr>
        <w:t>,</w:t>
      </w:r>
      <w:r w:rsidRPr="002F7E2A">
        <w:rPr>
          <w:rFonts w:hint="eastAsia"/>
        </w:rPr>
        <w:t>为软件维护提供依据。</w:t>
      </w:r>
    </w:p>
    <w:p w14:paraId="484CF4DC" w14:textId="77777777" w:rsidR="00AD050D" w:rsidRPr="002F7E2A" w:rsidRDefault="00AD050D" w:rsidP="005A3A90">
      <w:pPr>
        <w:pStyle w:val="affa"/>
        <w:spacing w:line="360" w:lineRule="auto"/>
        <w:ind w:firstLine="480"/>
      </w:pPr>
      <w:r w:rsidRPr="002F7E2A">
        <w:rPr>
          <w:rFonts w:hint="eastAsia"/>
        </w:rPr>
        <w:t>e)</w:t>
      </w:r>
      <w:r w:rsidRPr="002F7E2A">
        <w:rPr>
          <w:rFonts w:hint="eastAsia"/>
        </w:rPr>
        <w:t>系统管理模块能够实现组织、人员管理</w:t>
      </w:r>
      <w:r w:rsidRPr="002F7E2A">
        <w:rPr>
          <w:rFonts w:hint="eastAsia"/>
        </w:rPr>
        <w:t>;</w:t>
      </w:r>
      <w:r w:rsidRPr="002F7E2A">
        <w:rPr>
          <w:rFonts w:hint="eastAsia"/>
        </w:rPr>
        <w:t>实现角色设置和权限定义实现系统使用过程中的基础数据和类型定义</w:t>
      </w:r>
      <w:r w:rsidRPr="002F7E2A">
        <w:rPr>
          <w:rFonts w:hint="eastAsia"/>
        </w:rPr>
        <w:t>,</w:t>
      </w:r>
      <w:r w:rsidRPr="002F7E2A">
        <w:rPr>
          <w:rFonts w:hint="eastAsia"/>
        </w:rPr>
        <w:t>包括</w:t>
      </w:r>
      <w:r w:rsidRPr="002F7E2A">
        <w:rPr>
          <w:rFonts w:hint="eastAsia"/>
        </w:rPr>
        <w:t>:</w:t>
      </w:r>
      <w:r w:rsidRPr="002F7E2A">
        <w:rPr>
          <w:rFonts w:hint="eastAsia"/>
        </w:rPr>
        <w:t>问题类型、资料类型等。</w:t>
      </w:r>
    </w:p>
    <w:p w14:paraId="4B5A802D" w14:textId="77777777" w:rsidR="00AD050D" w:rsidRPr="002F7E2A" w:rsidRDefault="00AD050D" w:rsidP="005A3A90">
      <w:pPr>
        <w:pStyle w:val="affa"/>
        <w:spacing w:line="360" w:lineRule="auto"/>
        <w:ind w:firstLine="480"/>
      </w:pPr>
      <w:r w:rsidRPr="002F7E2A">
        <w:rPr>
          <w:rFonts w:hint="eastAsia"/>
        </w:rPr>
        <w:t>f)</w:t>
      </w:r>
      <w:r w:rsidRPr="002F7E2A">
        <w:rPr>
          <w:rFonts w:hint="eastAsia"/>
        </w:rPr>
        <w:t>证书初始化与管理模块能够管理用户</w:t>
      </w:r>
      <w:r w:rsidRPr="002F7E2A">
        <w:rPr>
          <w:rFonts w:hint="eastAsia"/>
        </w:rPr>
        <w:t>,</w:t>
      </w:r>
      <w:r w:rsidRPr="002F7E2A">
        <w:rPr>
          <w:rFonts w:hint="eastAsia"/>
        </w:rPr>
        <w:t>生成和带有用户唯一身份标识的公、私钥证书</w:t>
      </w:r>
      <w:r w:rsidRPr="002F7E2A">
        <w:rPr>
          <w:rFonts w:hint="eastAsia"/>
        </w:rPr>
        <w:t>,</w:t>
      </w:r>
      <w:r w:rsidRPr="002F7E2A">
        <w:rPr>
          <w:rFonts w:hint="eastAsia"/>
        </w:rPr>
        <w:t>作为使用状态管控应用分系统的身份识别。</w:t>
      </w:r>
    </w:p>
    <w:p w14:paraId="69F41988" w14:textId="77777777" w:rsidR="00AD050D" w:rsidRPr="002F7E2A" w:rsidRDefault="00AD050D" w:rsidP="005A3A90">
      <w:pPr>
        <w:pStyle w:val="affa"/>
        <w:spacing w:line="360" w:lineRule="auto"/>
        <w:ind w:firstLine="480"/>
      </w:pPr>
      <w:r w:rsidRPr="002F7E2A">
        <w:rPr>
          <w:rFonts w:hint="eastAsia"/>
        </w:rPr>
        <w:t>g)</w:t>
      </w:r>
      <w:r w:rsidRPr="002F7E2A">
        <w:rPr>
          <w:rFonts w:hint="eastAsia"/>
        </w:rPr>
        <w:t>软件集成发布模块能够对应生成软文档的安全文库</w:t>
      </w:r>
      <w:r w:rsidRPr="002F7E2A">
        <w:rPr>
          <w:rFonts w:hint="eastAsia"/>
        </w:rPr>
        <w:t>(</w:t>
      </w:r>
      <w:r w:rsidRPr="002F7E2A">
        <w:rPr>
          <w:rFonts w:hint="eastAsia"/>
        </w:rPr>
        <w:t>单一文件</w:t>
      </w:r>
      <w:r w:rsidRPr="002F7E2A">
        <w:rPr>
          <w:rFonts w:hint="eastAsia"/>
        </w:rPr>
        <w:t>),</w:t>
      </w:r>
      <w:r w:rsidRPr="002F7E2A">
        <w:rPr>
          <w:rFonts w:hint="eastAsia"/>
        </w:rPr>
        <w:t>其逆向过程为解包</w:t>
      </w:r>
      <w:r w:rsidRPr="002F7E2A">
        <w:rPr>
          <w:rFonts w:hint="eastAsia"/>
        </w:rPr>
        <w:t>,</w:t>
      </w:r>
      <w:r w:rsidRPr="002F7E2A">
        <w:rPr>
          <w:rFonts w:hint="eastAsia"/>
        </w:rPr>
        <w:t>由安全文库还原出原始软件文档。</w:t>
      </w:r>
    </w:p>
    <w:p w14:paraId="548478C8" w14:textId="77777777" w:rsidR="00AD050D" w:rsidRPr="002F7E2A" w:rsidRDefault="00AD050D" w:rsidP="005A3A90">
      <w:pPr>
        <w:pStyle w:val="affa"/>
        <w:spacing w:line="360" w:lineRule="auto"/>
        <w:ind w:firstLine="480"/>
      </w:pPr>
      <w:r w:rsidRPr="002F7E2A">
        <w:rPr>
          <w:rFonts w:hint="eastAsia"/>
        </w:rPr>
        <w:t>h)</w:t>
      </w:r>
      <w:r w:rsidRPr="002F7E2A">
        <w:rPr>
          <w:rFonts w:hint="eastAsia"/>
        </w:rPr>
        <w:t>版本状态管控模块能够对应生成软件状态文件</w:t>
      </w:r>
      <w:r w:rsidRPr="002F7E2A">
        <w:rPr>
          <w:rFonts w:hint="eastAsia"/>
        </w:rPr>
        <w:t>,</w:t>
      </w:r>
      <w:r w:rsidRPr="002F7E2A">
        <w:rPr>
          <w:rFonts w:hint="eastAsia"/>
        </w:rPr>
        <w:t>以及根据軟件状态对软件实施验证鉴别。</w:t>
      </w:r>
    </w:p>
    <w:p w14:paraId="791A6C97" w14:textId="77777777" w:rsidR="00AD050D" w:rsidRPr="002F7E2A" w:rsidRDefault="00AD050D" w:rsidP="005A3A90">
      <w:pPr>
        <w:pStyle w:val="affa"/>
        <w:spacing w:line="360" w:lineRule="auto"/>
        <w:ind w:firstLine="480"/>
      </w:pPr>
      <w:r w:rsidRPr="002F7E2A">
        <w:rPr>
          <w:rFonts w:hint="eastAsia"/>
        </w:rPr>
        <w:t>i)</w:t>
      </w:r>
      <w:r w:rsidRPr="002F7E2A">
        <w:rPr>
          <w:rFonts w:hint="eastAsia"/>
        </w:rPr>
        <w:t>系统通讯录模块在用户安装客户端后</w:t>
      </w:r>
      <w:r w:rsidRPr="002F7E2A">
        <w:rPr>
          <w:rFonts w:hint="eastAsia"/>
        </w:rPr>
        <w:t>,</w:t>
      </w:r>
      <w:r w:rsidRPr="002F7E2A">
        <w:rPr>
          <w:rFonts w:hint="eastAsia"/>
        </w:rPr>
        <w:t>可获取联系单位或联系人员的公钥信息</w:t>
      </w:r>
      <w:r w:rsidRPr="002F7E2A">
        <w:rPr>
          <w:rFonts w:hint="eastAsia"/>
        </w:rPr>
        <w:t>,</w:t>
      </w:r>
      <w:r w:rsidRPr="002F7E2A">
        <w:rPr>
          <w:rFonts w:hint="eastAsia"/>
        </w:rPr>
        <w:t>生成系统通讯录</w:t>
      </w:r>
      <w:r w:rsidRPr="002F7E2A">
        <w:rPr>
          <w:rFonts w:hint="eastAsia"/>
        </w:rPr>
        <w:t>,</w:t>
      </w:r>
      <w:r w:rsidRPr="002F7E2A">
        <w:rPr>
          <w:rFonts w:hint="eastAsia"/>
        </w:rPr>
        <w:t>方便安全文库的共享和状态文件会签。</w:t>
      </w:r>
    </w:p>
    <w:p w14:paraId="05C4D831" w14:textId="77777777" w:rsidR="00AD050D" w:rsidRPr="002F7E2A" w:rsidRDefault="00AD050D" w:rsidP="005A3A90">
      <w:pPr>
        <w:pStyle w:val="affa"/>
        <w:spacing w:line="360" w:lineRule="auto"/>
        <w:ind w:firstLine="480"/>
      </w:pPr>
      <w:r w:rsidRPr="002F7E2A">
        <w:rPr>
          <w:rFonts w:hint="eastAsia"/>
        </w:rPr>
        <w:t>i)</w:t>
      </w:r>
      <w:r w:rsidRPr="002F7E2A">
        <w:rPr>
          <w:rFonts w:hint="eastAsia"/>
        </w:rPr>
        <w:t>能够与软件测试云平台集成</w:t>
      </w:r>
      <w:r w:rsidRPr="002F7E2A">
        <w:rPr>
          <w:rFonts w:hint="eastAsia"/>
        </w:rPr>
        <w:t>,</w:t>
      </w:r>
      <w:r w:rsidRPr="002F7E2A">
        <w:rPr>
          <w:rFonts w:hint="eastAsia"/>
        </w:rPr>
        <w:t>数据能与平台共。</w:t>
      </w:r>
    </w:p>
    <w:p w14:paraId="6BA682AD" w14:textId="77777777" w:rsidR="00AD050D" w:rsidRPr="002F7E2A" w:rsidRDefault="00AD050D" w:rsidP="005A3A90">
      <w:pPr>
        <w:pStyle w:val="affa"/>
        <w:spacing w:line="360" w:lineRule="auto"/>
        <w:ind w:firstLine="480"/>
      </w:pPr>
      <w:r w:rsidRPr="002F7E2A">
        <w:rPr>
          <w:rFonts w:hint="eastAsia"/>
        </w:rPr>
        <w:t>3)</w:t>
      </w:r>
      <w:r w:rsidRPr="002F7E2A">
        <w:rPr>
          <w:rFonts w:hint="eastAsia"/>
        </w:rPr>
        <w:t>软件产品管理分系统</w:t>
      </w:r>
    </w:p>
    <w:p w14:paraId="6DF00D7F" w14:textId="77777777" w:rsidR="00AD050D" w:rsidRPr="002F7E2A" w:rsidRDefault="00AD050D" w:rsidP="005A3A90">
      <w:pPr>
        <w:pStyle w:val="affa"/>
        <w:spacing w:line="360" w:lineRule="auto"/>
        <w:ind w:firstLine="480"/>
      </w:pPr>
      <w:r w:rsidRPr="002F7E2A">
        <w:rPr>
          <w:rFonts w:hint="eastAsia"/>
        </w:rPr>
        <w:t>a)</w:t>
      </w:r>
      <w:r w:rsidRPr="002F7E2A">
        <w:rPr>
          <w:rFonts w:hint="eastAsia"/>
        </w:rPr>
        <w:t>软件产品管理分系统具备测试资源管理、被测软件管理、资产库统计知识库管理和系统配置与管理等功能</w:t>
      </w:r>
      <w:r w:rsidRPr="002F7E2A">
        <w:rPr>
          <w:rFonts w:hint="eastAsia"/>
        </w:rPr>
        <w:t>,</w:t>
      </w:r>
      <w:r w:rsidRPr="002F7E2A">
        <w:rPr>
          <w:rFonts w:hint="eastAsia"/>
        </w:rPr>
        <w:t>管理标准参照</w:t>
      </w:r>
      <w:r w:rsidRPr="002F7E2A">
        <w:rPr>
          <w:rFonts w:hint="eastAsia"/>
        </w:rPr>
        <w:t>G.JB9001C</w:t>
      </w:r>
      <w:r w:rsidRPr="002F7E2A">
        <w:rPr>
          <w:rFonts w:hint="eastAsia"/>
        </w:rPr>
        <w:t>执行。</w:t>
      </w:r>
    </w:p>
    <w:p w14:paraId="2D42BBA5" w14:textId="77777777" w:rsidR="00AD050D" w:rsidRPr="002F7E2A" w:rsidRDefault="00AD050D" w:rsidP="005A3A90">
      <w:pPr>
        <w:pStyle w:val="affa"/>
        <w:spacing w:line="360" w:lineRule="auto"/>
        <w:ind w:firstLine="480"/>
      </w:pPr>
      <w:r w:rsidRPr="002F7E2A">
        <w:rPr>
          <w:rFonts w:hint="eastAsia"/>
        </w:rPr>
        <w:t>b)</w:t>
      </w:r>
      <w:r w:rsidRPr="002F7E2A">
        <w:rPr>
          <w:rFonts w:hint="eastAsia"/>
        </w:rPr>
        <w:t>测试资源管理和被測软件管理模块能够实现软件资产实体的接收、入库、领用及处置流程管理</w:t>
      </w:r>
      <w:r w:rsidRPr="002F7E2A">
        <w:rPr>
          <w:rFonts w:hint="eastAsia"/>
        </w:rPr>
        <w:t>,</w:t>
      </w:r>
      <w:r w:rsidRPr="002F7E2A">
        <w:rPr>
          <w:rFonts w:hint="eastAsia"/>
        </w:rPr>
        <w:t>并结合软件状态管理工具</w:t>
      </w:r>
      <w:r w:rsidRPr="002F7E2A">
        <w:rPr>
          <w:rFonts w:hint="eastAsia"/>
        </w:rPr>
        <w:t>,</w:t>
      </w:r>
      <w:r w:rsidRPr="002F7E2A">
        <w:rPr>
          <w:rFonts w:hint="eastAsia"/>
        </w:rPr>
        <w:t>实现对软件版本的有效控制</w:t>
      </w:r>
      <w:r w:rsidRPr="002F7E2A">
        <w:rPr>
          <w:rFonts w:hint="eastAsia"/>
        </w:rPr>
        <w:t>,</w:t>
      </w:r>
      <w:r w:rsidRPr="002F7E2A">
        <w:rPr>
          <w:rFonts w:hint="eastAsia"/>
        </w:rPr>
        <w:t>可视化展示软件迭代曲线。</w:t>
      </w:r>
    </w:p>
    <w:p w14:paraId="7425822E" w14:textId="77777777" w:rsidR="00AD050D" w:rsidRPr="002F7E2A" w:rsidRDefault="00AD050D" w:rsidP="005A3A90">
      <w:pPr>
        <w:pStyle w:val="affa"/>
        <w:spacing w:line="360" w:lineRule="auto"/>
        <w:ind w:firstLine="480"/>
      </w:pPr>
      <w:r w:rsidRPr="002F7E2A">
        <w:rPr>
          <w:rFonts w:hint="eastAsia"/>
        </w:rPr>
        <w:t>c)</w:t>
      </w:r>
      <w:r w:rsidRPr="002F7E2A">
        <w:rPr>
          <w:rFonts w:hint="eastAsia"/>
        </w:rPr>
        <w:t>测试资源管理模块能够支持软件资产在软件全生命周期的相关信息的存储、管理和维护</w:t>
      </w:r>
      <w:r w:rsidRPr="002F7E2A">
        <w:rPr>
          <w:rFonts w:hint="eastAsia"/>
        </w:rPr>
        <w:t>,</w:t>
      </w:r>
      <w:r w:rsidRPr="002F7E2A">
        <w:rPr>
          <w:rFonts w:hint="eastAsia"/>
        </w:rPr>
        <w:t>对软件测试资产库中的信息发布、废弃、修订</w:t>
      </w:r>
      <w:r w:rsidRPr="002F7E2A">
        <w:rPr>
          <w:rFonts w:hint="eastAsia"/>
        </w:rPr>
        <w:t>,</w:t>
      </w:r>
      <w:r w:rsidRPr="002F7E2A">
        <w:rPr>
          <w:rFonts w:hint="eastAsia"/>
        </w:rPr>
        <w:t>提供增、删、改、査等操作</w:t>
      </w:r>
      <w:r w:rsidRPr="002F7E2A">
        <w:rPr>
          <w:rFonts w:hint="eastAsia"/>
        </w:rPr>
        <w:t>,</w:t>
      </w:r>
      <w:r w:rsidRPr="002F7E2A">
        <w:rPr>
          <w:rFonts w:hint="eastAsia"/>
        </w:rPr>
        <w:t>并根据授权管理实现资产库的浏览和操作权限的控制。</w:t>
      </w:r>
    </w:p>
    <w:p w14:paraId="5E00055C" w14:textId="77777777" w:rsidR="00AD050D" w:rsidRPr="002F7E2A" w:rsidRDefault="00AD050D" w:rsidP="005A3A90">
      <w:pPr>
        <w:pStyle w:val="affa"/>
        <w:spacing w:line="360" w:lineRule="auto"/>
        <w:ind w:firstLine="480"/>
      </w:pPr>
      <w:r w:rsidRPr="002F7E2A">
        <w:rPr>
          <w:rFonts w:hint="eastAsia"/>
        </w:rPr>
        <w:t>d)</w:t>
      </w:r>
      <w:r w:rsidRPr="002F7E2A">
        <w:rPr>
          <w:rFonts w:hint="eastAsia"/>
        </w:rPr>
        <w:t>资产库统计模块可对软件资产信息进行分类统计</w:t>
      </w:r>
      <w:r w:rsidRPr="002F7E2A">
        <w:rPr>
          <w:rFonts w:hint="eastAsia"/>
        </w:rPr>
        <w:t>,</w:t>
      </w:r>
      <w:r w:rsidRPr="002F7E2A">
        <w:rPr>
          <w:rFonts w:hint="eastAsia"/>
        </w:rPr>
        <w:t>实现软件资产生命周期可视化展示</w:t>
      </w:r>
      <w:r w:rsidRPr="002F7E2A">
        <w:rPr>
          <w:rFonts w:hint="eastAsia"/>
        </w:rPr>
        <w:t>,</w:t>
      </w:r>
      <w:r w:rsidRPr="002F7E2A">
        <w:rPr>
          <w:rFonts w:hint="eastAsia"/>
        </w:rPr>
        <w:t>可视化内容丰富、形式多样。</w:t>
      </w:r>
    </w:p>
    <w:p w14:paraId="41DA94EE" w14:textId="77777777" w:rsidR="00AD050D" w:rsidRPr="002F7E2A" w:rsidRDefault="00AD050D" w:rsidP="005A3A90">
      <w:pPr>
        <w:pStyle w:val="affa"/>
        <w:spacing w:line="360" w:lineRule="auto"/>
        <w:ind w:firstLine="480"/>
      </w:pPr>
      <w:r w:rsidRPr="002F7E2A">
        <w:rPr>
          <w:rFonts w:hint="eastAsia"/>
        </w:rPr>
        <w:t>e)</w:t>
      </w:r>
      <w:r w:rsidRPr="002F7E2A">
        <w:rPr>
          <w:rFonts w:hint="eastAsia"/>
        </w:rPr>
        <w:t>具备知识库管理功能</w:t>
      </w:r>
      <w:r w:rsidRPr="002F7E2A">
        <w:rPr>
          <w:rFonts w:hint="eastAsia"/>
        </w:rPr>
        <w:t>,</w:t>
      </w:r>
      <w:r w:rsidRPr="002F7E2A">
        <w:rPr>
          <w:rFonts w:hint="eastAsia"/>
        </w:rPr>
        <w:t>可支持对各类文档模板的自定义上传</w:t>
      </w:r>
      <w:r w:rsidRPr="002F7E2A">
        <w:rPr>
          <w:rFonts w:hint="eastAsia"/>
        </w:rPr>
        <w:t>,</w:t>
      </w:r>
      <w:r w:rsidRPr="002F7E2A">
        <w:rPr>
          <w:rFonts w:hint="eastAsia"/>
        </w:rPr>
        <w:t>自定义分组管理</w:t>
      </w:r>
      <w:r w:rsidRPr="002F7E2A">
        <w:rPr>
          <w:rFonts w:hint="eastAsia"/>
        </w:rPr>
        <w:t>,</w:t>
      </w:r>
      <w:r w:rsidRPr="002F7E2A">
        <w:rPr>
          <w:rFonts w:hint="eastAsia"/>
        </w:rPr>
        <w:t>支持建立文档模板与标准过程的关联关系。</w:t>
      </w:r>
    </w:p>
    <w:p w14:paraId="7990479F" w14:textId="77777777" w:rsidR="00AD050D" w:rsidRPr="002F7E2A" w:rsidRDefault="00AD050D" w:rsidP="005A3A90">
      <w:pPr>
        <w:pStyle w:val="affa"/>
        <w:spacing w:line="360" w:lineRule="auto"/>
        <w:ind w:firstLine="480"/>
      </w:pPr>
      <w:r w:rsidRPr="002F7E2A">
        <w:rPr>
          <w:rFonts w:hint="eastAsia"/>
        </w:rPr>
        <w:t>f)</w:t>
      </w:r>
      <w:r w:rsidRPr="002F7E2A">
        <w:rPr>
          <w:rFonts w:hint="eastAsia"/>
        </w:rPr>
        <w:t>系统配置与管理模块能够实现对标程及过程包含的活动的定义管理</w:t>
      </w:r>
      <w:r w:rsidRPr="002F7E2A">
        <w:rPr>
          <w:rFonts w:hint="eastAsia"/>
        </w:rPr>
        <w:t>,</w:t>
      </w:r>
      <w:r w:rsidRPr="002F7E2A">
        <w:rPr>
          <w:rFonts w:hint="eastAsia"/>
        </w:rPr>
        <w:t>包括标准过程定义、发布、废弃、修订和历史记录</w:t>
      </w:r>
      <w:r w:rsidRPr="002F7E2A">
        <w:rPr>
          <w:rFonts w:hint="eastAsia"/>
        </w:rPr>
        <w:t>;</w:t>
      </w:r>
      <w:r w:rsidRPr="002F7E2A">
        <w:rPr>
          <w:rFonts w:hint="eastAsia"/>
        </w:rPr>
        <w:t>能够实现对软件资产管理制度和质量管理体系等标准、流程、规范的存储与维护更新</w:t>
      </w:r>
      <w:r w:rsidRPr="002F7E2A">
        <w:rPr>
          <w:rFonts w:hint="eastAsia"/>
        </w:rPr>
        <w:t>;</w:t>
      </w:r>
      <w:r w:rsidRPr="002F7E2A">
        <w:rPr>
          <w:rFonts w:hint="eastAsia"/>
        </w:rPr>
        <w:t>可分类建立风险库、问题库、测量库、配置管理库、过程评估与改进库、项目归档库等专项资产信息的统一管理平台</w:t>
      </w:r>
      <w:r w:rsidRPr="002F7E2A">
        <w:rPr>
          <w:rFonts w:hint="eastAsia"/>
        </w:rPr>
        <w:t>:</w:t>
      </w:r>
      <w:r w:rsidRPr="002F7E2A">
        <w:rPr>
          <w:rFonts w:hint="eastAsia"/>
        </w:rPr>
        <w:t>能够实现自定义设置多层次资产目录结构</w:t>
      </w:r>
      <w:r w:rsidRPr="002F7E2A">
        <w:rPr>
          <w:rFonts w:hint="eastAsia"/>
        </w:rPr>
        <w:t>,</w:t>
      </w:r>
      <w:r w:rsidRPr="002F7E2A">
        <w:rPr>
          <w:rFonts w:hint="eastAsia"/>
        </w:rPr>
        <w:t>支持对资产目录的维护</w:t>
      </w:r>
      <w:r w:rsidRPr="002F7E2A">
        <w:rPr>
          <w:rFonts w:hint="eastAsia"/>
        </w:rPr>
        <w:t>:</w:t>
      </w:r>
      <w:r w:rsidRPr="002F7E2A">
        <w:rPr>
          <w:rFonts w:hint="eastAsia"/>
        </w:rPr>
        <w:t>支持自定义资产状态、资产来源、資产类别等选项字典。</w:t>
      </w:r>
    </w:p>
    <w:p w14:paraId="2F18A4CF" w14:textId="77777777" w:rsidR="00AD050D" w:rsidRPr="002F7E2A" w:rsidRDefault="00AD050D" w:rsidP="005A3A90">
      <w:pPr>
        <w:pStyle w:val="affa"/>
        <w:spacing w:line="360" w:lineRule="auto"/>
        <w:ind w:firstLine="480"/>
      </w:pPr>
      <w:r w:rsidRPr="002F7E2A">
        <w:rPr>
          <w:rFonts w:hint="eastAsia"/>
        </w:rPr>
        <w:t>g)</w:t>
      </w:r>
      <w:r w:rsidRPr="002F7E2A">
        <w:rPr>
          <w:rFonts w:hint="eastAsia"/>
        </w:rPr>
        <w:t>系统基础管理功能模块具有用户管理、组织管理、权限管理、三员管理、审计管理和安全设置等功能。</w:t>
      </w:r>
    </w:p>
    <w:p w14:paraId="5F777163" w14:textId="77777777" w:rsidR="00AD050D" w:rsidRPr="002F7E2A" w:rsidRDefault="00AD050D" w:rsidP="005A3A90">
      <w:pPr>
        <w:pStyle w:val="affa"/>
        <w:spacing w:line="360" w:lineRule="auto"/>
        <w:ind w:firstLine="480"/>
      </w:pPr>
      <w:r w:rsidRPr="002F7E2A">
        <w:rPr>
          <w:rFonts w:hint="eastAsia"/>
        </w:rPr>
        <w:t>h)</w:t>
      </w:r>
      <w:r w:rsidRPr="002F7E2A">
        <w:rPr>
          <w:rFonts w:hint="eastAsia"/>
        </w:rPr>
        <w:t>能够与软件测试云平台集成</w:t>
      </w:r>
      <w:r w:rsidRPr="002F7E2A">
        <w:rPr>
          <w:rFonts w:hint="eastAsia"/>
        </w:rPr>
        <w:t>,</w:t>
      </w:r>
      <w:r w:rsidRPr="002F7E2A">
        <w:rPr>
          <w:rFonts w:hint="eastAsia"/>
        </w:rPr>
        <w:t>数据能与平台共享。</w:t>
      </w:r>
    </w:p>
    <w:p w14:paraId="0445DB27" w14:textId="77777777" w:rsidR="00AD050D" w:rsidRPr="002F7E2A" w:rsidRDefault="00AD050D" w:rsidP="005A3A90">
      <w:pPr>
        <w:pStyle w:val="affa"/>
        <w:spacing w:line="360" w:lineRule="auto"/>
        <w:ind w:firstLine="480"/>
      </w:pPr>
      <w:r w:rsidRPr="002F7E2A">
        <w:rPr>
          <w:rFonts w:hint="eastAsia"/>
        </w:rPr>
        <w:t>3.</w:t>
      </w:r>
      <w:r w:rsidRPr="002F7E2A">
        <w:rPr>
          <w:rFonts w:hint="eastAsia"/>
        </w:rPr>
        <w:t>性能要求</w:t>
      </w:r>
    </w:p>
    <w:p w14:paraId="06F52822" w14:textId="77777777" w:rsidR="00AD050D" w:rsidRPr="002F7E2A" w:rsidRDefault="00AD050D" w:rsidP="005A3A90">
      <w:pPr>
        <w:pStyle w:val="affa"/>
        <w:spacing w:line="360" w:lineRule="auto"/>
        <w:ind w:firstLine="480"/>
      </w:pPr>
      <w:r w:rsidRPr="002F7E2A">
        <w:rPr>
          <w:rFonts w:hint="eastAsia"/>
        </w:rPr>
        <w:t>a)</w:t>
      </w:r>
      <w:r w:rsidRPr="002F7E2A">
        <w:rPr>
          <w:rFonts w:hint="eastAsia"/>
        </w:rPr>
        <w:t>辅助生成测试扱告的时间小于</w:t>
      </w:r>
      <w:r w:rsidRPr="002F7E2A">
        <w:rPr>
          <w:rFonts w:hint="eastAsia"/>
        </w:rPr>
        <w:t>3</w:t>
      </w:r>
      <w:r w:rsidRPr="002F7E2A">
        <w:rPr>
          <w:rFonts w:hint="eastAsia"/>
        </w:rPr>
        <w:t>分钟</w:t>
      </w:r>
      <w:r w:rsidRPr="002F7E2A">
        <w:rPr>
          <w:rFonts w:hint="eastAsia"/>
        </w:rPr>
        <w:t>,</w:t>
      </w:r>
      <w:r w:rsidRPr="002F7E2A">
        <w:rPr>
          <w:rFonts w:hint="eastAsia"/>
        </w:rPr>
        <w:t>且有实时显示报告生成进度。</w:t>
      </w:r>
    </w:p>
    <w:p w14:paraId="06116657" w14:textId="77777777" w:rsidR="00AD050D" w:rsidRPr="002F7E2A" w:rsidRDefault="00AD050D" w:rsidP="005A3A90">
      <w:pPr>
        <w:pStyle w:val="affa"/>
        <w:spacing w:line="360" w:lineRule="auto"/>
        <w:ind w:firstLine="480"/>
      </w:pPr>
      <w:r w:rsidRPr="002F7E2A">
        <w:rPr>
          <w:rFonts w:hint="eastAsia"/>
        </w:rPr>
        <w:t>b)</w:t>
      </w:r>
      <w:r w:rsidRPr="002F7E2A">
        <w:rPr>
          <w:rFonts w:hint="eastAsia"/>
        </w:rPr>
        <w:t>软件资产生命周期的可视化效果生成时间在</w:t>
      </w:r>
      <w:r w:rsidRPr="002F7E2A">
        <w:rPr>
          <w:rFonts w:hint="eastAsia"/>
        </w:rPr>
        <w:t>1</w:t>
      </w:r>
      <w:r w:rsidRPr="002F7E2A">
        <w:rPr>
          <w:rFonts w:hint="eastAsia"/>
        </w:rPr>
        <w:t>秒以内。</w:t>
      </w:r>
    </w:p>
    <w:p w14:paraId="648FBDBE" w14:textId="77777777" w:rsidR="00AD050D" w:rsidRPr="002F7E2A" w:rsidRDefault="00AD050D" w:rsidP="005A3A90">
      <w:pPr>
        <w:pStyle w:val="affa"/>
        <w:spacing w:line="360" w:lineRule="auto"/>
        <w:ind w:firstLine="480"/>
      </w:pPr>
      <w:r w:rsidRPr="002F7E2A">
        <w:rPr>
          <w:rFonts w:hint="eastAsia"/>
        </w:rPr>
        <w:t>c)</w:t>
      </w:r>
      <w:r w:rsidRPr="002F7E2A">
        <w:rPr>
          <w:rFonts w:hint="eastAsia"/>
        </w:rPr>
        <w:t>支持多用户并发使用</w:t>
      </w:r>
      <w:r w:rsidRPr="002F7E2A">
        <w:rPr>
          <w:rFonts w:hint="eastAsia"/>
        </w:rPr>
        <w:t>,</w:t>
      </w:r>
      <w:r w:rsidRPr="002F7E2A">
        <w:rPr>
          <w:rFonts w:hint="eastAsia"/>
        </w:rPr>
        <w:t>同时最大用户数不小于</w:t>
      </w:r>
      <w:r w:rsidRPr="002F7E2A">
        <w:rPr>
          <w:rFonts w:hint="eastAsia"/>
        </w:rPr>
        <w:t>50</w:t>
      </w:r>
      <w:r w:rsidRPr="002F7E2A">
        <w:rPr>
          <w:rFonts w:hint="eastAsia"/>
        </w:rPr>
        <w:t>用户。</w:t>
      </w:r>
    </w:p>
    <w:p w14:paraId="796F0D51" w14:textId="77777777" w:rsidR="00AD050D" w:rsidRPr="00881474" w:rsidRDefault="00AD050D" w:rsidP="005A3A90">
      <w:pPr>
        <w:pStyle w:val="3"/>
      </w:pPr>
      <w:bookmarkStart w:id="32" w:name="_Toc17011840"/>
      <w:r w:rsidRPr="00881474">
        <w:rPr>
          <w:rFonts w:hint="eastAsia"/>
        </w:rPr>
        <w:t>使用要求</w:t>
      </w:r>
      <w:bookmarkEnd w:id="32"/>
    </w:p>
    <w:p w14:paraId="345EE0D3" w14:textId="77777777" w:rsidR="00AD050D" w:rsidRDefault="00AD050D" w:rsidP="005A3A90">
      <w:pPr>
        <w:pStyle w:val="4"/>
      </w:pPr>
      <w:bookmarkStart w:id="33" w:name="_Toc17011841"/>
      <w:r>
        <w:rPr>
          <w:rFonts w:hint="eastAsia"/>
        </w:rPr>
        <w:t>环境适应性要求</w:t>
      </w:r>
      <w:bookmarkEnd w:id="33"/>
    </w:p>
    <w:p w14:paraId="36E3D6FE" w14:textId="77777777" w:rsidR="00AD050D" w:rsidRPr="002F7E2A" w:rsidRDefault="00AD050D" w:rsidP="005A3A90">
      <w:pPr>
        <w:pStyle w:val="affa"/>
        <w:spacing w:line="360" w:lineRule="auto"/>
        <w:ind w:firstLine="480"/>
      </w:pPr>
      <w:r w:rsidRPr="002F7E2A">
        <w:rPr>
          <w:rFonts w:hint="eastAsia"/>
        </w:rPr>
        <w:t>a)</w:t>
      </w:r>
      <w:r w:rsidRPr="002F7E2A">
        <w:rPr>
          <w:rFonts w:hint="eastAsia"/>
        </w:rPr>
        <w:t>硬件设备存储环境温度</w:t>
      </w:r>
      <w:r w:rsidRPr="002F7E2A">
        <w:rPr>
          <w:rFonts w:hint="eastAsia"/>
        </w:rPr>
        <w:t>:-10</w:t>
      </w:r>
      <w:r w:rsidRPr="002F7E2A">
        <w:rPr>
          <w:rFonts w:hint="eastAsia"/>
        </w:rPr>
        <w:t>℃</w:t>
      </w:r>
      <w:r w:rsidRPr="002F7E2A">
        <w:rPr>
          <w:rFonts w:hint="eastAsia"/>
        </w:rPr>
        <w:t>~+50</w:t>
      </w:r>
      <w:r w:rsidRPr="002F7E2A">
        <w:rPr>
          <w:rFonts w:hint="eastAsia"/>
        </w:rPr>
        <w:t>℃</w:t>
      </w:r>
    </w:p>
    <w:p w14:paraId="5DBBAE08" w14:textId="77777777" w:rsidR="00AD050D" w:rsidRPr="002F7E2A" w:rsidRDefault="00AD050D" w:rsidP="005A3A90">
      <w:pPr>
        <w:pStyle w:val="affa"/>
        <w:spacing w:line="360" w:lineRule="auto"/>
        <w:ind w:firstLine="480"/>
      </w:pPr>
      <w:r w:rsidRPr="002F7E2A">
        <w:rPr>
          <w:rFonts w:hint="eastAsia"/>
        </w:rPr>
        <w:t>b)</w:t>
      </w:r>
      <w:r w:rsidRPr="002F7E2A">
        <w:rPr>
          <w:rFonts w:hint="eastAsia"/>
        </w:rPr>
        <w:t>硬件设各工作环境温度</w:t>
      </w:r>
      <w:r w:rsidRPr="002F7E2A">
        <w:rPr>
          <w:rFonts w:hint="eastAsia"/>
        </w:rPr>
        <w:t>:0</w:t>
      </w:r>
      <w:r w:rsidRPr="002F7E2A">
        <w:rPr>
          <w:rFonts w:hint="eastAsia"/>
        </w:rPr>
        <w:t>℃</w:t>
      </w:r>
      <w:r w:rsidRPr="002F7E2A">
        <w:rPr>
          <w:rFonts w:hint="eastAsia"/>
        </w:rPr>
        <w:t>~35</w:t>
      </w:r>
      <w:r w:rsidRPr="002F7E2A">
        <w:rPr>
          <w:rFonts w:hint="eastAsia"/>
        </w:rPr>
        <w:t>℃</w:t>
      </w:r>
      <w:r w:rsidRPr="002F7E2A">
        <w:rPr>
          <w:rFonts w:hint="eastAsia"/>
        </w:rPr>
        <w:t>(</w:t>
      </w:r>
      <w:r w:rsidRPr="002F7E2A">
        <w:rPr>
          <w:rFonts w:hint="eastAsia"/>
        </w:rPr>
        <w:t>空调开</w:t>
      </w:r>
      <w:r w:rsidRPr="002F7E2A">
        <w:rPr>
          <w:rFonts w:hint="eastAsia"/>
        </w:rPr>
        <w:t>)</w:t>
      </w:r>
      <w:r w:rsidRPr="002F7E2A">
        <w:rPr>
          <w:rFonts w:hint="eastAsia"/>
        </w:rPr>
        <w:t>。</w:t>
      </w:r>
    </w:p>
    <w:p w14:paraId="041047FF" w14:textId="77777777" w:rsidR="00AD050D" w:rsidRPr="002F7E2A" w:rsidRDefault="00AD050D" w:rsidP="005A3A90">
      <w:pPr>
        <w:pStyle w:val="affa"/>
        <w:spacing w:line="360" w:lineRule="auto"/>
        <w:ind w:firstLine="480"/>
      </w:pPr>
      <w:r w:rsidRPr="002F7E2A">
        <w:rPr>
          <w:rFonts w:hint="eastAsia"/>
        </w:rPr>
        <w:t>c)</w:t>
      </w:r>
      <w:r w:rsidRPr="002F7E2A">
        <w:rPr>
          <w:rFonts w:hint="eastAsia"/>
        </w:rPr>
        <w:t>硬件设备工作环境相对湿度</w:t>
      </w:r>
      <w:r w:rsidRPr="002F7E2A">
        <w:rPr>
          <w:rFonts w:hint="eastAsia"/>
        </w:rPr>
        <w:t>:30%~-80%(+25</w:t>
      </w:r>
      <w:r w:rsidRPr="002F7E2A">
        <w:rPr>
          <w:rFonts w:hint="eastAsia"/>
        </w:rPr>
        <w:t>℃）。</w:t>
      </w:r>
    </w:p>
    <w:p w14:paraId="7FA6A201" w14:textId="77777777" w:rsidR="00AD050D" w:rsidRDefault="00AD050D" w:rsidP="005A3A90">
      <w:pPr>
        <w:pStyle w:val="4"/>
      </w:pPr>
      <w:bookmarkStart w:id="34" w:name="_Toc17011842"/>
      <w:r w:rsidRPr="00881474">
        <w:rPr>
          <w:rFonts w:hint="eastAsia"/>
        </w:rPr>
        <w:t>可靠性要求</w:t>
      </w:r>
      <w:bookmarkEnd w:id="34"/>
    </w:p>
    <w:p w14:paraId="36A1EC30" w14:textId="77777777" w:rsidR="00AD050D" w:rsidRPr="002F7E2A" w:rsidRDefault="00AD050D" w:rsidP="005A3A90">
      <w:pPr>
        <w:pStyle w:val="affa"/>
        <w:spacing w:line="360" w:lineRule="auto"/>
        <w:ind w:firstLine="480"/>
      </w:pPr>
      <w:r w:rsidRPr="002F7E2A">
        <w:rPr>
          <w:rFonts w:hint="eastAsia"/>
        </w:rPr>
        <w:t>任务可靠性要求</w:t>
      </w:r>
      <w:r w:rsidRPr="002F7E2A">
        <w:rPr>
          <w:rFonts w:hint="eastAsia"/>
        </w:rPr>
        <w:t>:</w:t>
      </w:r>
      <w:r w:rsidRPr="002F7E2A">
        <w:rPr>
          <w:rFonts w:hint="eastAsia"/>
        </w:rPr>
        <w:t>单测试任务连续测试工作时间不小于</w:t>
      </w:r>
      <w:r w:rsidRPr="002F7E2A">
        <w:rPr>
          <w:rFonts w:hint="eastAsia"/>
        </w:rPr>
        <w:t>48h</w:t>
      </w:r>
      <w:r w:rsidRPr="002F7E2A">
        <w:rPr>
          <w:rFonts w:hint="eastAsia"/>
        </w:rPr>
        <w:t>。</w:t>
      </w:r>
    </w:p>
    <w:p w14:paraId="7CEEAF99" w14:textId="77777777" w:rsidR="00AD050D" w:rsidRDefault="00AD050D" w:rsidP="005A3A90">
      <w:pPr>
        <w:pStyle w:val="4"/>
      </w:pPr>
      <w:bookmarkStart w:id="35" w:name="_Toc17011843"/>
      <w:r w:rsidRPr="00881474">
        <w:rPr>
          <w:rFonts w:hint="eastAsia"/>
        </w:rPr>
        <w:t>维修性要求</w:t>
      </w:r>
      <w:bookmarkEnd w:id="35"/>
    </w:p>
    <w:p w14:paraId="6BD36954" w14:textId="77777777" w:rsidR="00AD050D" w:rsidRPr="002F7E2A" w:rsidRDefault="00AD050D" w:rsidP="005A3A90">
      <w:pPr>
        <w:pStyle w:val="affa"/>
        <w:spacing w:line="360" w:lineRule="auto"/>
        <w:ind w:firstLine="480"/>
      </w:pPr>
      <w:r w:rsidRPr="002F7E2A">
        <w:rPr>
          <w:rFonts w:hint="eastAsia"/>
        </w:rPr>
        <w:t>硬件设备平均故障修复时</w:t>
      </w:r>
      <w:r w:rsidRPr="002F7E2A">
        <w:rPr>
          <w:rFonts w:hint="eastAsia"/>
        </w:rPr>
        <w:t>(MTTR)</w:t>
      </w:r>
      <w:r w:rsidRPr="002F7E2A">
        <w:rPr>
          <w:rFonts w:hint="eastAsia"/>
        </w:rPr>
        <w:t>≤</w:t>
      </w:r>
      <w:r w:rsidRPr="002F7E2A">
        <w:rPr>
          <w:rFonts w:hint="eastAsia"/>
        </w:rPr>
        <w:t>30min,</w:t>
      </w:r>
      <w:r w:rsidRPr="002F7E2A">
        <w:rPr>
          <w:rFonts w:hint="eastAsia"/>
        </w:rPr>
        <w:t>关键件和重要件可修复、可更换。</w:t>
      </w:r>
    </w:p>
    <w:p w14:paraId="287CB952" w14:textId="77777777" w:rsidR="00AD050D" w:rsidRPr="00881474" w:rsidRDefault="00AD050D" w:rsidP="005A3A90">
      <w:pPr>
        <w:pStyle w:val="4"/>
      </w:pPr>
      <w:bookmarkStart w:id="36" w:name="_Toc17011844"/>
      <w:r w:rsidRPr="00881474">
        <w:rPr>
          <w:rFonts w:hint="eastAsia"/>
        </w:rPr>
        <w:t>保障性要求</w:t>
      </w:r>
      <w:bookmarkEnd w:id="36"/>
    </w:p>
    <w:p w14:paraId="53DE57BA" w14:textId="77777777" w:rsidR="00AD050D" w:rsidRPr="002F7E2A" w:rsidRDefault="00AD050D" w:rsidP="005A3A90">
      <w:pPr>
        <w:pStyle w:val="affa"/>
        <w:spacing w:line="360" w:lineRule="auto"/>
        <w:ind w:firstLine="480"/>
      </w:pPr>
      <w:r w:rsidRPr="002F7E2A">
        <w:rPr>
          <w:rFonts w:hint="eastAsia"/>
        </w:rPr>
        <w:t>硬件设备采用市电供电</w:t>
      </w:r>
      <w:r>
        <w:rPr>
          <w:rFonts w:hint="eastAsia"/>
        </w:rPr>
        <w:t>，</w:t>
      </w:r>
      <w:r w:rsidRPr="002F7E2A">
        <w:rPr>
          <w:rFonts w:hint="eastAsia"/>
        </w:rPr>
        <w:t>电压</w:t>
      </w:r>
      <w:r>
        <w:rPr>
          <w:rFonts w:hint="eastAsia"/>
        </w:rPr>
        <w:t>：</w:t>
      </w:r>
      <w:r w:rsidRPr="00D712CD">
        <w:rPr>
          <w:rFonts w:hint="eastAsia"/>
          <w:color w:val="FF0000"/>
        </w:rPr>
        <w:t>AC220X(1</w:t>
      </w:r>
      <w:r w:rsidRPr="00D712CD">
        <w:rPr>
          <w:rFonts w:hint="eastAsia"/>
          <w:color w:val="FF0000"/>
        </w:rPr>
        <w:t>ェ</w:t>
      </w:r>
      <w:r w:rsidRPr="00D712CD">
        <w:rPr>
          <w:rFonts w:hint="eastAsia"/>
          <w:color w:val="FF0000"/>
        </w:rPr>
        <w:t>10%)V</w:t>
      </w:r>
      <w:r w:rsidRPr="00D712CD">
        <w:rPr>
          <w:rFonts w:hint="eastAsia"/>
          <w:color w:val="FF0000"/>
        </w:rPr>
        <w:t>、频率</w:t>
      </w:r>
      <w:r w:rsidRPr="00D712CD">
        <w:rPr>
          <w:rFonts w:hint="eastAsia"/>
          <w:color w:val="FF0000"/>
        </w:rPr>
        <w:t>:50X(1</w:t>
      </w:r>
      <w:r w:rsidRPr="00D712CD">
        <w:rPr>
          <w:rFonts w:hint="eastAsia"/>
          <w:color w:val="FF0000"/>
        </w:rPr>
        <w:t>士</w:t>
      </w:r>
      <w:r w:rsidRPr="00D712CD">
        <w:rPr>
          <w:rFonts w:hint="eastAsia"/>
          <w:color w:val="FF0000"/>
        </w:rPr>
        <w:t>5%)Hz</w:t>
      </w:r>
      <w:r w:rsidRPr="00D712CD">
        <w:rPr>
          <w:rFonts w:hint="eastAsia"/>
          <w:color w:val="FF0000"/>
        </w:rPr>
        <w:t>。</w:t>
      </w:r>
    </w:p>
    <w:p w14:paraId="13D86BB7" w14:textId="77777777" w:rsidR="00AD050D" w:rsidRPr="00881474" w:rsidRDefault="00AD050D" w:rsidP="005A3A90">
      <w:pPr>
        <w:pStyle w:val="2"/>
        <w:ind w:left="425"/>
      </w:pPr>
      <w:bookmarkStart w:id="37" w:name="_Toc17011845"/>
      <w:r w:rsidRPr="00881474">
        <w:rPr>
          <w:rFonts w:hint="eastAsia"/>
        </w:rPr>
        <w:t>质量控制</w:t>
      </w:r>
      <w:bookmarkEnd w:id="37"/>
    </w:p>
    <w:p w14:paraId="70A90998" w14:textId="77777777" w:rsidR="00AD050D" w:rsidRDefault="00AD050D" w:rsidP="005A3A90">
      <w:pPr>
        <w:pStyle w:val="3"/>
      </w:pPr>
      <w:bookmarkStart w:id="38" w:name="_Toc17011846"/>
      <w:r w:rsidRPr="00881474">
        <w:rPr>
          <w:rFonts w:hint="eastAsia"/>
        </w:rPr>
        <w:t>研制过程控制</w:t>
      </w:r>
      <w:bookmarkEnd w:id="38"/>
    </w:p>
    <w:p w14:paraId="1FE1FC50" w14:textId="77777777" w:rsidR="00AD050D" w:rsidRPr="002F7E2A" w:rsidRDefault="00AD050D" w:rsidP="005A3A90">
      <w:pPr>
        <w:pStyle w:val="affa"/>
        <w:spacing w:line="360" w:lineRule="auto"/>
        <w:ind w:firstLine="480"/>
      </w:pPr>
      <w:r w:rsidRPr="002F7E2A">
        <w:rPr>
          <w:rFonts w:hint="eastAsia"/>
        </w:rPr>
        <w:t>合同生效之日起</w:t>
      </w:r>
      <w:r w:rsidRPr="002F7E2A">
        <w:rPr>
          <w:rFonts w:hint="eastAsia"/>
        </w:rPr>
        <w:t>,</w:t>
      </w:r>
      <w:r w:rsidRPr="002F7E2A">
        <w:rPr>
          <w:rFonts w:hint="eastAsia"/>
        </w:rPr>
        <w:t>研制单位在总体设计方案评审等重要节点前</w:t>
      </w:r>
      <w:r w:rsidRPr="002F7E2A">
        <w:rPr>
          <w:rFonts w:hint="eastAsia"/>
        </w:rPr>
        <w:t>,</w:t>
      </w:r>
      <w:r w:rsidRPr="002F7E2A">
        <w:rPr>
          <w:rFonts w:hint="eastAsia"/>
        </w:rPr>
        <w:t>应以书面形式提请组织会议评审。</w:t>
      </w:r>
    </w:p>
    <w:p w14:paraId="3B9958B6" w14:textId="77777777" w:rsidR="00AD050D" w:rsidRDefault="00AD050D" w:rsidP="005A3A90">
      <w:pPr>
        <w:pStyle w:val="3"/>
      </w:pPr>
      <w:bookmarkStart w:id="39" w:name="_Toc17011847"/>
      <w:r w:rsidRPr="00881474">
        <w:rPr>
          <w:rFonts w:hint="eastAsia"/>
        </w:rPr>
        <w:t>验收</w:t>
      </w:r>
      <w:bookmarkEnd w:id="39"/>
    </w:p>
    <w:p w14:paraId="04ED1B2F" w14:textId="77777777" w:rsidR="00AD050D" w:rsidRPr="002F7E2A" w:rsidRDefault="00AD050D" w:rsidP="005A3A90">
      <w:pPr>
        <w:pStyle w:val="affa"/>
        <w:spacing w:line="360" w:lineRule="auto"/>
        <w:ind w:firstLine="480"/>
      </w:pPr>
      <w:r w:rsidRPr="002F7E2A">
        <w:rPr>
          <w:rFonts w:hint="eastAsia"/>
        </w:rPr>
        <w:t>按验收地点的不同一般分厂所测试和靶场测试两个阶段。招标单位组织编写验收大纲。装备研制完成后</w:t>
      </w:r>
      <w:r w:rsidRPr="002F7E2A">
        <w:rPr>
          <w:rFonts w:hint="eastAsia"/>
        </w:rPr>
        <w:t>,</w:t>
      </w:r>
      <w:r w:rsidRPr="002F7E2A">
        <w:rPr>
          <w:rFonts w:hint="eastAsia"/>
        </w:rPr>
        <w:t>研制单位以书面形式提交验收申请。招标单位按照验收大纲开展验收工作。</w:t>
      </w:r>
    </w:p>
    <w:p w14:paraId="17387E1E" w14:textId="77777777" w:rsidR="00AD050D" w:rsidRDefault="00AD050D" w:rsidP="005A3A90">
      <w:pPr>
        <w:pStyle w:val="4"/>
      </w:pPr>
      <w:bookmarkStart w:id="40" w:name="_Toc17011848"/>
      <w:r>
        <w:rPr>
          <w:rFonts w:hint="eastAsia"/>
        </w:rPr>
        <w:t>厂所测</w:t>
      </w:r>
      <w:r w:rsidRPr="00881474">
        <w:rPr>
          <w:rFonts w:hint="eastAsia"/>
        </w:rPr>
        <w:t>试</w:t>
      </w:r>
      <w:bookmarkEnd w:id="40"/>
    </w:p>
    <w:p w14:paraId="6D4B0688" w14:textId="77777777" w:rsidR="00AD050D" w:rsidRPr="002F7E2A" w:rsidRDefault="00AD050D" w:rsidP="005A3A90">
      <w:pPr>
        <w:pStyle w:val="affa"/>
        <w:spacing w:line="360" w:lineRule="auto"/>
        <w:ind w:firstLine="480"/>
      </w:pPr>
      <w:r w:rsidRPr="002F7E2A">
        <w:rPr>
          <w:rFonts w:hint="eastAsia"/>
        </w:rPr>
        <w:t>招标单位依托研制单位进行厂所测试</w:t>
      </w:r>
      <w:r w:rsidRPr="002F7E2A">
        <w:rPr>
          <w:rFonts w:hint="eastAsia"/>
        </w:rPr>
        <w:t>,</w:t>
      </w:r>
      <w:r w:rsidRPr="002F7E2A">
        <w:rPr>
          <w:rFonts w:hint="eastAsia"/>
        </w:rPr>
        <w:t>成立联合测试组。研制单位与招标单位讨论商定</w:t>
      </w:r>
      <w:r w:rsidRPr="002F7E2A">
        <w:rPr>
          <w:rFonts w:hint="eastAsia"/>
        </w:rPr>
        <w:t>,</w:t>
      </w:r>
      <w:r w:rsidRPr="002F7E2A">
        <w:rPr>
          <w:rFonts w:hint="eastAsia"/>
        </w:rPr>
        <w:t>拟制厂所测试实施细则。测试完成后联合测试组编制厂所测试报告。厂所测试所需保障条件由研制单位提供或协调解决。</w:t>
      </w:r>
    </w:p>
    <w:p w14:paraId="7246941A" w14:textId="77777777" w:rsidR="00AD050D" w:rsidRDefault="00AD050D" w:rsidP="005A3A90">
      <w:pPr>
        <w:pStyle w:val="4"/>
      </w:pPr>
      <w:bookmarkStart w:id="41" w:name="_Toc17011849"/>
      <w:r w:rsidRPr="00881474">
        <w:rPr>
          <w:rFonts w:hint="eastAsia"/>
        </w:rPr>
        <w:t>验收转阶段会</w:t>
      </w:r>
      <w:bookmarkEnd w:id="41"/>
    </w:p>
    <w:p w14:paraId="18AC9DA9" w14:textId="77777777" w:rsidR="00AD050D" w:rsidRPr="002F7E2A" w:rsidRDefault="00AD050D" w:rsidP="005A3A90">
      <w:pPr>
        <w:pStyle w:val="affa"/>
        <w:spacing w:line="360" w:lineRule="auto"/>
        <w:ind w:firstLine="480"/>
      </w:pPr>
      <w:r w:rsidRPr="002F7E2A">
        <w:rPr>
          <w:rFonts w:hint="eastAsia"/>
        </w:rPr>
        <w:t>厂所測试报告编制完成后</w:t>
      </w:r>
      <w:r w:rsidRPr="002F7E2A">
        <w:rPr>
          <w:rFonts w:hint="eastAsia"/>
        </w:rPr>
        <w:t>,</w:t>
      </w:r>
      <w:r w:rsidRPr="002F7E2A">
        <w:rPr>
          <w:rFonts w:hint="eastAsia"/>
        </w:rPr>
        <w:t>招标单位按照验收大纲要求组织召开转阶段会议</w:t>
      </w:r>
      <w:r w:rsidRPr="002F7E2A">
        <w:rPr>
          <w:rFonts w:hint="eastAsia"/>
        </w:rPr>
        <w:t>,</w:t>
      </w:r>
      <w:r w:rsidRPr="002F7E2A">
        <w:rPr>
          <w:rFonts w:hint="eastAsia"/>
        </w:rPr>
        <w:t>研制单位配合组织会务工作</w:t>
      </w:r>
      <w:r w:rsidRPr="002F7E2A">
        <w:rPr>
          <w:rFonts w:hint="eastAsia"/>
        </w:rPr>
        <w:t>,</w:t>
      </w:r>
      <w:r w:rsidRPr="002F7E2A">
        <w:rPr>
          <w:rFonts w:hint="eastAsia"/>
        </w:rPr>
        <w:t>形成评审意见。评审通过后</w:t>
      </w:r>
      <w:r w:rsidRPr="002F7E2A">
        <w:rPr>
          <w:rFonts w:hint="eastAsia"/>
        </w:rPr>
        <w:t>,</w:t>
      </w:r>
      <w:r w:rsidRPr="002F7E2A">
        <w:rPr>
          <w:rFonts w:hint="eastAsia"/>
        </w:rPr>
        <w:t>转入靶场测试阶段。</w:t>
      </w:r>
    </w:p>
    <w:p w14:paraId="31292BBF" w14:textId="77777777" w:rsidR="00AD050D" w:rsidRDefault="00AD050D" w:rsidP="005A3A90">
      <w:pPr>
        <w:pStyle w:val="4"/>
      </w:pPr>
      <w:bookmarkStart w:id="42" w:name="_Toc17011850"/>
      <w:r>
        <w:rPr>
          <w:rFonts w:hint="eastAsia"/>
        </w:rPr>
        <w:t>靶场测</w:t>
      </w:r>
      <w:r w:rsidRPr="00881474">
        <w:rPr>
          <w:rFonts w:hint="eastAsia"/>
        </w:rPr>
        <w:t>试</w:t>
      </w:r>
      <w:bookmarkEnd w:id="42"/>
    </w:p>
    <w:p w14:paraId="137FFF94" w14:textId="77777777" w:rsidR="00AD050D" w:rsidRPr="002F7E2A" w:rsidRDefault="00AD050D" w:rsidP="005A3A90">
      <w:pPr>
        <w:pStyle w:val="affa"/>
        <w:spacing w:line="360" w:lineRule="auto"/>
        <w:ind w:firstLine="480"/>
      </w:pPr>
      <w:r w:rsidRPr="002F7E2A">
        <w:rPr>
          <w:rFonts w:hint="eastAsia"/>
        </w:rPr>
        <w:t>转入靶场测试阶段后</w:t>
      </w:r>
      <w:r>
        <w:rPr>
          <w:rFonts w:hint="eastAsia"/>
        </w:rPr>
        <w:t>，</w:t>
      </w:r>
      <w:r w:rsidRPr="002F7E2A">
        <w:rPr>
          <w:rFonts w:hint="eastAsia"/>
        </w:rPr>
        <w:t>研制单位积极配合招标单位完成靶场测试。</w:t>
      </w:r>
    </w:p>
    <w:p w14:paraId="307C854B" w14:textId="77777777" w:rsidR="00AD050D" w:rsidRDefault="00AD050D" w:rsidP="005A3A90">
      <w:pPr>
        <w:pStyle w:val="3"/>
      </w:pPr>
      <w:bookmarkStart w:id="43" w:name="_Toc17011851"/>
      <w:r w:rsidRPr="00881474">
        <w:rPr>
          <w:rFonts w:hint="eastAsia"/>
        </w:rPr>
        <w:t>移交</w:t>
      </w:r>
      <w:bookmarkEnd w:id="43"/>
    </w:p>
    <w:p w14:paraId="34124E63" w14:textId="77777777" w:rsidR="00AD050D" w:rsidRPr="002F7E2A" w:rsidRDefault="00AD050D" w:rsidP="005A3A90">
      <w:pPr>
        <w:pStyle w:val="affa"/>
        <w:spacing w:line="360" w:lineRule="auto"/>
        <w:ind w:firstLine="480"/>
      </w:pPr>
      <w:r w:rsidRPr="002F7E2A">
        <w:rPr>
          <w:rFonts w:hint="eastAsia"/>
        </w:rPr>
        <w:t>设备经验收合格</w:t>
      </w:r>
      <w:r w:rsidRPr="002F7E2A">
        <w:rPr>
          <w:rFonts w:hint="eastAsia"/>
        </w:rPr>
        <w:t>,</w:t>
      </w:r>
      <w:r w:rsidRPr="002F7E2A">
        <w:rPr>
          <w:rFonts w:hint="eastAsia"/>
        </w:rPr>
        <w:t>由招标单位组织设备初步移交。设备初步移交后</w:t>
      </w:r>
      <w:r w:rsidRPr="002F7E2A">
        <w:rPr>
          <w:rFonts w:hint="eastAsia"/>
        </w:rPr>
        <w:t>,</w:t>
      </w:r>
      <w:r w:rsidRPr="002F7E2A">
        <w:rPr>
          <w:rFonts w:hint="eastAsia"/>
        </w:rPr>
        <w:t>试用满一年或参加一次试验训练任务后</w:t>
      </w:r>
      <w:r w:rsidRPr="002F7E2A">
        <w:rPr>
          <w:rFonts w:hint="eastAsia"/>
        </w:rPr>
        <w:t>,</w:t>
      </w:r>
      <w:r w:rsidRPr="002F7E2A">
        <w:rPr>
          <w:rFonts w:hint="eastAsia"/>
        </w:rPr>
        <w:t>性能稳定且无遗留问题</w:t>
      </w:r>
      <w:r w:rsidRPr="002F7E2A">
        <w:rPr>
          <w:rFonts w:hint="eastAsia"/>
        </w:rPr>
        <w:t>,</w:t>
      </w:r>
      <w:r w:rsidRPr="002F7E2A">
        <w:rPr>
          <w:rFonts w:hint="eastAsia"/>
        </w:rPr>
        <w:t>招标单位组织办理正式移交手续。</w:t>
      </w:r>
    </w:p>
    <w:p w14:paraId="3D55F206" w14:textId="77777777" w:rsidR="00AD050D" w:rsidRDefault="00AD050D" w:rsidP="005A3A90">
      <w:pPr>
        <w:pStyle w:val="3"/>
      </w:pPr>
      <w:bookmarkStart w:id="44" w:name="_Toc17011852"/>
      <w:r w:rsidRPr="00881474">
        <w:rPr>
          <w:rFonts w:hint="eastAsia"/>
        </w:rPr>
        <w:t>质保期</w:t>
      </w:r>
      <w:bookmarkEnd w:id="44"/>
    </w:p>
    <w:p w14:paraId="2532A3A7" w14:textId="77777777" w:rsidR="00AD050D" w:rsidRPr="002F7E2A" w:rsidRDefault="00AD050D" w:rsidP="005A3A90">
      <w:pPr>
        <w:pStyle w:val="affa"/>
        <w:spacing w:line="360" w:lineRule="auto"/>
        <w:ind w:firstLine="480"/>
      </w:pPr>
      <w:r w:rsidRPr="002F7E2A">
        <w:rPr>
          <w:rFonts w:hint="eastAsia"/>
        </w:rPr>
        <w:t>正式移交后</w:t>
      </w:r>
      <w:r w:rsidRPr="002F7E2A">
        <w:rPr>
          <w:rFonts w:hint="eastAsia"/>
        </w:rPr>
        <w:t>,</w:t>
      </w:r>
      <w:r w:rsidRPr="002F7E2A">
        <w:rPr>
          <w:rFonts w:hint="eastAsia"/>
        </w:rPr>
        <w:t>免费质保</w:t>
      </w:r>
      <w:r w:rsidRPr="002F7E2A">
        <w:rPr>
          <w:rFonts w:hint="eastAsia"/>
        </w:rPr>
        <w:t>2</w:t>
      </w:r>
      <w:r w:rsidRPr="002F7E2A">
        <w:rPr>
          <w:rFonts w:hint="eastAsia"/>
        </w:rPr>
        <w:t>年。</w:t>
      </w:r>
    </w:p>
    <w:p w14:paraId="22BCFE7C" w14:textId="77777777" w:rsidR="00AD050D" w:rsidRDefault="00AD050D" w:rsidP="005A3A90">
      <w:pPr>
        <w:pStyle w:val="3"/>
      </w:pPr>
      <w:bookmarkStart w:id="45" w:name="_Toc17011853"/>
      <w:r w:rsidRPr="00881474">
        <w:rPr>
          <w:rFonts w:hint="eastAsia"/>
        </w:rPr>
        <w:t>其他</w:t>
      </w:r>
      <w:bookmarkEnd w:id="45"/>
    </w:p>
    <w:p w14:paraId="477B9318" w14:textId="77777777" w:rsidR="00AD050D" w:rsidRPr="002F7E2A" w:rsidRDefault="00AD050D" w:rsidP="005A3A90">
      <w:pPr>
        <w:pStyle w:val="affa"/>
        <w:spacing w:line="360" w:lineRule="auto"/>
        <w:ind w:firstLine="480"/>
      </w:pPr>
      <w:r w:rsidRPr="002F7E2A">
        <w:rPr>
          <w:rFonts w:hint="eastAsia"/>
        </w:rPr>
        <w:t>研制过程中</w:t>
      </w:r>
      <w:r w:rsidRPr="002F7E2A">
        <w:rPr>
          <w:rFonts w:hint="eastAsia"/>
        </w:rPr>
        <w:t>,</w:t>
      </w:r>
      <w:r w:rsidRPr="002F7E2A">
        <w:rPr>
          <w:rFonts w:hint="eastAsia"/>
        </w:rPr>
        <w:t>已审定的技术方案若确需调整的</w:t>
      </w:r>
      <w:r w:rsidRPr="002F7E2A">
        <w:rPr>
          <w:rFonts w:hint="eastAsia"/>
        </w:rPr>
        <w:t>,</w:t>
      </w:r>
      <w:r w:rsidRPr="002F7E2A">
        <w:rPr>
          <w:rFonts w:hint="eastAsia"/>
        </w:rPr>
        <w:t>须经招标单位认可后实施。</w:t>
      </w:r>
    </w:p>
    <w:p w14:paraId="6AC6D476" w14:textId="77777777" w:rsidR="00AD050D" w:rsidRPr="002F7E2A" w:rsidRDefault="00AD050D" w:rsidP="005A3A90">
      <w:pPr>
        <w:pStyle w:val="affa"/>
        <w:spacing w:line="360" w:lineRule="auto"/>
        <w:ind w:firstLine="480"/>
      </w:pPr>
      <w:r w:rsidRPr="002F7E2A">
        <w:rPr>
          <w:rFonts w:hint="eastAsia"/>
        </w:rPr>
        <w:t>合同生效之日起</w:t>
      </w:r>
      <w:r w:rsidRPr="002F7E2A">
        <w:rPr>
          <w:rFonts w:hint="eastAsia"/>
        </w:rPr>
        <w:t>,</w:t>
      </w:r>
      <w:r w:rsidRPr="002F7E2A">
        <w:rPr>
          <w:rFonts w:hint="eastAsia"/>
        </w:rPr>
        <w:t>研制单位每季度向招标单位提供研制情况和质量管理筒报</w:t>
      </w:r>
      <w:r w:rsidRPr="002F7E2A">
        <w:rPr>
          <w:rFonts w:hint="eastAsia"/>
        </w:rPr>
        <w:t>,</w:t>
      </w:r>
      <w:r w:rsidRPr="002F7E2A">
        <w:rPr>
          <w:rFonts w:hint="eastAsia"/>
        </w:rPr>
        <w:t>如出现重大间题及关键岗位人员变动</w:t>
      </w:r>
      <w:r w:rsidRPr="002F7E2A">
        <w:rPr>
          <w:rFonts w:hint="eastAsia"/>
        </w:rPr>
        <w:t>,</w:t>
      </w:r>
      <w:r w:rsidRPr="002F7E2A">
        <w:rPr>
          <w:rFonts w:hint="eastAsia"/>
        </w:rPr>
        <w:t>研制羊位应</w:t>
      </w:r>
      <w:r w:rsidRPr="002F7E2A">
        <w:rPr>
          <w:rFonts w:hint="eastAsia"/>
        </w:rPr>
        <w:t>10</w:t>
      </w:r>
      <w:r w:rsidRPr="002F7E2A">
        <w:rPr>
          <w:rFonts w:hint="eastAsia"/>
        </w:rPr>
        <w:t>天内通报招标单。</w:t>
      </w:r>
    </w:p>
    <w:p w14:paraId="68D19D6A" w14:textId="77777777" w:rsidR="00AD050D" w:rsidRPr="002F7E2A" w:rsidRDefault="00AD050D" w:rsidP="005A3A90">
      <w:pPr>
        <w:pStyle w:val="affa"/>
        <w:spacing w:line="360" w:lineRule="auto"/>
        <w:ind w:firstLine="480"/>
      </w:pPr>
      <w:r w:rsidRPr="002F7E2A">
        <w:rPr>
          <w:rFonts w:hint="eastAsia"/>
        </w:rPr>
        <w:t>对于大型或重要引进、外协部件</w:t>
      </w:r>
      <w:r w:rsidRPr="002F7E2A">
        <w:rPr>
          <w:rFonts w:hint="eastAsia"/>
        </w:rPr>
        <w:t>,</w:t>
      </w:r>
      <w:r w:rsidRPr="002F7E2A">
        <w:rPr>
          <w:rFonts w:hint="eastAsia"/>
        </w:rPr>
        <w:t>研制单位应严把质量关</w:t>
      </w:r>
      <w:r w:rsidRPr="002F7E2A">
        <w:rPr>
          <w:rFonts w:hint="eastAsia"/>
        </w:rPr>
        <w:t>,</w:t>
      </w:r>
      <w:r w:rsidRPr="002F7E2A">
        <w:rPr>
          <w:rFonts w:hint="eastAsia"/>
        </w:rPr>
        <w:t>招标单位参加合同签订和设备验收。</w:t>
      </w:r>
    </w:p>
    <w:p w14:paraId="4C90D0BC" w14:textId="77777777" w:rsidR="00AD050D" w:rsidRPr="002F7E2A" w:rsidRDefault="00AD050D" w:rsidP="005A3A90">
      <w:pPr>
        <w:pStyle w:val="affa"/>
        <w:spacing w:line="360" w:lineRule="auto"/>
        <w:ind w:firstLine="480"/>
      </w:pPr>
      <w:r w:rsidRPr="002F7E2A">
        <w:rPr>
          <w:rFonts w:hint="eastAsia"/>
        </w:rPr>
        <w:t>招标单位可根据需要</w:t>
      </w:r>
      <w:r w:rsidRPr="002F7E2A">
        <w:rPr>
          <w:rFonts w:hint="eastAsia"/>
        </w:rPr>
        <w:t>,</w:t>
      </w:r>
      <w:r w:rsidRPr="002F7E2A">
        <w:rPr>
          <w:rFonts w:hint="eastAsia"/>
        </w:rPr>
        <w:t>定期对设备的研制进展情况进行检查</w:t>
      </w:r>
      <w:r w:rsidRPr="002F7E2A">
        <w:rPr>
          <w:rFonts w:hint="eastAsia"/>
        </w:rPr>
        <w:t>,</w:t>
      </w:r>
      <w:r w:rsidRPr="002F7E2A">
        <w:rPr>
          <w:rFonts w:hint="eastAsia"/>
        </w:rPr>
        <w:t>研制单位应予以积极配合。</w:t>
      </w:r>
    </w:p>
    <w:p w14:paraId="6AA4A558" w14:textId="77777777" w:rsidR="00AD050D" w:rsidRDefault="00AD050D" w:rsidP="005A3A90">
      <w:pPr>
        <w:pStyle w:val="affa"/>
        <w:spacing w:line="360" w:lineRule="auto"/>
        <w:ind w:firstLine="480"/>
        <w:rPr>
          <w:rFonts w:hAnsi="宋体" w:cs="宋体"/>
          <w:bCs/>
        </w:rPr>
      </w:pPr>
      <w:r w:rsidRPr="002F7E2A">
        <w:rPr>
          <w:rFonts w:hint="eastAsia"/>
        </w:rPr>
        <w:t>分系统研制完成或测试工具研制完成后</w:t>
      </w:r>
      <w:r w:rsidRPr="002F7E2A">
        <w:rPr>
          <w:rFonts w:hint="eastAsia"/>
        </w:rPr>
        <w:t>,</w:t>
      </w:r>
      <w:r w:rsidRPr="002F7E2A">
        <w:rPr>
          <w:rFonts w:hint="eastAsia"/>
        </w:rPr>
        <w:t>须进行测试</w:t>
      </w:r>
      <w:r w:rsidRPr="002F7E2A">
        <w:rPr>
          <w:rFonts w:hint="eastAsia"/>
        </w:rPr>
        <w:t>,</w:t>
      </w:r>
      <w:r w:rsidRPr="002F7E2A">
        <w:rPr>
          <w:rFonts w:hint="eastAsia"/>
        </w:rPr>
        <w:t>由中标方组织</w:t>
      </w:r>
      <w:r w:rsidRPr="002F7E2A">
        <w:rPr>
          <w:rFonts w:hint="eastAsia"/>
        </w:rPr>
        <w:t>,</w:t>
      </w:r>
      <w:r w:rsidRPr="002F7E2A">
        <w:rPr>
          <w:rFonts w:hint="eastAsia"/>
        </w:rPr>
        <w:t>招标方</w:t>
      </w:r>
      <w:r>
        <w:rPr>
          <w:rFonts w:hAnsi="宋体" w:cs="宋体" w:hint="eastAsia"/>
          <w:bCs/>
        </w:rPr>
        <w:t>参加。</w:t>
      </w:r>
    </w:p>
    <w:p w14:paraId="49681422" w14:textId="77777777" w:rsidR="00AD050D" w:rsidRDefault="00AD050D" w:rsidP="005A3A90">
      <w:pPr>
        <w:pStyle w:val="2"/>
        <w:ind w:left="425"/>
      </w:pPr>
      <w:bookmarkStart w:id="46" w:name="_Toc17011854"/>
      <w:r w:rsidRPr="00881474">
        <w:rPr>
          <w:rFonts w:hint="eastAsia"/>
        </w:rPr>
        <w:t>设备数量与研制周期</w:t>
      </w:r>
      <w:bookmarkEnd w:id="46"/>
    </w:p>
    <w:p w14:paraId="38D93D29" w14:textId="77777777" w:rsidR="00AD050D" w:rsidRPr="002F7E2A" w:rsidRDefault="00AD050D" w:rsidP="005A3A90">
      <w:pPr>
        <w:pStyle w:val="affa"/>
        <w:spacing w:line="360" w:lineRule="auto"/>
        <w:ind w:firstLine="480"/>
      </w:pPr>
      <w:r w:rsidRPr="002F7E2A">
        <w:rPr>
          <w:rFonts w:hint="eastAsia"/>
        </w:rPr>
        <w:t>设备套量</w:t>
      </w:r>
      <w:r>
        <w:rPr>
          <w:rFonts w:hint="eastAsia"/>
        </w:rPr>
        <w:t>：</w:t>
      </w:r>
      <w:r w:rsidRPr="002F7E2A">
        <w:rPr>
          <w:rFonts w:hint="eastAsia"/>
        </w:rPr>
        <w:t>1</w:t>
      </w:r>
      <w:r w:rsidRPr="002F7E2A">
        <w:rPr>
          <w:rFonts w:hint="eastAsia"/>
        </w:rPr>
        <w:t>套。</w:t>
      </w:r>
    </w:p>
    <w:p w14:paraId="010C1B73" w14:textId="77777777" w:rsidR="00AD050D" w:rsidRDefault="00AD050D" w:rsidP="00E04974">
      <w:pPr>
        <w:pStyle w:val="affa"/>
        <w:spacing w:line="360" w:lineRule="auto"/>
        <w:ind w:firstLine="480"/>
      </w:pPr>
      <w:r w:rsidRPr="002F7E2A">
        <w:rPr>
          <w:rFonts w:hint="eastAsia"/>
        </w:rPr>
        <w:t>研制周期</w:t>
      </w:r>
      <w:r>
        <w:rPr>
          <w:rFonts w:hint="eastAsia"/>
        </w:rPr>
        <w:t>：</w:t>
      </w:r>
      <w:r w:rsidRPr="002F7E2A">
        <w:rPr>
          <w:rFonts w:hint="eastAsia"/>
        </w:rPr>
        <w:t>合同签订后</w:t>
      </w:r>
      <w:r w:rsidRPr="002F7E2A">
        <w:rPr>
          <w:rFonts w:hint="eastAsia"/>
        </w:rPr>
        <w:t>30</w:t>
      </w:r>
      <w:r w:rsidRPr="002F7E2A">
        <w:rPr>
          <w:rFonts w:hint="eastAsia"/>
        </w:rPr>
        <w:t>个月完成厂所测试</w:t>
      </w:r>
      <w:r>
        <w:rPr>
          <w:rFonts w:hint="eastAsia"/>
        </w:rPr>
        <w:t>，</w:t>
      </w:r>
      <w:r w:rsidRPr="002F7E2A">
        <w:rPr>
          <w:rFonts w:hint="eastAsia"/>
        </w:rPr>
        <w:t>具备甲方验收条件。</w:t>
      </w:r>
    </w:p>
    <w:p w14:paraId="4885BE2E" w14:textId="77777777" w:rsidR="00AD050D" w:rsidRDefault="00AD050D" w:rsidP="00351EEA">
      <w:pPr>
        <w:pStyle w:val="10"/>
        <w:ind w:firstLine="0"/>
      </w:pPr>
      <w:r>
        <w:rPr>
          <w:rFonts w:hint="eastAsia"/>
        </w:rPr>
        <w:t>对项目建设技术要求满足情况</w:t>
      </w:r>
    </w:p>
    <w:p w14:paraId="4DDDB56A" w14:textId="77777777" w:rsidR="00AD050D" w:rsidRPr="00A36E0C" w:rsidRDefault="00AD050D" w:rsidP="00351EEA">
      <w:pPr>
        <w:pStyle w:val="2"/>
        <w:ind w:left="425"/>
      </w:pPr>
      <w:r w:rsidRPr="00A36E0C">
        <w:rPr>
          <w:rFonts w:hint="eastAsia"/>
        </w:rPr>
        <w:t>系统组成及功能</w:t>
      </w:r>
      <w:r>
        <w:rPr>
          <w:rFonts w:hint="eastAsia"/>
        </w:rPr>
        <w:t>满足情况</w:t>
      </w:r>
    </w:p>
    <w:p w14:paraId="4D858C7B" w14:textId="77777777" w:rsidR="00AD050D" w:rsidRDefault="00AD050D" w:rsidP="00351EEA">
      <w:pPr>
        <w:pStyle w:val="3"/>
      </w:pPr>
      <w:r w:rsidRPr="00A36E0C">
        <w:rPr>
          <w:rFonts w:hint="eastAsia"/>
        </w:rPr>
        <w:t>系统总体架构</w:t>
      </w:r>
      <w:r>
        <w:rPr>
          <w:rFonts w:hint="eastAsia"/>
        </w:rPr>
        <w:t>满足情况</w:t>
      </w:r>
    </w:p>
    <w:p w14:paraId="176B36E2" w14:textId="77777777" w:rsidR="00AD050D" w:rsidRPr="002F7E2A" w:rsidRDefault="00AD050D" w:rsidP="00351EEA">
      <w:pPr>
        <w:pStyle w:val="affa"/>
        <w:spacing w:line="360" w:lineRule="auto"/>
        <w:ind w:firstLine="480"/>
      </w:pPr>
      <w:r w:rsidRPr="002F7E2A">
        <w:rPr>
          <w:rFonts w:hint="eastAsia"/>
        </w:rPr>
        <w:t>主要建设内容包括“四层五系统”。“四层”是指逻辑组成上包括硬件资源层、云基础支撑层、云化工具层、测试应用层等四层。“五系统”是指系统物理组成上包括云基础硬件资源、软件</w:t>
      </w:r>
      <w:r>
        <w:rPr>
          <w:rFonts w:hint="eastAsia"/>
        </w:rPr>
        <w:t>测</w:t>
      </w:r>
      <w:r w:rsidRPr="002F7E2A">
        <w:rPr>
          <w:rFonts w:hint="eastAsia"/>
        </w:rPr>
        <w:t>试云平台、软件测试工具集、软件测试资产库管理系统、云桌面端机系统</w:t>
      </w:r>
      <w:r w:rsidRPr="002F7E2A">
        <w:rPr>
          <w:rFonts w:hint="eastAsia"/>
        </w:rPr>
        <w:t>5</w:t>
      </w:r>
      <w:r w:rsidRPr="002F7E2A">
        <w:rPr>
          <w:rFonts w:hint="eastAsia"/>
        </w:rPr>
        <w:t>大系统。系统总体组成示意图如图</w:t>
      </w:r>
      <w:r w:rsidRPr="002F7E2A">
        <w:rPr>
          <w:rFonts w:hint="eastAsia"/>
        </w:rPr>
        <w:t>1</w:t>
      </w:r>
      <w:r w:rsidRPr="002F7E2A">
        <w:rPr>
          <w:rFonts w:hint="eastAsia"/>
        </w:rPr>
        <w:t>所示</w:t>
      </w:r>
      <w:r>
        <w:rPr>
          <w:rFonts w:hint="eastAsia"/>
        </w:rPr>
        <w:t>（</w:t>
      </w:r>
      <w:r w:rsidRPr="002F7E2A">
        <w:rPr>
          <w:rFonts w:hint="eastAsia"/>
        </w:rPr>
        <w:t>可供参考</w:t>
      </w:r>
      <w:r>
        <w:rPr>
          <w:rFonts w:hint="eastAsia"/>
        </w:rPr>
        <w:t>）</w:t>
      </w:r>
    </w:p>
    <w:p w14:paraId="07253AAC" w14:textId="77777777" w:rsidR="00AD050D" w:rsidRDefault="00AD050D" w:rsidP="00351EEA">
      <w:pPr>
        <w:pStyle w:val="affa"/>
        <w:spacing w:line="360" w:lineRule="auto"/>
        <w:ind w:firstLine="480"/>
      </w:pPr>
    </w:p>
    <w:p w14:paraId="3A487F4C" w14:textId="77777777" w:rsidR="00AD050D" w:rsidRPr="0020457F" w:rsidRDefault="00AD050D" w:rsidP="00351EEA">
      <w:pPr>
        <w:pStyle w:val="affa"/>
        <w:spacing w:line="360" w:lineRule="auto"/>
        <w:ind w:firstLine="482"/>
        <w:rPr>
          <w:b/>
        </w:rPr>
      </w:pPr>
      <w:r w:rsidRPr="0020457F">
        <w:rPr>
          <w:rFonts w:hint="eastAsia"/>
          <w:b/>
        </w:rPr>
        <w:t>应答：满足。</w:t>
      </w:r>
    </w:p>
    <w:p w14:paraId="0A4863E6" w14:textId="77777777" w:rsidR="00AD050D" w:rsidRPr="009A223D" w:rsidRDefault="00AD050D" w:rsidP="00351EEA">
      <w:pPr>
        <w:pStyle w:val="affa"/>
        <w:spacing w:line="360" w:lineRule="auto"/>
        <w:ind w:firstLine="482"/>
        <w:rPr>
          <w:b/>
        </w:rPr>
      </w:pPr>
      <w:r w:rsidRPr="0020457F">
        <w:rPr>
          <w:rFonts w:hint="eastAsia"/>
          <w:b/>
        </w:rPr>
        <w:t>我方提供的云测试平台满足甲方所提出的系统总体架构要求。</w:t>
      </w:r>
      <w:r w:rsidRPr="009A223D">
        <w:rPr>
          <w:rFonts w:hint="eastAsia"/>
          <w:b/>
          <w:szCs w:val="21"/>
        </w:rPr>
        <w:t>系统采用“高性能计算资源成熟云基础平台</w:t>
      </w:r>
      <w:r w:rsidRPr="009A223D">
        <w:rPr>
          <w:rFonts w:hint="eastAsia"/>
          <w:b/>
          <w:szCs w:val="21"/>
        </w:rPr>
        <w:t>+</w:t>
      </w:r>
      <w:r w:rsidRPr="009A223D">
        <w:rPr>
          <w:rFonts w:hint="eastAsia"/>
          <w:b/>
          <w:szCs w:val="21"/>
        </w:rPr>
        <w:t>灵活云测试服务</w:t>
      </w:r>
      <w:r w:rsidRPr="009A223D">
        <w:rPr>
          <w:rFonts w:hint="eastAsia"/>
          <w:b/>
          <w:szCs w:val="21"/>
        </w:rPr>
        <w:t>+</w:t>
      </w:r>
      <w:r w:rsidRPr="009A223D">
        <w:rPr>
          <w:rFonts w:hint="eastAsia"/>
          <w:b/>
          <w:szCs w:val="21"/>
        </w:rPr>
        <w:t>高质量软件测试工具”的技术架构，遵循云计算与云服务的技术体制，形成分层的技术架构。系统</w:t>
      </w:r>
      <w:r w:rsidRPr="009A223D">
        <w:rPr>
          <w:rFonts w:hint="eastAsia"/>
          <w:b/>
        </w:rPr>
        <w:t>主要由以下五层组成：</w:t>
      </w:r>
    </w:p>
    <w:p w14:paraId="162D2781" w14:textId="77777777" w:rsidR="00AD050D" w:rsidRPr="009A223D" w:rsidRDefault="00AD050D" w:rsidP="00351EEA">
      <w:pPr>
        <w:pStyle w:val="affa"/>
        <w:numPr>
          <w:ilvl w:val="0"/>
          <w:numId w:val="12"/>
        </w:numPr>
        <w:spacing w:line="360" w:lineRule="auto"/>
        <w:ind w:firstLineChars="0"/>
        <w:rPr>
          <w:b/>
        </w:rPr>
      </w:pPr>
      <w:r w:rsidRPr="009A223D">
        <w:rPr>
          <w:rFonts w:hint="eastAsia"/>
          <w:b/>
        </w:rPr>
        <w:t>基础硬件设施层</w:t>
      </w:r>
    </w:p>
    <w:p w14:paraId="5D513523" w14:textId="77777777" w:rsidR="00AD050D" w:rsidRPr="009A223D" w:rsidRDefault="00AD050D" w:rsidP="00351EEA">
      <w:pPr>
        <w:pStyle w:val="affa"/>
        <w:numPr>
          <w:ilvl w:val="0"/>
          <w:numId w:val="12"/>
        </w:numPr>
        <w:spacing w:line="360" w:lineRule="auto"/>
        <w:ind w:firstLineChars="0"/>
        <w:rPr>
          <w:b/>
        </w:rPr>
      </w:pPr>
      <w:r w:rsidRPr="009A223D">
        <w:rPr>
          <w:rFonts w:hint="eastAsia"/>
          <w:b/>
        </w:rPr>
        <w:t>云基础设施层（</w:t>
      </w:r>
      <w:r w:rsidRPr="009A223D">
        <w:rPr>
          <w:rFonts w:hint="eastAsia"/>
          <w:b/>
        </w:rPr>
        <w:t>Infrastructure</w:t>
      </w:r>
      <w:r w:rsidRPr="009A223D">
        <w:rPr>
          <w:b/>
        </w:rPr>
        <w:t xml:space="preserve"> </w:t>
      </w:r>
      <w:r w:rsidRPr="009A223D">
        <w:rPr>
          <w:rFonts w:hint="eastAsia"/>
          <w:b/>
        </w:rPr>
        <w:t>as</w:t>
      </w:r>
      <w:r w:rsidRPr="009A223D">
        <w:rPr>
          <w:b/>
        </w:rPr>
        <w:t xml:space="preserve"> </w:t>
      </w:r>
      <w:r w:rsidRPr="009A223D">
        <w:rPr>
          <w:rFonts w:hint="eastAsia"/>
          <w:b/>
        </w:rPr>
        <w:t>a</w:t>
      </w:r>
      <w:r w:rsidRPr="009A223D">
        <w:rPr>
          <w:b/>
        </w:rPr>
        <w:t xml:space="preserve"> </w:t>
      </w:r>
      <w:r w:rsidRPr="009A223D">
        <w:rPr>
          <w:rFonts w:hint="eastAsia"/>
          <w:b/>
        </w:rPr>
        <w:t>Service</w:t>
      </w:r>
      <w:r w:rsidRPr="009A223D">
        <w:rPr>
          <w:rFonts w:hint="eastAsia"/>
          <w:b/>
        </w:rPr>
        <w:t>，基础设施即服务）</w:t>
      </w:r>
    </w:p>
    <w:p w14:paraId="0F705F2D" w14:textId="77777777" w:rsidR="00AD050D" w:rsidRPr="009A223D" w:rsidRDefault="00AD050D" w:rsidP="00351EEA">
      <w:pPr>
        <w:pStyle w:val="affa"/>
        <w:numPr>
          <w:ilvl w:val="0"/>
          <w:numId w:val="12"/>
        </w:numPr>
        <w:spacing w:line="360" w:lineRule="auto"/>
        <w:ind w:firstLineChars="0"/>
        <w:rPr>
          <w:b/>
        </w:rPr>
      </w:pPr>
      <w:r w:rsidRPr="009A223D">
        <w:rPr>
          <w:rFonts w:hint="eastAsia"/>
          <w:b/>
        </w:rPr>
        <w:t>测试支撑平台层（</w:t>
      </w:r>
      <w:r w:rsidRPr="009A223D">
        <w:rPr>
          <w:rFonts w:hint="eastAsia"/>
          <w:b/>
        </w:rPr>
        <w:t>Platform</w:t>
      </w:r>
      <w:r w:rsidRPr="009A223D">
        <w:rPr>
          <w:b/>
        </w:rPr>
        <w:t xml:space="preserve"> </w:t>
      </w:r>
      <w:r w:rsidRPr="009A223D">
        <w:rPr>
          <w:rFonts w:hint="eastAsia"/>
          <w:b/>
        </w:rPr>
        <w:t>as</w:t>
      </w:r>
      <w:r w:rsidRPr="009A223D">
        <w:rPr>
          <w:b/>
        </w:rPr>
        <w:t xml:space="preserve"> </w:t>
      </w:r>
      <w:r w:rsidRPr="009A223D">
        <w:rPr>
          <w:rFonts w:hint="eastAsia"/>
          <w:b/>
        </w:rPr>
        <w:t>a</w:t>
      </w:r>
      <w:r w:rsidRPr="009A223D">
        <w:rPr>
          <w:b/>
        </w:rPr>
        <w:t xml:space="preserve"> </w:t>
      </w:r>
      <w:r w:rsidRPr="009A223D">
        <w:rPr>
          <w:rFonts w:hint="eastAsia"/>
          <w:b/>
        </w:rPr>
        <w:t>Service</w:t>
      </w:r>
      <w:r w:rsidRPr="009A223D">
        <w:rPr>
          <w:rFonts w:hint="eastAsia"/>
          <w:b/>
        </w:rPr>
        <w:t>，平台即服务）</w:t>
      </w:r>
    </w:p>
    <w:p w14:paraId="6500048E" w14:textId="77777777" w:rsidR="00AD050D" w:rsidRPr="009A223D" w:rsidRDefault="00AD050D" w:rsidP="00351EEA">
      <w:pPr>
        <w:pStyle w:val="affa"/>
        <w:numPr>
          <w:ilvl w:val="0"/>
          <w:numId w:val="12"/>
        </w:numPr>
        <w:spacing w:line="360" w:lineRule="auto"/>
        <w:ind w:firstLineChars="0"/>
        <w:rPr>
          <w:b/>
        </w:rPr>
      </w:pPr>
      <w:r w:rsidRPr="009A223D">
        <w:rPr>
          <w:rFonts w:hint="eastAsia"/>
          <w:b/>
        </w:rPr>
        <w:t>测试应用层</w:t>
      </w:r>
      <w:r w:rsidRPr="009A223D">
        <w:rPr>
          <w:rFonts w:hint="eastAsia"/>
          <w:b/>
        </w:rPr>
        <w:t>SaaS</w:t>
      </w:r>
      <w:r w:rsidRPr="009A223D">
        <w:rPr>
          <w:rFonts w:hint="eastAsia"/>
          <w:b/>
        </w:rPr>
        <w:t>（</w:t>
      </w:r>
      <w:r w:rsidRPr="009A223D">
        <w:rPr>
          <w:rFonts w:hint="eastAsia"/>
          <w:b/>
        </w:rPr>
        <w:t>Software</w:t>
      </w:r>
      <w:r w:rsidRPr="009A223D">
        <w:rPr>
          <w:b/>
        </w:rPr>
        <w:t xml:space="preserve"> </w:t>
      </w:r>
      <w:r w:rsidRPr="009A223D">
        <w:rPr>
          <w:rFonts w:hint="eastAsia"/>
          <w:b/>
        </w:rPr>
        <w:t>as</w:t>
      </w:r>
      <w:r w:rsidRPr="009A223D">
        <w:rPr>
          <w:b/>
        </w:rPr>
        <w:t xml:space="preserve"> </w:t>
      </w:r>
      <w:r w:rsidRPr="009A223D">
        <w:rPr>
          <w:rFonts w:hint="eastAsia"/>
          <w:b/>
        </w:rPr>
        <w:t>a</w:t>
      </w:r>
      <w:r w:rsidRPr="009A223D">
        <w:rPr>
          <w:b/>
        </w:rPr>
        <w:t xml:space="preserve"> </w:t>
      </w:r>
      <w:r w:rsidRPr="009A223D">
        <w:rPr>
          <w:rFonts w:hint="eastAsia"/>
          <w:b/>
        </w:rPr>
        <w:t>Service</w:t>
      </w:r>
      <w:r w:rsidRPr="009A223D">
        <w:rPr>
          <w:rFonts w:hint="eastAsia"/>
          <w:b/>
        </w:rPr>
        <w:t>，软件即服务）</w:t>
      </w:r>
    </w:p>
    <w:p w14:paraId="4CBBB92A" w14:textId="77777777" w:rsidR="00AD050D" w:rsidRPr="009A223D" w:rsidRDefault="00AD050D" w:rsidP="00351EEA">
      <w:pPr>
        <w:pStyle w:val="affa"/>
        <w:numPr>
          <w:ilvl w:val="0"/>
          <w:numId w:val="12"/>
        </w:numPr>
        <w:spacing w:line="360" w:lineRule="auto"/>
        <w:ind w:firstLineChars="0"/>
        <w:rPr>
          <w:b/>
        </w:rPr>
      </w:pPr>
      <w:r w:rsidRPr="009A223D">
        <w:rPr>
          <w:rFonts w:hint="eastAsia"/>
          <w:b/>
        </w:rPr>
        <w:t>云桌面端机层</w:t>
      </w:r>
    </w:p>
    <w:p w14:paraId="58BB6A94" w14:textId="77777777" w:rsidR="00AD050D" w:rsidRPr="009A223D" w:rsidRDefault="00AD050D" w:rsidP="00351EEA">
      <w:pPr>
        <w:pStyle w:val="affa"/>
        <w:spacing w:line="360" w:lineRule="auto"/>
        <w:ind w:firstLine="482"/>
      </w:pPr>
      <w:r w:rsidRPr="009A223D">
        <w:rPr>
          <w:rFonts w:hint="eastAsia"/>
          <w:b/>
        </w:rPr>
        <w:t>通过五层的架构设计，确保了系统具有较高的架构先进性，符合云平台与云计算的结构规范，确保系统能够满足非嵌入式软件测评需求、指挥信息系统软件全系统测试需求、典型</w:t>
      </w:r>
      <w:r w:rsidRPr="009A223D">
        <w:rPr>
          <w:rFonts w:hint="eastAsia"/>
          <w:b/>
        </w:rPr>
        <w:t>FPGA</w:t>
      </w:r>
      <w:r w:rsidRPr="009A223D">
        <w:rPr>
          <w:rFonts w:hint="eastAsia"/>
          <w:b/>
        </w:rPr>
        <w:t>软件的混合仿真验证需求和软件资产管理需求。</w:t>
      </w:r>
    </w:p>
    <w:p w14:paraId="28F4A64E" w14:textId="77777777" w:rsidR="00AD050D" w:rsidRDefault="00AD050D" w:rsidP="00351EEA">
      <w:pPr>
        <w:pStyle w:val="affa"/>
        <w:spacing w:line="360" w:lineRule="auto"/>
        <w:ind w:firstLine="480"/>
      </w:pPr>
    </w:p>
    <w:p w14:paraId="4C9CBF73" w14:textId="77777777" w:rsidR="00AD050D" w:rsidRDefault="00AD050D" w:rsidP="00351EEA">
      <w:pPr>
        <w:pStyle w:val="3"/>
      </w:pPr>
      <w:r w:rsidRPr="00E84466">
        <w:rPr>
          <w:rFonts w:hint="eastAsia"/>
        </w:rPr>
        <w:t>云基础硬件资源</w:t>
      </w:r>
      <w:r>
        <w:rPr>
          <w:rFonts w:hint="eastAsia"/>
        </w:rPr>
        <w:t>满足情况</w:t>
      </w:r>
    </w:p>
    <w:p w14:paraId="346972B3" w14:textId="77777777" w:rsidR="00AD050D" w:rsidRDefault="00AD050D" w:rsidP="00351EEA">
      <w:pPr>
        <w:pStyle w:val="4"/>
      </w:pPr>
      <w:r w:rsidRPr="00E84466">
        <w:rPr>
          <w:rFonts w:hint="eastAsia"/>
        </w:rPr>
        <w:t>设计原则和要求</w:t>
      </w:r>
      <w:r>
        <w:rPr>
          <w:rFonts w:hint="eastAsia"/>
        </w:rPr>
        <w:t>满足情况</w:t>
      </w:r>
    </w:p>
    <w:p w14:paraId="4C620149" w14:textId="77777777" w:rsidR="00AD050D" w:rsidRPr="002F7E2A" w:rsidRDefault="00AD050D" w:rsidP="00351EEA">
      <w:pPr>
        <w:pStyle w:val="affa"/>
        <w:spacing w:line="360" w:lineRule="auto"/>
        <w:ind w:firstLine="480"/>
      </w:pPr>
      <w:r w:rsidRPr="002F7E2A">
        <w:rPr>
          <w:rFonts w:hint="eastAsia"/>
        </w:rPr>
        <w:t>1.</w:t>
      </w:r>
      <w:r w:rsidRPr="002F7E2A">
        <w:rPr>
          <w:rFonts w:hint="eastAsia"/>
        </w:rPr>
        <w:t>安全性可靠性</w:t>
      </w:r>
      <w:r>
        <w:rPr>
          <w:rFonts w:hint="eastAsia"/>
        </w:rPr>
        <w:t>满足情况</w:t>
      </w:r>
    </w:p>
    <w:p w14:paraId="66D83990" w14:textId="77777777" w:rsidR="00AD050D" w:rsidRDefault="00AD050D" w:rsidP="00351EEA">
      <w:pPr>
        <w:pStyle w:val="affa"/>
        <w:spacing w:line="360" w:lineRule="auto"/>
        <w:ind w:firstLine="480"/>
      </w:pPr>
      <w:r w:rsidRPr="002F7E2A">
        <w:rPr>
          <w:rFonts w:hint="eastAsia"/>
        </w:rPr>
        <w:t>高可靠性是云基础硬件资源的关键</w:t>
      </w:r>
      <w:r w:rsidRPr="002F7E2A">
        <w:rPr>
          <w:rFonts w:hint="eastAsia"/>
        </w:rPr>
        <w:t>,</w:t>
      </w:r>
      <w:r w:rsidRPr="002F7E2A">
        <w:rPr>
          <w:rFonts w:hint="eastAsia"/>
        </w:rPr>
        <w:t>不允许出现服务中断类故障</w:t>
      </w:r>
      <w:r>
        <w:rPr>
          <w:rFonts w:hint="eastAsia"/>
        </w:rPr>
        <w:t>，</w:t>
      </w:r>
      <w:r w:rsidRPr="002F7E2A">
        <w:rPr>
          <w:rFonts w:hint="eastAsia"/>
        </w:rPr>
        <w:t>在云基础硬件资源的总体布局、结构设计、设备选型、日常维护等各个方面均需</w:t>
      </w:r>
      <w:r w:rsidRPr="002F7E2A">
        <w:t>进行可靠性的设计</w:t>
      </w:r>
      <w:r w:rsidRPr="002F7E2A">
        <w:rPr>
          <w:rFonts w:hint="eastAsia"/>
        </w:rPr>
        <w:t>，</w:t>
      </w:r>
      <w:r w:rsidRPr="002F7E2A">
        <w:t>在关键核心设备采用硬件备份</w:t>
      </w:r>
      <w:r w:rsidRPr="002F7E2A">
        <w:rPr>
          <w:rFonts w:hint="eastAsia"/>
        </w:rPr>
        <w:t>、</w:t>
      </w:r>
      <w:r w:rsidRPr="002F7E2A">
        <w:t>冗余等可靠性技</w:t>
      </w:r>
      <w:r w:rsidRPr="002F7E2A">
        <w:rPr>
          <w:rFonts w:hint="eastAsia"/>
        </w:rPr>
        <w:t>术的基础上</w:t>
      </w:r>
      <w:r>
        <w:rPr>
          <w:rFonts w:hint="eastAsia"/>
        </w:rPr>
        <w:t>，</w:t>
      </w:r>
      <w:r w:rsidRPr="002F7E2A">
        <w:rPr>
          <w:rFonts w:hint="eastAsia"/>
        </w:rPr>
        <w:t>采用相关的软件技术提供较强的管理机制、控制手段和事故监控与安全保密等技术措施提高安全性。</w:t>
      </w:r>
    </w:p>
    <w:p w14:paraId="102546AC" w14:textId="77777777" w:rsidR="00AD050D" w:rsidRDefault="00AD050D" w:rsidP="00351EEA">
      <w:pPr>
        <w:pStyle w:val="affa"/>
        <w:spacing w:line="360" w:lineRule="auto"/>
        <w:ind w:firstLine="480"/>
      </w:pPr>
    </w:p>
    <w:p w14:paraId="0114E38B" w14:textId="77777777" w:rsidR="00AD050D" w:rsidRPr="00682B51" w:rsidRDefault="00AD050D" w:rsidP="00351EEA">
      <w:pPr>
        <w:pStyle w:val="affa"/>
        <w:spacing w:line="360" w:lineRule="auto"/>
        <w:ind w:firstLine="482"/>
        <w:rPr>
          <w:b/>
        </w:rPr>
      </w:pPr>
      <w:r w:rsidRPr="00682B51">
        <w:rPr>
          <w:rFonts w:hint="eastAsia"/>
          <w:b/>
        </w:rPr>
        <w:t>应答：满足。</w:t>
      </w:r>
    </w:p>
    <w:p w14:paraId="196A01AC" w14:textId="77777777" w:rsidR="00AD050D" w:rsidRDefault="00AD050D" w:rsidP="00351EEA">
      <w:pPr>
        <w:pStyle w:val="affa"/>
        <w:spacing w:line="360" w:lineRule="auto"/>
        <w:ind w:firstLine="480"/>
      </w:pPr>
    </w:p>
    <w:p w14:paraId="12CEE37A" w14:textId="77777777" w:rsidR="00AD050D" w:rsidRPr="002F7E2A" w:rsidRDefault="00AD050D" w:rsidP="00351EEA">
      <w:pPr>
        <w:pStyle w:val="affa"/>
        <w:spacing w:line="360" w:lineRule="auto"/>
        <w:ind w:firstLine="480"/>
      </w:pPr>
    </w:p>
    <w:p w14:paraId="25F982F2" w14:textId="77777777" w:rsidR="00AD050D" w:rsidRPr="002F7E2A" w:rsidRDefault="00AD050D" w:rsidP="00351EEA">
      <w:pPr>
        <w:pStyle w:val="affa"/>
        <w:spacing w:line="360" w:lineRule="auto"/>
        <w:ind w:firstLine="480"/>
      </w:pPr>
      <w:r w:rsidRPr="002F7E2A">
        <w:rPr>
          <w:rFonts w:hint="eastAsia"/>
        </w:rPr>
        <w:t>2.</w:t>
      </w:r>
      <w:r w:rsidRPr="002F7E2A">
        <w:rPr>
          <w:rFonts w:hint="eastAsia"/>
        </w:rPr>
        <w:t>可扩展性</w:t>
      </w:r>
      <w:r>
        <w:rPr>
          <w:rFonts w:hint="eastAsia"/>
        </w:rPr>
        <w:t>满足情况</w:t>
      </w:r>
    </w:p>
    <w:p w14:paraId="702141E9" w14:textId="77777777" w:rsidR="00AD050D" w:rsidRDefault="00AD050D" w:rsidP="00351EEA">
      <w:pPr>
        <w:pStyle w:val="affa"/>
        <w:spacing w:line="360" w:lineRule="auto"/>
        <w:ind w:firstLine="480"/>
      </w:pPr>
      <w:r w:rsidRPr="002F7E2A">
        <w:rPr>
          <w:rFonts w:hint="eastAsia"/>
        </w:rPr>
        <w:t>云基础硬件资源的设计中</w:t>
      </w:r>
      <w:r w:rsidRPr="002F7E2A">
        <w:rPr>
          <w:rFonts w:hint="eastAsia"/>
        </w:rPr>
        <w:t>,</w:t>
      </w:r>
      <w:r w:rsidRPr="002F7E2A">
        <w:rPr>
          <w:rFonts w:hint="eastAsia"/>
        </w:rPr>
        <w:t>要充分考虑测试云平台建设的后续扩展需求预留灵活的扩展能力。不仅在机</w:t>
      </w:r>
      <w:r>
        <w:rPr>
          <w:rFonts w:hint="eastAsia"/>
        </w:rPr>
        <w:t>柜</w:t>
      </w:r>
      <w:r w:rsidRPr="002F7E2A">
        <w:rPr>
          <w:rFonts w:hint="eastAsia"/>
        </w:rPr>
        <w:t>中预留足够的空间</w:t>
      </w:r>
      <w:r w:rsidRPr="002F7E2A">
        <w:rPr>
          <w:rFonts w:hint="eastAsia"/>
        </w:rPr>
        <w:t>,</w:t>
      </w:r>
      <w:r w:rsidRPr="002F7E2A">
        <w:rPr>
          <w:rFonts w:hint="eastAsia"/>
        </w:rPr>
        <w:t>还要综合考虑未来扩展设备的环境保</w:t>
      </w:r>
      <w:r>
        <w:rPr>
          <w:rFonts w:hint="eastAsia"/>
        </w:rPr>
        <w:t>障</w:t>
      </w:r>
      <w:r w:rsidRPr="002F7E2A">
        <w:rPr>
          <w:rFonts w:hint="eastAsia"/>
        </w:rPr>
        <w:t>需求、网络互连需求</w:t>
      </w:r>
      <w:r>
        <w:rPr>
          <w:rFonts w:hint="eastAsia"/>
        </w:rPr>
        <w:t>，</w:t>
      </w:r>
      <w:r w:rsidRPr="002F7E2A">
        <w:rPr>
          <w:rFonts w:hint="eastAsia"/>
        </w:rPr>
        <w:t>要保证整个基础硬件资源可灵活进行模块化扩展。</w:t>
      </w:r>
    </w:p>
    <w:p w14:paraId="46EA6E7C" w14:textId="77777777" w:rsidR="00AD050D" w:rsidRDefault="00AD050D" w:rsidP="00351EEA">
      <w:pPr>
        <w:pStyle w:val="affa"/>
        <w:spacing w:line="360" w:lineRule="auto"/>
        <w:ind w:firstLine="480"/>
      </w:pPr>
    </w:p>
    <w:p w14:paraId="2A9D5D65" w14:textId="77777777" w:rsidR="00AD050D" w:rsidRPr="00682B51" w:rsidRDefault="00AD050D" w:rsidP="00351EEA">
      <w:pPr>
        <w:pStyle w:val="affa"/>
        <w:spacing w:line="360" w:lineRule="auto"/>
        <w:ind w:firstLine="482"/>
        <w:rPr>
          <w:b/>
        </w:rPr>
      </w:pPr>
      <w:r w:rsidRPr="00682B51">
        <w:rPr>
          <w:rFonts w:hint="eastAsia"/>
          <w:b/>
        </w:rPr>
        <w:t>应答：满足。</w:t>
      </w:r>
    </w:p>
    <w:p w14:paraId="7214B711" w14:textId="77777777" w:rsidR="00AD050D" w:rsidRDefault="00AD050D" w:rsidP="00351EEA">
      <w:pPr>
        <w:pStyle w:val="affa"/>
        <w:spacing w:line="360" w:lineRule="auto"/>
        <w:ind w:firstLine="480"/>
      </w:pPr>
    </w:p>
    <w:p w14:paraId="1FBFFD0A" w14:textId="77777777" w:rsidR="00AD050D" w:rsidRPr="002F7E2A" w:rsidRDefault="00AD050D" w:rsidP="00351EEA">
      <w:pPr>
        <w:pStyle w:val="affa"/>
        <w:spacing w:line="360" w:lineRule="auto"/>
        <w:ind w:firstLine="480"/>
      </w:pPr>
    </w:p>
    <w:p w14:paraId="235B37D6" w14:textId="77777777" w:rsidR="00AD050D" w:rsidRPr="002F7E2A" w:rsidRDefault="00AD050D" w:rsidP="00351EEA">
      <w:pPr>
        <w:pStyle w:val="affa"/>
        <w:spacing w:line="360" w:lineRule="auto"/>
        <w:ind w:firstLine="480"/>
      </w:pPr>
      <w:r w:rsidRPr="002F7E2A">
        <w:t>3.</w:t>
      </w:r>
      <w:r w:rsidRPr="002F7E2A">
        <w:rPr>
          <w:rFonts w:hint="eastAsia"/>
        </w:rPr>
        <w:t>标准化</w:t>
      </w:r>
      <w:r>
        <w:rPr>
          <w:rFonts w:hint="eastAsia"/>
        </w:rPr>
        <w:t>满足情况</w:t>
      </w:r>
    </w:p>
    <w:p w14:paraId="7D79BFFD" w14:textId="77777777" w:rsidR="00AD050D" w:rsidRDefault="00AD050D" w:rsidP="00351EEA">
      <w:pPr>
        <w:pStyle w:val="affa"/>
        <w:spacing w:line="360" w:lineRule="auto"/>
        <w:ind w:firstLine="480"/>
      </w:pPr>
      <w:r w:rsidRPr="002F7E2A">
        <w:rPr>
          <w:rFonts w:hint="eastAsia"/>
        </w:rPr>
        <w:t>在云基础硬件资源结构设计时</w:t>
      </w:r>
      <w:r>
        <w:rPr>
          <w:rFonts w:hint="eastAsia"/>
        </w:rPr>
        <w:t>，</w:t>
      </w:r>
      <w:r w:rsidRPr="002F7E2A">
        <w:rPr>
          <w:rFonts w:hint="eastAsia"/>
        </w:rPr>
        <w:t>要符合国家颁布的有关标准的要求</w:t>
      </w:r>
      <w:r>
        <w:rPr>
          <w:rFonts w:hint="eastAsia"/>
        </w:rPr>
        <w:t>，</w:t>
      </w:r>
      <w:r w:rsidRPr="002F7E2A">
        <w:rPr>
          <w:rFonts w:hint="eastAsia"/>
        </w:rPr>
        <w:t>包括各种建筑、机房的设计标准</w:t>
      </w:r>
      <w:r>
        <w:rPr>
          <w:rFonts w:hint="eastAsia"/>
        </w:rPr>
        <w:t>，</w:t>
      </w:r>
      <w:r w:rsidRPr="002F7E2A">
        <w:rPr>
          <w:rFonts w:hint="eastAsia"/>
        </w:rPr>
        <w:t>电力电气保障标准以及计算机网络标准。</w:t>
      </w:r>
    </w:p>
    <w:p w14:paraId="42C75667" w14:textId="77777777" w:rsidR="00AD050D" w:rsidRDefault="00AD050D" w:rsidP="00351EEA">
      <w:pPr>
        <w:pStyle w:val="affa"/>
        <w:spacing w:line="360" w:lineRule="auto"/>
        <w:ind w:firstLine="480"/>
      </w:pPr>
    </w:p>
    <w:p w14:paraId="744A933E" w14:textId="77777777" w:rsidR="00AD050D" w:rsidRPr="00682B51" w:rsidRDefault="00AD050D" w:rsidP="00351EEA">
      <w:pPr>
        <w:pStyle w:val="affa"/>
        <w:spacing w:line="360" w:lineRule="auto"/>
        <w:ind w:firstLine="482"/>
        <w:rPr>
          <w:b/>
        </w:rPr>
      </w:pPr>
      <w:r w:rsidRPr="00682B51">
        <w:rPr>
          <w:rFonts w:hint="eastAsia"/>
          <w:b/>
        </w:rPr>
        <w:t>应答：满足。</w:t>
      </w:r>
    </w:p>
    <w:p w14:paraId="6BFFABF4" w14:textId="77777777" w:rsidR="00AD050D" w:rsidRDefault="00AD050D" w:rsidP="00351EEA">
      <w:pPr>
        <w:pStyle w:val="affa"/>
        <w:spacing w:line="360" w:lineRule="auto"/>
        <w:ind w:firstLine="480"/>
      </w:pPr>
    </w:p>
    <w:p w14:paraId="4A74A85A" w14:textId="77777777" w:rsidR="00AD050D" w:rsidRPr="002F7E2A" w:rsidRDefault="00AD050D" w:rsidP="00351EEA">
      <w:pPr>
        <w:pStyle w:val="affa"/>
        <w:spacing w:line="360" w:lineRule="auto"/>
        <w:ind w:firstLine="480"/>
      </w:pPr>
    </w:p>
    <w:p w14:paraId="786B5025" w14:textId="77777777" w:rsidR="00AD050D" w:rsidRPr="002F7E2A" w:rsidRDefault="00AD050D" w:rsidP="00351EEA">
      <w:pPr>
        <w:pStyle w:val="affa"/>
        <w:spacing w:line="360" w:lineRule="auto"/>
        <w:ind w:firstLine="480"/>
      </w:pPr>
      <w:r w:rsidRPr="002F7E2A">
        <w:rPr>
          <w:rFonts w:hint="eastAsia"/>
        </w:rPr>
        <w:t>4.</w:t>
      </w:r>
      <w:r w:rsidRPr="002F7E2A">
        <w:rPr>
          <w:rFonts w:hint="eastAsia"/>
        </w:rPr>
        <w:t>可管理性</w:t>
      </w:r>
      <w:r>
        <w:rPr>
          <w:rFonts w:hint="eastAsia"/>
        </w:rPr>
        <w:t>满足情况</w:t>
      </w:r>
    </w:p>
    <w:p w14:paraId="47EE9846" w14:textId="77777777" w:rsidR="00AD050D" w:rsidRDefault="00AD050D" w:rsidP="00351EEA">
      <w:pPr>
        <w:pStyle w:val="affa"/>
        <w:spacing w:line="360" w:lineRule="auto"/>
        <w:ind w:firstLine="480"/>
      </w:pPr>
      <w:r w:rsidRPr="002F7E2A">
        <w:rPr>
          <w:rFonts w:hint="eastAsia"/>
        </w:rPr>
        <w:t>在云基础硬件资源的设计中</w:t>
      </w:r>
      <w:r>
        <w:rPr>
          <w:rFonts w:hint="eastAsia"/>
        </w:rPr>
        <w:t>，</w:t>
      </w:r>
      <w:r w:rsidRPr="002F7E2A">
        <w:rPr>
          <w:rFonts w:hint="eastAsia"/>
        </w:rPr>
        <w:t>建立一套全面、完善的管理和监控系统。所选用的设备应具有智能化、可管理的功能</w:t>
      </w:r>
      <w:r>
        <w:rPr>
          <w:rFonts w:hint="eastAsia"/>
        </w:rPr>
        <w:t>，</w:t>
      </w:r>
      <w:r w:rsidRPr="002F7E2A">
        <w:rPr>
          <w:rFonts w:hint="eastAsia"/>
        </w:rPr>
        <w:t>同时采用先进的管理监控系统</w:t>
      </w:r>
      <w:r>
        <w:rPr>
          <w:rFonts w:hint="eastAsia"/>
        </w:rPr>
        <w:t>，</w:t>
      </w:r>
      <w:r w:rsidRPr="002F7E2A">
        <w:rPr>
          <w:rFonts w:hint="eastAsia"/>
        </w:rPr>
        <w:t>实时监控和监测整个云基础硬件资源的运行状况</w:t>
      </w:r>
      <w:r>
        <w:rPr>
          <w:rFonts w:hint="eastAsia"/>
        </w:rPr>
        <w:t>，</w:t>
      </w:r>
      <w:r w:rsidRPr="002F7E2A">
        <w:rPr>
          <w:rFonts w:hint="eastAsia"/>
        </w:rPr>
        <w:t>确保迅速定位故障</w:t>
      </w:r>
      <w:r>
        <w:rPr>
          <w:rFonts w:hint="eastAsia"/>
        </w:rPr>
        <w:t>，</w:t>
      </w:r>
      <w:r w:rsidRPr="002F7E2A">
        <w:rPr>
          <w:rFonts w:hint="eastAsia"/>
        </w:rPr>
        <w:t>为云基</w:t>
      </w:r>
      <w:r>
        <w:rPr>
          <w:rFonts w:hint="eastAsia"/>
        </w:rPr>
        <w:t>础</w:t>
      </w:r>
      <w:r w:rsidRPr="002F7E2A">
        <w:rPr>
          <w:rFonts w:hint="eastAsia"/>
        </w:rPr>
        <w:t>硬件资源的安全、可靠的运行提供有力保障。</w:t>
      </w:r>
    </w:p>
    <w:p w14:paraId="27548096" w14:textId="77777777" w:rsidR="00AD050D" w:rsidRDefault="00AD050D" w:rsidP="00351EEA">
      <w:pPr>
        <w:pStyle w:val="affa"/>
        <w:spacing w:line="360" w:lineRule="auto"/>
        <w:ind w:firstLine="480"/>
      </w:pPr>
    </w:p>
    <w:p w14:paraId="6FD5B515" w14:textId="77777777" w:rsidR="00AD050D" w:rsidRPr="00682B51" w:rsidRDefault="00AD050D" w:rsidP="00351EEA">
      <w:pPr>
        <w:pStyle w:val="affa"/>
        <w:spacing w:line="360" w:lineRule="auto"/>
        <w:ind w:firstLine="482"/>
        <w:rPr>
          <w:b/>
        </w:rPr>
      </w:pPr>
      <w:r w:rsidRPr="00682B51">
        <w:rPr>
          <w:rFonts w:hint="eastAsia"/>
          <w:b/>
        </w:rPr>
        <w:t>应答：满足。</w:t>
      </w:r>
    </w:p>
    <w:p w14:paraId="7490E87A" w14:textId="77777777" w:rsidR="00AD050D" w:rsidRDefault="00AD050D" w:rsidP="00351EEA">
      <w:pPr>
        <w:pStyle w:val="affa"/>
        <w:spacing w:line="360" w:lineRule="auto"/>
        <w:ind w:firstLine="480"/>
      </w:pPr>
    </w:p>
    <w:p w14:paraId="76338847" w14:textId="77777777" w:rsidR="00AD050D" w:rsidRPr="002F7E2A" w:rsidRDefault="00AD050D" w:rsidP="00351EEA">
      <w:pPr>
        <w:pStyle w:val="affa"/>
        <w:spacing w:line="360" w:lineRule="auto"/>
        <w:ind w:firstLine="480"/>
      </w:pPr>
    </w:p>
    <w:p w14:paraId="320004A7" w14:textId="77777777" w:rsidR="00AD050D" w:rsidRDefault="00AD050D" w:rsidP="00351EEA">
      <w:pPr>
        <w:pStyle w:val="4"/>
      </w:pPr>
      <w:r w:rsidRPr="00F05024">
        <w:rPr>
          <w:rFonts w:hint="eastAsia"/>
        </w:rPr>
        <w:t>设备组成</w:t>
      </w:r>
      <w:r>
        <w:rPr>
          <w:rFonts w:hint="eastAsia"/>
        </w:rPr>
        <w:t>满足情况</w:t>
      </w:r>
    </w:p>
    <w:p w14:paraId="45BF540F" w14:textId="77777777" w:rsidR="00AD050D" w:rsidRPr="002F7E2A" w:rsidRDefault="00AD050D" w:rsidP="00351EEA">
      <w:pPr>
        <w:pStyle w:val="affa"/>
        <w:spacing w:line="360" w:lineRule="auto"/>
        <w:ind w:firstLine="480"/>
      </w:pPr>
      <w:r w:rsidRPr="002F7E2A">
        <w:rPr>
          <w:rFonts w:hint="eastAsia"/>
        </w:rPr>
        <w:t>1.</w:t>
      </w:r>
      <w:r w:rsidRPr="002F7E2A">
        <w:rPr>
          <w:rFonts w:hint="eastAsia"/>
        </w:rPr>
        <w:t>服务器及网络接口设备</w:t>
      </w:r>
      <w:r>
        <w:rPr>
          <w:rFonts w:hint="eastAsia"/>
        </w:rPr>
        <w:t>满足情况</w:t>
      </w:r>
    </w:p>
    <w:p w14:paraId="580891AC" w14:textId="77777777" w:rsidR="00AD050D" w:rsidRDefault="00AD050D" w:rsidP="00351EEA">
      <w:pPr>
        <w:pStyle w:val="affa"/>
        <w:spacing w:line="360" w:lineRule="auto"/>
        <w:ind w:firstLine="480"/>
      </w:pPr>
      <w:r w:rsidRPr="002F7E2A">
        <w:rPr>
          <w:rFonts w:hint="eastAsia"/>
        </w:rPr>
        <w:t>主要由</w:t>
      </w:r>
      <w:r w:rsidRPr="002F7E2A">
        <w:rPr>
          <w:rFonts w:hint="eastAsia"/>
        </w:rPr>
        <w:t>13</w:t>
      </w:r>
      <w:r w:rsidRPr="002F7E2A">
        <w:rPr>
          <w:rFonts w:hint="eastAsia"/>
        </w:rPr>
        <w:t>台华为高性能服务器和</w:t>
      </w:r>
      <w:r w:rsidRPr="002F7E2A">
        <w:rPr>
          <w:rFonts w:hint="eastAsia"/>
        </w:rPr>
        <w:t>3</w:t>
      </w:r>
      <w:r w:rsidRPr="002F7E2A">
        <w:rPr>
          <w:rFonts w:hint="eastAsia"/>
        </w:rPr>
        <w:t>台交换机等组成</w:t>
      </w:r>
      <w:r>
        <w:rPr>
          <w:rFonts w:hint="eastAsia"/>
        </w:rPr>
        <w:t>，</w:t>
      </w:r>
      <w:r w:rsidRPr="002F7E2A">
        <w:rPr>
          <w:rFonts w:hint="eastAsia"/>
        </w:rPr>
        <w:t>主要提供</w:t>
      </w:r>
      <w:r w:rsidRPr="002F7E2A">
        <w:rPr>
          <w:rFonts w:hint="eastAsia"/>
        </w:rPr>
        <w:t>CPU</w:t>
      </w:r>
      <w:r w:rsidRPr="002F7E2A">
        <w:rPr>
          <w:rFonts w:hint="eastAsia"/>
        </w:rPr>
        <w:t>、内存、硬盘、网络、接口等云基础硬件资源。</w:t>
      </w:r>
    </w:p>
    <w:p w14:paraId="5BC96599" w14:textId="77777777" w:rsidR="00AD050D" w:rsidRDefault="00AD050D" w:rsidP="00351EEA">
      <w:pPr>
        <w:pStyle w:val="affa"/>
        <w:spacing w:line="360" w:lineRule="auto"/>
        <w:ind w:firstLine="480"/>
      </w:pPr>
    </w:p>
    <w:p w14:paraId="584B90EC" w14:textId="77777777" w:rsidR="00AD050D" w:rsidRPr="00682B51" w:rsidRDefault="00AD050D" w:rsidP="00351EEA">
      <w:pPr>
        <w:pStyle w:val="affa"/>
        <w:spacing w:line="360" w:lineRule="auto"/>
        <w:ind w:firstLine="482"/>
        <w:rPr>
          <w:b/>
        </w:rPr>
      </w:pPr>
      <w:r w:rsidRPr="00682B51">
        <w:rPr>
          <w:rFonts w:hint="eastAsia"/>
          <w:b/>
        </w:rPr>
        <w:t>应答：满足。</w:t>
      </w:r>
    </w:p>
    <w:p w14:paraId="66038E9D" w14:textId="77777777" w:rsidR="00AD050D" w:rsidRPr="002F7E2A" w:rsidRDefault="00AD050D" w:rsidP="00351EEA">
      <w:pPr>
        <w:pStyle w:val="affa"/>
        <w:spacing w:line="360" w:lineRule="auto"/>
        <w:ind w:firstLine="480"/>
      </w:pPr>
    </w:p>
    <w:p w14:paraId="318317EB" w14:textId="77777777" w:rsidR="00AD050D" w:rsidRPr="002F7E2A" w:rsidRDefault="00AD050D" w:rsidP="00351EEA">
      <w:pPr>
        <w:pStyle w:val="affa"/>
        <w:spacing w:line="360" w:lineRule="auto"/>
        <w:ind w:firstLine="480"/>
      </w:pPr>
      <w:r w:rsidRPr="002F7E2A">
        <w:rPr>
          <w:rFonts w:hint="eastAsia"/>
        </w:rPr>
        <w:t>2.</w:t>
      </w:r>
      <w:r w:rsidRPr="002F7E2A">
        <w:rPr>
          <w:rFonts w:hint="eastAsia"/>
        </w:rPr>
        <w:t>端机系统</w:t>
      </w:r>
      <w:r>
        <w:rPr>
          <w:rFonts w:hint="eastAsia"/>
        </w:rPr>
        <w:t>满足情况</w:t>
      </w:r>
    </w:p>
    <w:p w14:paraId="0D396804" w14:textId="77777777" w:rsidR="00AD050D" w:rsidRDefault="00AD050D" w:rsidP="00351EEA">
      <w:pPr>
        <w:pStyle w:val="affa"/>
        <w:spacing w:line="360" w:lineRule="auto"/>
        <w:ind w:firstLine="480"/>
      </w:pPr>
      <w:r w:rsidRPr="002F7E2A">
        <w:rPr>
          <w:rFonts w:hint="eastAsia"/>
        </w:rPr>
        <w:t>规划建设</w:t>
      </w:r>
      <w:r w:rsidRPr="002F7E2A">
        <w:rPr>
          <w:rFonts w:hint="eastAsia"/>
        </w:rPr>
        <w:t>200</w:t>
      </w:r>
      <w:r w:rsidRPr="002F7E2A">
        <w:rPr>
          <w:rFonts w:hint="eastAsia"/>
        </w:rPr>
        <w:t>台端机</w:t>
      </w:r>
      <w:r>
        <w:rPr>
          <w:rFonts w:hint="eastAsia"/>
        </w:rPr>
        <w:t>，</w:t>
      </w:r>
      <w:r w:rsidRPr="002F7E2A">
        <w:rPr>
          <w:rFonts w:hint="eastAsia"/>
        </w:rPr>
        <w:t>本项目建设</w:t>
      </w:r>
      <w:r w:rsidRPr="002F7E2A">
        <w:rPr>
          <w:rFonts w:hint="eastAsia"/>
        </w:rPr>
        <w:t>20</w:t>
      </w:r>
      <w:r w:rsidRPr="002F7E2A">
        <w:rPr>
          <w:rFonts w:hint="eastAsia"/>
        </w:rPr>
        <w:t>台。每台端机包指端机主机、显示器、键盘和鼠标各</w:t>
      </w:r>
      <w:r w:rsidRPr="002F7E2A">
        <w:rPr>
          <w:rFonts w:hint="eastAsia"/>
        </w:rPr>
        <w:t>1</w:t>
      </w:r>
      <w:r w:rsidRPr="002F7E2A">
        <w:rPr>
          <w:rFonts w:hint="eastAsia"/>
        </w:rPr>
        <w:t>套。</w:t>
      </w:r>
    </w:p>
    <w:p w14:paraId="6E582C87" w14:textId="77777777" w:rsidR="00AD050D" w:rsidRDefault="00AD050D" w:rsidP="00351EEA">
      <w:pPr>
        <w:pStyle w:val="affa"/>
        <w:spacing w:line="360" w:lineRule="auto"/>
        <w:ind w:firstLine="480"/>
      </w:pPr>
    </w:p>
    <w:p w14:paraId="47B13765" w14:textId="77777777" w:rsidR="00AD050D" w:rsidRDefault="00AD050D" w:rsidP="00351EEA">
      <w:pPr>
        <w:pStyle w:val="affa"/>
        <w:spacing w:line="360" w:lineRule="auto"/>
        <w:ind w:firstLine="482"/>
      </w:pPr>
      <w:r w:rsidRPr="00682B51">
        <w:rPr>
          <w:rFonts w:hint="eastAsia"/>
          <w:b/>
        </w:rPr>
        <w:t>应答：满足。</w:t>
      </w:r>
    </w:p>
    <w:p w14:paraId="74A6FD5F" w14:textId="77777777" w:rsidR="00AD050D" w:rsidRPr="002F7E2A" w:rsidRDefault="00AD050D" w:rsidP="00351EEA">
      <w:pPr>
        <w:pStyle w:val="affa"/>
        <w:spacing w:line="360" w:lineRule="auto"/>
        <w:ind w:firstLine="480"/>
      </w:pPr>
    </w:p>
    <w:p w14:paraId="455323FE" w14:textId="77777777" w:rsidR="00AD050D" w:rsidRPr="002F7E2A" w:rsidRDefault="00AD050D" w:rsidP="00351EEA">
      <w:pPr>
        <w:pStyle w:val="affa"/>
        <w:spacing w:line="360" w:lineRule="auto"/>
        <w:ind w:firstLine="480"/>
      </w:pPr>
      <w:r w:rsidRPr="002F7E2A">
        <w:rPr>
          <w:rFonts w:hint="eastAsia"/>
        </w:rPr>
        <w:t>3.</w:t>
      </w:r>
      <w:r w:rsidRPr="002F7E2A">
        <w:rPr>
          <w:rFonts w:hint="eastAsia"/>
        </w:rPr>
        <w:t>机柜</w:t>
      </w:r>
      <w:r>
        <w:rPr>
          <w:rFonts w:hint="eastAsia"/>
        </w:rPr>
        <w:t>满足情况</w:t>
      </w:r>
    </w:p>
    <w:p w14:paraId="21989221" w14:textId="77777777" w:rsidR="00AD050D" w:rsidRDefault="00AD050D" w:rsidP="00351EEA">
      <w:pPr>
        <w:pStyle w:val="affa"/>
        <w:spacing w:line="360" w:lineRule="auto"/>
        <w:ind w:firstLine="480"/>
      </w:pPr>
      <w:r w:rsidRPr="002F7E2A">
        <w:rPr>
          <w:rFonts w:hint="eastAsia"/>
        </w:rPr>
        <w:t>选择符合</w:t>
      </w:r>
      <w:r w:rsidRPr="002F7E2A">
        <w:rPr>
          <w:rFonts w:hint="eastAsia"/>
        </w:rPr>
        <w:t>IEC( International Electro technical Commission)60297-1</w:t>
      </w:r>
      <w:r w:rsidRPr="002F7E2A">
        <w:rPr>
          <w:rFonts w:hint="eastAsia"/>
        </w:rPr>
        <w:t>标准的</w:t>
      </w:r>
      <w:r w:rsidRPr="002F7E2A">
        <w:rPr>
          <w:rFonts w:hint="eastAsia"/>
        </w:rPr>
        <w:t>5</w:t>
      </w:r>
      <w:r w:rsidRPr="002F7E2A">
        <w:rPr>
          <w:rFonts w:hint="eastAsia"/>
        </w:rPr>
        <w:t>台标准服务器机柜</w:t>
      </w:r>
      <w:r>
        <w:rPr>
          <w:rFonts w:hint="eastAsia"/>
        </w:rPr>
        <w:t>，</w:t>
      </w:r>
      <w:r w:rsidRPr="002F7E2A">
        <w:rPr>
          <w:rFonts w:hint="eastAsia"/>
        </w:rPr>
        <w:t>为服务器提供可靠稳定的安装空间</w:t>
      </w:r>
      <w:r>
        <w:rPr>
          <w:rFonts w:hint="eastAsia"/>
        </w:rPr>
        <w:t>，</w:t>
      </w:r>
      <w:r w:rsidRPr="002F7E2A">
        <w:rPr>
          <w:rFonts w:hint="eastAsia"/>
        </w:rPr>
        <w:t>保证服务器的安全运行。机柜尺寸统一</w:t>
      </w:r>
      <w:r>
        <w:rPr>
          <w:rFonts w:hint="eastAsia"/>
        </w:rPr>
        <w:t>，</w:t>
      </w:r>
      <w:r w:rsidRPr="002F7E2A">
        <w:rPr>
          <w:rFonts w:hint="eastAsia"/>
        </w:rPr>
        <w:t>并采用前后风道。机柜提供</w:t>
      </w:r>
      <w:r w:rsidRPr="002F7E2A">
        <w:rPr>
          <w:rFonts w:hint="eastAsia"/>
        </w:rPr>
        <w:t>42U</w:t>
      </w:r>
      <w:r w:rsidRPr="002F7E2A">
        <w:rPr>
          <w:rFonts w:hint="eastAsia"/>
        </w:rPr>
        <w:t>可用空间</w:t>
      </w:r>
      <w:r>
        <w:rPr>
          <w:rFonts w:hint="eastAsia"/>
        </w:rPr>
        <w:t>，</w:t>
      </w:r>
      <w:r w:rsidRPr="002F7E2A">
        <w:rPr>
          <w:rFonts w:hint="eastAsia"/>
        </w:rPr>
        <w:t>静</w:t>
      </w:r>
      <w:r>
        <w:rPr>
          <w:rFonts w:hint="eastAsia"/>
        </w:rPr>
        <w:t>载</w:t>
      </w:r>
      <w:r w:rsidRPr="002F7E2A">
        <w:rPr>
          <w:rFonts w:hint="eastAsia"/>
        </w:rPr>
        <w:t>不小于</w:t>
      </w:r>
      <w:r w:rsidRPr="002F7E2A">
        <w:rPr>
          <w:rFonts w:hint="eastAsia"/>
        </w:rPr>
        <w:t>1500kg</w:t>
      </w:r>
      <w:r>
        <w:rPr>
          <w:rFonts w:hint="eastAsia"/>
        </w:rPr>
        <w:t>。</w:t>
      </w:r>
    </w:p>
    <w:p w14:paraId="752AC112" w14:textId="77777777" w:rsidR="00AD050D" w:rsidRDefault="00AD050D" w:rsidP="00351EEA">
      <w:pPr>
        <w:pStyle w:val="affa"/>
        <w:spacing w:line="360" w:lineRule="auto"/>
        <w:ind w:firstLine="480"/>
      </w:pPr>
    </w:p>
    <w:p w14:paraId="043DBB84" w14:textId="77777777" w:rsidR="00AD050D" w:rsidRPr="008B2F59" w:rsidRDefault="00AD050D" w:rsidP="00351EEA">
      <w:pPr>
        <w:pStyle w:val="affa"/>
        <w:spacing w:line="360" w:lineRule="auto"/>
        <w:ind w:firstLine="482"/>
        <w:rPr>
          <w:b/>
        </w:rPr>
      </w:pPr>
      <w:r w:rsidRPr="008B2F59">
        <w:rPr>
          <w:rFonts w:hint="eastAsia"/>
          <w:b/>
        </w:rPr>
        <w:t>应答：满足。</w:t>
      </w:r>
    </w:p>
    <w:p w14:paraId="4F4F60B0" w14:textId="77777777" w:rsidR="00AD050D" w:rsidRPr="002F7E2A" w:rsidRDefault="00AD050D" w:rsidP="00351EEA">
      <w:pPr>
        <w:pStyle w:val="affa"/>
        <w:spacing w:line="360" w:lineRule="auto"/>
        <w:ind w:firstLine="480"/>
      </w:pPr>
    </w:p>
    <w:p w14:paraId="333D2072" w14:textId="77777777" w:rsidR="00AD050D" w:rsidRPr="002F7E2A" w:rsidRDefault="00AD050D" w:rsidP="00351EEA">
      <w:pPr>
        <w:pStyle w:val="affa"/>
        <w:spacing w:line="360" w:lineRule="auto"/>
        <w:ind w:firstLine="480"/>
      </w:pPr>
      <w:r w:rsidRPr="002F7E2A">
        <w:rPr>
          <w:rFonts w:hint="eastAsia"/>
        </w:rPr>
        <w:t>4.</w:t>
      </w:r>
      <w:r w:rsidRPr="002F7E2A">
        <w:rPr>
          <w:rFonts w:hint="eastAsia"/>
        </w:rPr>
        <w:t>配电系统</w:t>
      </w:r>
      <w:r>
        <w:rPr>
          <w:rFonts w:hint="eastAsia"/>
        </w:rPr>
        <w:t>满足情况</w:t>
      </w:r>
    </w:p>
    <w:p w14:paraId="4B128D74" w14:textId="77777777" w:rsidR="00AD050D" w:rsidRDefault="00AD050D" w:rsidP="00351EEA">
      <w:pPr>
        <w:pStyle w:val="affa"/>
        <w:spacing w:line="360" w:lineRule="auto"/>
        <w:ind w:firstLine="480"/>
      </w:pPr>
      <w:r w:rsidRPr="002F7E2A">
        <w:rPr>
          <w:rFonts w:hint="eastAsia"/>
        </w:rPr>
        <w:t>主要由机架式安装的配电单元及电源分配单元</w:t>
      </w:r>
      <w:r w:rsidRPr="002F7E2A">
        <w:rPr>
          <w:rFonts w:hint="eastAsia"/>
        </w:rPr>
        <w:t>(PDU)</w:t>
      </w:r>
      <w:r w:rsidRPr="002F7E2A">
        <w:rPr>
          <w:rFonts w:hint="eastAsia"/>
        </w:rPr>
        <w:t>组成</w:t>
      </w:r>
      <w:r>
        <w:rPr>
          <w:rFonts w:hint="eastAsia"/>
        </w:rPr>
        <w:t>，</w:t>
      </w:r>
      <w:r w:rsidRPr="002F7E2A">
        <w:rPr>
          <w:rFonts w:hint="eastAsia"/>
        </w:rPr>
        <w:t>结构化设</w:t>
      </w:r>
      <w:r w:rsidRPr="002F7E2A">
        <w:t>计</w:t>
      </w:r>
      <w:r w:rsidRPr="002F7E2A">
        <w:rPr>
          <w:rFonts w:hint="eastAsia"/>
        </w:rPr>
        <w:t>，</w:t>
      </w:r>
      <w:r w:rsidRPr="002F7E2A">
        <w:t>可拆卸</w:t>
      </w:r>
      <w:r w:rsidRPr="002F7E2A">
        <w:rPr>
          <w:rFonts w:hint="eastAsia"/>
        </w:rPr>
        <w:t>，</w:t>
      </w:r>
      <w:r w:rsidRPr="002F7E2A">
        <w:t>便于日常维护</w:t>
      </w:r>
      <w:r w:rsidRPr="002F7E2A">
        <w:rPr>
          <w:rFonts w:hint="eastAsia"/>
        </w:rPr>
        <w:t>，</w:t>
      </w:r>
      <w:r w:rsidRPr="002F7E2A">
        <w:t>与机柜整体集成</w:t>
      </w:r>
      <w:r w:rsidRPr="002F7E2A">
        <w:rPr>
          <w:rFonts w:hint="eastAsia"/>
        </w:rPr>
        <w:t>，</w:t>
      </w:r>
      <w:r w:rsidRPr="002F7E2A">
        <w:t>无需现场安装</w:t>
      </w:r>
      <w:r w:rsidRPr="002F7E2A">
        <w:rPr>
          <w:rFonts w:hint="eastAsia"/>
        </w:rPr>
        <w:t>。</w:t>
      </w:r>
    </w:p>
    <w:p w14:paraId="21C98564" w14:textId="77777777" w:rsidR="00AD050D" w:rsidRDefault="00AD050D" w:rsidP="00351EEA">
      <w:pPr>
        <w:pStyle w:val="affa"/>
        <w:spacing w:line="360" w:lineRule="auto"/>
        <w:ind w:firstLine="480"/>
      </w:pPr>
    </w:p>
    <w:p w14:paraId="4B0F1688" w14:textId="77777777" w:rsidR="00AD050D" w:rsidRPr="008B2F59" w:rsidRDefault="00AD050D" w:rsidP="00351EEA">
      <w:pPr>
        <w:pStyle w:val="affa"/>
        <w:spacing w:line="360" w:lineRule="auto"/>
        <w:ind w:firstLine="482"/>
        <w:rPr>
          <w:b/>
        </w:rPr>
      </w:pPr>
      <w:r w:rsidRPr="008B2F59">
        <w:rPr>
          <w:rFonts w:hint="eastAsia"/>
          <w:b/>
        </w:rPr>
        <w:t>应答：满足。</w:t>
      </w:r>
    </w:p>
    <w:p w14:paraId="1CE04B01" w14:textId="77777777" w:rsidR="00AD050D" w:rsidRPr="002F7E2A" w:rsidRDefault="00AD050D" w:rsidP="00351EEA">
      <w:pPr>
        <w:pStyle w:val="affa"/>
        <w:spacing w:line="360" w:lineRule="auto"/>
        <w:ind w:firstLine="480"/>
      </w:pPr>
    </w:p>
    <w:p w14:paraId="63AA38E8" w14:textId="77777777" w:rsidR="00AD050D" w:rsidRPr="002F7E2A" w:rsidRDefault="00AD050D" w:rsidP="00351EEA">
      <w:pPr>
        <w:pStyle w:val="affa"/>
        <w:spacing w:line="360" w:lineRule="auto"/>
        <w:ind w:firstLine="480"/>
      </w:pPr>
      <w:r w:rsidRPr="002F7E2A">
        <w:rPr>
          <w:rFonts w:hint="eastAsia"/>
        </w:rPr>
        <w:t>5.</w:t>
      </w:r>
      <w:r w:rsidRPr="002F7E2A">
        <w:rPr>
          <w:rFonts w:hint="eastAsia"/>
        </w:rPr>
        <w:t>环境管理系统</w:t>
      </w:r>
      <w:r>
        <w:rPr>
          <w:rFonts w:hint="eastAsia"/>
        </w:rPr>
        <w:t>满足情况</w:t>
      </w:r>
    </w:p>
    <w:p w14:paraId="14560A6E" w14:textId="77777777" w:rsidR="00AD050D" w:rsidRDefault="00AD050D" w:rsidP="00351EEA">
      <w:pPr>
        <w:pStyle w:val="affa"/>
        <w:spacing w:line="360" w:lineRule="auto"/>
        <w:ind w:firstLine="480"/>
      </w:pPr>
      <w:r w:rsidRPr="002F7E2A">
        <w:rPr>
          <w:rFonts w:hint="eastAsia"/>
        </w:rPr>
        <w:t>环境管理系统由空调室内机、室外机等组成。采用模块化的冷热通道封闭方案</w:t>
      </w:r>
      <w:r>
        <w:rPr>
          <w:rFonts w:hint="eastAsia"/>
        </w:rPr>
        <w:t>，</w:t>
      </w:r>
      <w:r w:rsidRPr="002F7E2A">
        <w:rPr>
          <w:rFonts w:hint="eastAsia"/>
        </w:rPr>
        <w:t>配置不小于</w:t>
      </w:r>
      <w:r w:rsidRPr="002F7E2A">
        <w:rPr>
          <w:rFonts w:hint="eastAsia"/>
        </w:rPr>
        <w:t>30KW</w:t>
      </w:r>
      <w:r w:rsidRPr="002F7E2A">
        <w:rPr>
          <w:rFonts w:hint="eastAsia"/>
        </w:rPr>
        <w:t>的精密列间变频空调。</w:t>
      </w:r>
    </w:p>
    <w:p w14:paraId="43DAD1E3" w14:textId="77777777" w:rsidR="00AD050D" w:rsidRDefault="00AD050D" w:rsidP="00351EEA">
      <w:pPr>
        <w:pStyle w:val="affa"/>
        <w:spacing w:line="360" w:lineRule="auto"/>
        <w:ind w:firstLine="480"/>
      </w:pPr>
    </w:p>
    <w:p w14:paraId="3CB2C695" w14:textId="77777777" w:rsidR="00AD050D" w:rsidRPr="008B2F59" w:rsidRDefault="00AD050D" w:rsidP="00351EEA">
      <w:pPr>
        <w:pStyle w:val="affa"/>
        <w:spacing w:line="360" w:lineRule="auto"/>
        <w:ind w:firstLine="482"/>
        <w:rPr>
          <w:b/>
        </w:rPr>
      </w:pPr>
      <w:r w:rsidRPr="008B2F59">
        <w:rPr>
          <w:rFonts w:hint="eastAsia"/>
          <w:b/>
        </w:rPr>
        <w:t>应答：满足。</w:t>
      </w:r>
    </w:p>
    <w:p w14:paraId="31792928" w14:textId="77777777" w:rsidR="00AD050D" w:rsidRPr="002F7E2A" w:rsidRDefault="00AD050D" w:rsidP="00351EEA">
      <w:pPr>
        <w:pStyle w:val="affa"/>
        <w:spacing w:line="360" w:lineRule="auto"/>
        <w:ind w:firstLine="480"/>
      </w:pPr>
    </w:p>
    <w:p w14:paraId="102CB402" w14:textId="77777777" w:rsidR="00AD050D" w:rsidRPr="002F7E2A" w:rsidRDefault="00AD050D" w:rsidP="00351EEA">
      <w:pPr>
        <w:pStyle w:val="affa"/>
        <w:spacing w:line="360" w:lineRule="auto"/>
        <w:ind w:firstLine="480"/>
      </w:pPr>
      <w:r w:rsidRPr="002F7E2A">
        <w:rPr>
          <w:rFonts w:hint="eastAsia"/>
        </w:rPr>
        <w:t>6.</w:t>
      </w:r>
      <w:r w:rsidRPr="002F7E2A">
        <w:rPr>
          <w:rFonts w:hint="eastAsia"/>
        </w:rPr>
        <w:t>辅助设备</w:t>
      </w:r>
      <w:r>
        <w:rPr>
          <w:rFonts w:hint="eastAsia"/>
        </w:rPr>
        <w:t>满足情况</w:t>
      </w:r>
    </w:p>
    <w:p w14:paraId="1E02675A" w14:textId="77777777" w:rsidR="00AD050D" w:rsidRDefault="00AD050D" w:rsidP="00351EEA">
      <w:pPr>
        <w:pStyle w:val="affa"/>
        <w:spacing w:line="360" w:lineRule="auto"/>
        <w:ind w:firstLine="480"/>
      </w:pPr>
      <w:r w:rsidRPr="002F7E2A">
        <w:rPr>
          <w:rFonts w:hint="eastAsia"/>
        </w:rPr>
        <w:t>辅助设备包括网络安全防护设备、端机操作台、机房防静电地板等</w:t>
      </w:r>
      <w:r>
        <w:rPr>
          <w:rFonts w:hint="eastAsia"/>
        </w:rPr>
        <w:t>，</w:t>
      </w:r>
      <w:r w:rsidRPr="002F7E2A">
        <w:rPr>
          <w:rFonts w:hint="eastAsia"/>
        </w:rPr>
        <w:t>外接共享打印机</w:t>
      </w:r>
      <w:r w:rsidRPr="002F7E2A">
        <w:rPr>
          <w:rFonts w:hint="eastAsia"/>
        </w:rPr>
        <w:t>1</w:t>
      </w:r>
      <w:r w:rsidRPr="002F7E2A">
        <w:rPr>
          <w:rFonts w:hint="eastAsia"/>
        </w:rPr>
        <w:t>台、共享刻录机</w:t>
      </w:r>
      <w:r w:rsidRPr="002F7E2A">
        <w:rPr>
          <w:rFonts w:hint="eastAsia"/>
        </w:rPr>
        <w:t>1</w:t>
      </w:r>
      <w:r w:rsidRPr="002F7E2A">
        <w:rPr>
          <w:rFonts w:hint="eastAsia"/>
        </w:rPr>
        <w:t>台。</w:t>
      </w:r>
    </w:p>
    <w:p w14:paraId="5D43AB21" w14:textId="77777777" w:rsidR="00AD050D" w:rsidRDefault="00AD050D" w:rsidP="00351EEA">
      <w:pPr>
        <w:pStyle w:val="affa"/>
        <w:spacing w:line="360" w:lineRule="auto"/>
        <w:ind w:firstLine="480"/>
      </w:pPr>
    </w:p>
    <w:p w14:paraId="0808FD1D" w14:textId="77777777" w:rsidR="00AD050D" w:rsidRPr="008B2F59" w:rsidRDefault="00AD050D" w:rsidP="00351EEA">
      <w:pPr>
        <w:pStyle w:val="affa"/>
        <w:spacing w:line="360" w:lineRule="auto"/>
        <w:ind w:firstLine="482"/>
        <w:rPr>
          <w:b/>
        </w:rPr>
      </w:pPr>
      <w:r w:rsidRPr="008B2F59">
        <w:rPr>
          <w:rFonts w:hint="eastAsia"/>
          <w:b/>
        </w:rPr>
        <w:t>应答：满足。</w:t>
      </w:r>
    </w:p>
    <w:p w14:paraId="5BE2F921" w14:textId="77777777" w:rsidR="00AD050D" w:rsidRPr="002F7E2A" w:rsidRDefault="00AD050D" w:rsidP="00351EEA">
      <w:pPr>
        <w:pStyle w:val="affa"/>
        <w:spacing w:line="360" w:lineRule="auto"/>
        <w:ind w:firstLine="480"/>
      </w:pPr>
    </w:p>
    <w:p w14:paraId="2D7C5EA6" w14:textId="77777777" w:rsidR="00AD050D" w:rsidRDefault="00AD050D" w:rsidP="00351EEA">
      <w:pPr>
        <w:pStyle w:val="3"/>
      </w:pPr>
      <w:r>
        <w:rPr>
          <w:rFonts w:hint="eastAsia"/>
        </w:rPr>
        <w:t>软件测试云平台</w:t>
      </w:r>
    </w:p>
    <w:p w14:paraId="1747E338" w14:textId="77777777" w:rsidR="00AD050D" w:rsidRDefault="00AD050D" w:rsidP="00351EEA">
      <w:pPr>
        <w:pStyle w:val="affa"/>
        <w:spacing w:line="360" w:lineRule="auto"/>
        <w:ind w:firstLine="480"/>
      </w:pPr>
      <w:r w:rsidRPr="002F7E2A">
        <w:rPr>
          <w:rFonts w:hint="eastAsia"/>
        </w:rPr>
        <w:t>软件测试云平台主要由云基础分系统、测试运行支撑分系统、测试数据采集与分析分系统组成</w:t>
      </w:r>
      <w:r>
        <w:rPr>
          <w:rFonts w:hint="eastAsia"/>
        </w:rPr>
        <w:t>，</w:t>
      </w:r>
      <w:r w:rsidRPr="002F7E2A">
        <w:rPr>
          <w:rFonts w:hint="eastAsia"/>
        </w:rPr>
        <w:t>如图</w:t>
      </w:r>
      <w:r w:rsidRPr="002F7E2A">
        <w:rPr>
          <w:rFonts w:hint="eastAsia"/>
        </w:rPr>
        <w:t>2</w:t>
      </w:r>
      <w:r w:rsidRPr="002F7E2A">
        <w:rPr>
          <w:rFonts w:hint="eastAsia"/>
        </w:rPr>
        <w:t>所示</w:t>
      </w:r>
      <w:r>
        <w:rPr>
          <w:rFonts w:hint="eastAsia"/>
        </w:rPr>
        <w:t>。</w:t>
      </w:r>
    </w:p>
    <w:p w14:paraId="3BE497D0" w14:textId="77777777" w:rsidR="00AD050D" w:rsidRDefault="00AD050D" w:rsidP="00351EEA">
      <w:pPr>
        <w:pStyle w:val="affa"/>
        <w:spacing w:line="360" w:lineRule="auto"/>
        <w:ind w:firstLine="480"/>
        <w:rPr>
          <w:rFonts w:hAnsi="宋体" w:cs="宋体"/>
          <w:bCs/>
        </w:rPr>
      </w:pPr>
    </w:p>
    <w:p w14:paraId="4BA0D071" w14:textId="77777777" w:rsidR="00AD050D" w:rsidRPr="002F7E2A" w:rsidRDefault="00AD050D" w:rsidP="00351EEA">
      <w:pPr>
        <w:pStyle w:val="affa"/>
        <w:spacing w:line="360" w:lineRule="auto"/>
        <w:ind w:firstLine="480"/>
      </w:pPr>
      <w:r w:rsidRPr="002F7E2A">
        <w:rPr>
          <w:rFonts w:hint="eastAsia"/>
        </w:rPr>
        <w:t>1.</w:t>
      </w:r>
      <w:r w:rsidRPr="002F7E2A">
        <w:rPr>
          <w:rFonts w:hint="eastAsia"/>
        </w:rPr>
        <w:t>资源虚拟化</w:t>
      </w:r>
    </w:p>
    <w:p w14:paraId="73695CA2" w14:textId="77777777" w:rsidR="00AD050D" w:rsidRDefault="00AD050D" w:rsidP="00351EEA">
      <w:pPr>
        <w:pStyle w:val="affa"/>
        <w:spacing w:line="360" w:lineRule="auto"/>
        <w:ind w:firstLine="480"/>
      </w:pPr>
      <w:r w:rsidRPr="002F7E2A">
        <w:rPr>
          <w:rFonts w:hint="eastAsia"/>
        </w:rPr>
        <w:t>对基础硬件资源系统提供的</w:t>
      </w:r>
      <w:r w:rsidRPr="002F7E2A">
        <w:rPr>
          <w:rFonts w:hint="eastAsia"/>
        </w:rPr>
        <w:t>CPU</w:t>
      </w:r>
      <w:r w:rsidRPr="002F7E2A">
        <w:rPr>
          <w:rFonts w:hint="eastAsia"/>
        </w:rPr>
        <w:t>、内存、存储、网络等资源进行虚拟化。主要包括计算资源虚拟化、存储资源虚拟化、网络资源虚拟化等。资源虚拟化子系统对系统资源进行统一登记、标识、管理和状态监视。</w:t>
      </w:r>
    </w:p>
    <w:p w14:paraId="2C13AE09" w14:textId="77777777" w:rsidR="00AD050D" w:rsidRDefault="00AD050D" w:rsidP="00351EEA">
      <w:pPr>
        <w:pStyle w:val="affa"/>
        <w:spacing w:line="360" w:lineRule="auto"/>
        <w:ind w:firstLine="480"/>
      </w:pPr>
    </w:p>
    <w:p w14:paraId="0A085A6D" w14:textId="77777777" w:rsidR="00AD050D" w:rsidRPr="002F7E2A" w:rsidRDefault="00AD050D" w:rsidP="00351EEA">
      <w:pPr>
        <w:pStyle w:val="affa"/>
        <w:spacing w:line="360" w:lineRule="auto"/>
        <w:ind w:firstLine="480"/>
      </w:pPr>
    </w:p>
    <w:p w14:paraId="7D81C230" w14:textId="77777777" w:rsidR="00AD050D" w:rsidRPr="002F7E2A" w:rsidRDefault="00AD050D" w:rsidP="00351EEA">
      <w:pPr>
        <w:pStyle w:val="affa"/>
        <w:spacing w:line="360" w:lineRule="auto"/>
        <w:ind w:firstLine="480"/>
      </w:pPr>
      <w:r w:rsidRPr="002F7E2A">
        <w:t>2</w:t>
      </w:r>
      <w:r w:rsidRPr="002F7E2A">
        <w:rPr>
          <w:rFonts w:hint="eastAsia"/>
        </w:rPr>
        <w:t>.</w:t>
      </w:r>
      <w:r w:rsidRPr="002F7E2A">
        <w:rPr>
          <w:rFonts w:hint="eastAsia"/>
        </w:rPr>
        <w:t>虚拟机管理</w:t>
      </w:r>
    </w:p>
    <w:p w14:paraId="7603AD49" w14:textId="77777777" w:rsidR="00AD050D" w:rsidRDefault="00AD050D" w:rsidP="00351EEA">
      <w:pPr>
        <w:pStyle w:val="affa"/>
        <w:spacing w:line="360" w:lineRule="auto"/>
        <w:ind w:firstLine="480"/>
      </w:pPr>
      <w:r w:rsidRPr="002F7E2A">
        <w:rPr>
          <w:rFonts w:hint="eastAsia"/>
        </w:rPr>
        <w:t>对云平台生成的虚拟机进行可视化管理。主要包括虚拟机的申请、生成管理</w:t>
      </w:r>
      <w:r w:rsidRPr="002F7E2A">
        <w:rPr>
          <w:rFonts w:hint="eastAsia"/>
        </w:rPr>
        <w:t>,</w:t>
      </w:r>
      <w:r w:rsidRPr="002F7E2A">
        <w:rPr>
          <w:rFonts w:hint="eastAsia"/>
        </w:rPr>
        <w:t>已有虚拟机的启动、挂起、关闭等操作</w:t>
      </w:r>
      <w:r w:rsidRPr="002F7E2A">
        <w:rPr>
          <w:rFonts w:hint="eastAsia"/>
        </w:rPr>
        <w:t>,</w:t>
      </w:r>
      <w:r w:rsidRPr="002F7E2A">
        <w:rPr>
          <w:rFonts w:hint="eastAsia"/>
        </w:rPr>
        <w:t>虚拟机运行状态监视等。虚拟机管理子系统使用户可基于基础云平台进行资源的申请与使用。</w:t>
      </w:r>
    </w:p>
    <w:p w14:paraId="061BC17C" w14:textId="77777777" w:rsidR="00AD050D" w:rsidRDefault="00AD050D" w:rsidP="00351EEA">
      <w:pPr>
        <w:pStyle w:val="affa"/>
        <w:spacing w:line="360" w:lineRule="auto"/>
        <w:ind w:firstLine="480"/>
      </w:pPr>
    </w:p>
    <w:p w14:paraId="71DA5E2D" w14:textId="77777777" w:rsidR="00AD050D" w:rsidRPr="002F7E2A" w:rsidRDefault="00AD050D" w:rsidP="00351EEA">
      <w:pPr>
        <w:pStyle w:val="affa"/>
        <w:spacing w:line="360" w:lineRule="auto"/>
        <w:ind w:firstLine="480"/>
      </w:pPr>
    </w:p>
    <w:p w14:paraId="615BE406" w14:textId="77777777" w:rsidR="00AD050D" w:rsidRPr="002F7E2A" w:rsidRDefault="00AD050D" w:rsidP="00351EEA">
      <w:pPr>
        <w:pStyle w:val="affa"/>
        <w:spacing w:line="360" w:lineRule="auto"/>
        <w:ind w:firstLine="480"/>
      </w:pPr>
      <w:r w:rsidRPr="002F7E2A">
        <w:t>3.</w:t>
      </w:r>
      <w:r w:rsidRPr="002F7E2A">
        <w:rPr>
          <w:rFonts w:hint="eastAsia"/>
        </w:rPr>
        <w:t>虚拟存储管理</w:t>
      </w:r>
    </w:p>
    <w:p w14:paraId="1D47A7CD" w14:textId="77777777" w:rsidR="00AD050D" w:rsidRDefault="00AD050D" w:rsidP="00351EEA">
      <w:pPr>
        <w:pStyle w:val="affa"/>
        <w:spacing w:line="360" w:lineRule="auto"/>
        <w:ind w:firstLine="480"/>
      </w:pPr>
      <w:r w:rsidRPr="002F7E2A">
        <w:rPr>
          <w:rFonts w:hint="eastAsia"/>
        </w:rPr>
        <w:t>对虚拟存储资源进行可视化管理。主要包括虚拟存储资源状态监视</w:t>
      </w:r>
      <w:r w:rsidRPr="002F7E2A">
        <w:rPr>
          <w:rFonts w:hint="eastAsia"/>
        </w:rPr>
        <w:t>,</w:t>
      </w:r>
      <w:r w:rsidRPr="002F7E2A">
        <w:rPr>
          <w:rFonts w:hint="eastAsia"/>
        </w:rPr>
        <w:t>临时存储资源管理、永久存储资源管理以及存储资源的动态分配管理等。虚拟存储管理子系统确保用户数据的有效、可控、安全。</w:t>
      </w:r>
    </w:p>
    <w:p w14:paraId="60FD3358" w14:textId="77777777" w:rsidR="00AD050D" w:rsidRDefault="00AD050D" w:rsidP="00351EEA">
      <w:pPr>
        <w:pStyle w:val="affa"/>
        <w:spacing w:line="360" w:lineRule="auto"/>
        <w:ind w:firstLine="480"/>
      </w:pPr>
    </w:p>
    <w:p w14:paraId="6CA7A8EF" w14:textId="77777777" w:rsidR="00AD050D" w:rsidRPr="002F7E2A" w:rsidRDefault="00AD050D" w:rsidP="00351EEA">
      <w:pPr>
        <w:pStyle w:val="affa"/>
        <w:spacing w:line="360" w:lineRule="auto"/>
        <w:ind w:firstLine="480"/>
      </w:pPr>
    </w:p>
    <w:p w14:paraId="7708BD3A" w14:textId="77777777" w:rsidR="00AD050D" w:rsidRPr="002F7E2A" w:rsidRDefault="00AD050D" w:rsidP="00351EEA">
      <w:pPr>
        <w:pStyle w:val="affa"/>
        <w:spacing w:line="360" w:lineRule="auto"/>
        <w:ind w:firstLine="480"/>
      </w:pPr>
      <w:r w:rsidRPr="002F7E2A">
        <w:rPr>
          <w:rFonts w:hint="eastAsia"/>
        </w:rPr>
        <w:t>4.</w:t>
      </w:r>
      <w:r w:rsidRPr="002F7E2A">
        <w:rPr>
          <w:rFonts w:hint="eastAsia"/>
        </w:rPr>
        <w:t>虚拟网络管理</w:t>
      </w:r>
    </w:p>
    <w:p w14:paraId="25504332" w14:textId="77777777" w:rsidR="00AD050D" w:rsidRDefault="00AD050D" w:rsidP="00351EEA">
      <w:pPr>
        <w:pStyle w:val="affa"/>
        <w:spacing w:line="360" w:lineRule="auto"/>
        <w:ind w:firstLine="480"/>
      </w:pPr>
      <w:r w:rsidRPr="002F7E2A">
        <w:rPr>
          <w:rFonts w:hint="eastAsia"/>
        </w:rPr>
        <w:t>对虚拟网络资源进行规划、构建和管理。主要包括以图形化的方式进行虚拟风络拓扑规划</w:t>
      </w:r>
      <w:r w:rsidRPr="002F7E2A">
        <w:rPr>
          <w:rFonts w:hint="eastAsia"/>
        </w:rPr>
        <w:t>,</w:t>
      </w:r>
      <w:r w:rsidRPr="002F7E2A">
        <w:rPr>
          <w:rFonts w:hint="eastAsia"/>
        </w:rPr>
        <w:t>进行路</w:t>
      </w:r>
      <w:r w:rsidRPr="002F7E2A">
        <w:rPr>
          <w:rFonts w:hint="eastAsia"/>
        </w:rPr>
        <w:t>'</w:t>
      </w:r>
      <w:r w:rsidRPr="002F7E2A">
        <w:rPr>
          <w:rFonts w:hint="eastAsia"/>
        </w:rPr>
        <w:t>设置</w:t>
      </w:r>
      <w:r w:rsidRPr="002F7E2A">
        <w:rPr>
          <w:rFonts w:hint="eastAsia"/>
        </w:rPr>
        <w:t>,</w:t>
      </w:r>
      <w:r w:rsidRPr="002F7E2A">
        <w:rPr>
          <w:rFonts w:hint="eastAsia"/>
        </w:rPr>
        <w:t>为测试项目构建独立的网络环境</w:t>
      </w:r>
      <w:r w:rsidRPr="002F7E2A">
        <w:rPr>
          <w:rFonts w:hint="eastAsia"/>
        </w:rPr>
        <w:t>:</w:t>
      </w:r>
      <w:r w:rsidRPr="002F7E2A">
        <w:rPr>
          <w:rFonts w:hint="eastAsia"/>
        </w:rPr>
        <w:t>实现测试云平台内部虚拟网终与外部实际网络的互连</w:t>
      </w:r>
      <w:r w:rsidRPr="002F7E2A">
        <w:rPr>
          <w:rFonts w:hint="eastAsia"/>
        </w:rPr>
        <w:t>:</w:t>
      </w:r>
      <w:r w:rsidRPr="002F7E2A">
        <w:rPr>
          <w:rFonts w:hint="eastAsia"/>
        </w:rPr>
        <w:t>对构建的虚拟网络环境进</w:t>
      </w:r>
      <w:r w:rsidRPr="002F7E2A">
        <w:t>行</w:t>
      </w:r>
      <w:r w:rsidRPr="002F7E2A">
        <w:rPr>
          <w:rFonts w:hint="eastAsia"/>
        </w:rPr>
        <w:t>验证确认和状态监视。</w:t>
      </w:r>
    </w:p>
    <w:p w14:paraId="132EA903" w14:textId="77777777" w:rsidR="00AD050D" w:rsidRDefault="00AD050D" w:rsidP="00351EEA">
      <w:pPr>
        <w:pStyle w:val="affa"/>
        <w:spacing w:line="360" w:lineRule="auto"/>
        <w:ind w:firstLine="480"/>
      </w:pPr>
    </w:p>
    <w:p w14:paraId="00169563" w14:textId="77777777" w:rsidR="00AD050D" w:rsidRPr="002F7E2A" w:rsidRDefault="00AD050D" w:rsidP="00351EEA">
      <w:pPr>
        <w:pStyle w:val="affa"/>
        <w:spacing w:line="360" w:lineRule="auto"/>
        <w:ind w:firstLine="480"/>
      </w:pPr>
    </w:p>
    <w:p w14:paraId="7D6D9A67" w14:textId="77777777" w:rsidR="00AD050D" w:rsidRPr="002F7E2A" w:rsidRDefault="00AD050D" w:rsidP="00351EEA">
      <w:pPr>
        <w:pStyle w:val="affa"/>
        <w:spacing w:line="360" w:lineRule="auto"/>
        <w:ind w:firstLine="480"/>
      </w:pPr>
      <w:r w:rsidRPr="002F7E2A">
        <w:rPr>
          <w:rFonts w:hint="eastAsia"/>
        </w:rPr>
        <w:t>5.</w:t>
      </w:r>
      <w:r w:rsidRPr="002F7E2A">
        <w:rPr>
          <w:rFonts w:hint="eastAsia"/>
        </w:rPr>
        <w:t>镜像与备份管理</w:t>
      </w:r>
    </w:p>
    <w:p w14:paraId="70C95E66" w14:textId="77777777" w:rsidR="00AD050D" w:rsidRDefault="00AD050D" w:rsidP="00351EEA">
      <w:pPr>
        <w:pStyle w:val="affa"/>
        <w:spacing w:line="360" w:lineRule="auto"/>
        <w:ind w:firstLine="480"/>
      </w:pPr>
      <w:r w:rsidRPr="002F7E2A">
        <w:rPr>
          <w:rFonts w:hint="eastAsia"/>
        </w:rPr>
        <w:t>对虚拟机镜像以及测试环境备份进行管理与维护。主要包括虚拟机镜像的生成、存储、使用、删除等管理</w:t>
      </w:r>
      <w:r w:rsidRPr="002F7E2A">
        <w:rPr>
          <w:rFonts w:hint="eastAsia"/>
        </w:rPr>
        <w:t>,</w:t>
      </w:r>
      <w:r w:rsidRPr="002F7E2A">
        <w:rPr>
          <w:rFonts w:hint="eastAsia"/>
        </w:rPr>
        <w:t>分布式测试环境中虚拟机集群的统一备份、标识、恢复、删除等管理。</w:t>
      </w:r>
    </w:p>
    <w:p w14:paraId="783755C7" w14:textId="77777777" w:rsidR="00AD050D" w:rsidRDefault="00AD050D" w:rsidP="00351EEA">
      <w:pPr>
        <w:pStyle w:val="affa"/>
        <w:spacing w:line="360" w:lineRule="auto"/>
        <w:ind w:firstLine="480"/>
      </w:pPr>
    </w:p>
    <w:p w14:paraId="7DE2B4B1" w14:textId="77777777" w:rsidR="00AD050D" w:rsidRPr="002F7E2A" w:rsidRDefault="00AD050D" w:rsidP="00351EEA">
      <w:pPr>
        <w:pStyle w:val="affa"/>
        <w:spacing w:line="360" w:lineRule="auto"/>
        <w:ind w:firstLine="480"/>
      </w:pPr>
    </w:p>
    <w:p w14:paraId="7D3ADED0" w14:textId="77777777" w:rsidR="00AD050D" w:rsidRPr="002F7E2A" w:rsidRDefault="00AD050D" w:rsidP="00351EEA">
      <w:pPr>
        <w:pStyle w:val="affa"/>
        <w:spacing w:line="360" w:lineRule="auto"/>
        <w:ind w:firstLine="480"/>
      </w:pPr>
      <w:r w:rsidRPr="002F7E2A">
        <w:rPr>
          <w:rFonts w:hint="eastAsia"/>
        </w:rPr>
        <w:t>6.</w:t>
      </w:r>
      <w:r w:rsidRPr="002F7E2A">
        <w:rPr>
          <w:rFonts w:hint="eastAsia"/>
        </w:rPr>
        <w:t>运行与安全管理</w:t>
      </w:r>
    </w:p>
    <w:p w14:paraId="5682BCC9" w14:textId="77777777" w:rsidR="00AD050D" w:rsidRDefault="00AD050D" w:rsidP="00351EEA">
      <w:pPr>
        <w:pStyle w:val="affa"/>
        <w:spacing w:line="360" w:lineRule="auto"/>
        <w:ind w:firstLine="480"/>
      </w:pPr>
      <w:r w:rsidRPr="002F7E2A">
        <w:rPr>
          <w:rFonts w:hint="eastAsia"/>
        </w:rPr>
        <w:t>对云平台的运行环境、运行状态进行监视和管理</w:t>
      </w:r>
      <w:r w:rsidRPr="002F7E2A">
        <w:rPr>
          <w:rFonts w:hint="eastAsia"/>
        </w:rPr>
        <w:t>,</w:t>
      </w:r>
      <w:r w:rsidRPr="002F7E2A">
        <w:rPr>
          <w:rFonts w:hint="eastAsia"/>
        </w:rPr>
        <w:t>具有安全防护机制保证云平台的系统安全、数据安全</w:t>
      </w:r>
      <w:r w:rsidRPr="002F7E2A">
        <w:rPr>
          <w:rFonts w:hint="eastAsia"/>
        </w:rPr>
        <w:t>,</w:t>
      </w:r>
      <w:r w:rsidRPr="002F7E2A">
        <w:rPr>
          <w:rFonts w:hint="eastAsia"/>
        </w:rPr>
        <w:t>进行访间权限管理、防病毒管理、安全日志管理等。</w:t>
      </w:r>
    </w:p>
    <w:p w14:paraId="70914229" w14:textId="77777777" w:rsidR="00AD050D" w:rsidRDefault="00AD050D" w:rsidP="00351EEA">
      <w:pPr>
        <w:pStyle w:val="affa"/>
        <w:spacing w:line="360" w:lineRule="auto"/>
        <w:ind w:firstLine="480"/>
      </w:pPr>
    </w:p>
    <w:p w14:paraId="0FA40241" w14:textId="77777777" w:rsidR="00AD050D" w:rsidRPr="002F7E2A" w:rsidRDefault="00AD050D" w:rsidP="00351EEA">
      <w:pPr>
        <w:pStyle w:val="affa"/>
        <w:spacing w:line="360" w:lineRule="auto"/>
        <w:ind w:firstLine="480"/>
      </w:pPr>
    </w:p>
    <w:p w14:paraId="21F725B2" w14:textId="77777777" w:rsidR="00AD050D" w:rsidRPr="002F7E2A" w:rsidRDefault="00AD050D" w:rsidP="00351EEA">
      <w:pPr>
        <w:pStyle w:val="affa"/>
        <w:spacing w:line="360" w:lineRule="auto"/>
        <w:ind w:firstLine="480"/>
      </w:pPr>
      <w:r w:rsidRPr="002F7E2A">
        <w:rPr>
          <w:rFonts w:hint="eastAsia"/>
        </w:rPr>
        <w:t>7.</w:t>
      </w:r>
      <w:r w:rsidRPr="002F7E2A">
        <w:rPr>
          <w:rFonts w:hint="eastAsia"/>
        </w:rPr>
        <w:t>测试工具云平台适配</w:t>
      </w:r>
    </w:p>
    <w:p w14:paraId="216DEC57" w14:textId="77777777" w:rsidR="00AD050D" w:rsidRDefault="00AD050D" w:rsidP="00351EEA">
      <w:pPr>
        <w:pStyle w:val="affa"/>
        <w:spacing w:line="360" w:lineRule="auto"/>
        <w:ind w:firstLine="480"/>
      </w:pPr>
      <w:r w:rsidRPr="002F7E2A">
        <w:rPr>
          <w:rFonts w:hint="eastAsia"/>
        </w:rPr>
        <w:t>完成己有、新集成</w:t>
      </w:r>
      <w:r>
        <w:rPr>
          <w:rFonts w:hint="eastAsia"/>
        </w:rPr>
        <w:t>软</w:t>
      </w:r>
      <w:r w:rsidRPr="002F7E2A">
        <w:rPr>
          <w:rFonts w:hint="eastAsia"/>
        </w:rPr>
        <w:t>件测试工具和开源软件测试工具的云平台适配。提供</w:t>
      </w:r>
      <w:r w:rsidRPr="002F7E2A">
        <w:rPr>
          <w:rFonts w:hint="eastAsia"/>
        </w:rPr>
        <w:t xml:space="preserve"> License</w:t>
      </w:r>
      <w:r w:rsidRPr="002F7E2A">
        <w:rPr>
          <w:rFonts w:hint="eastAsia"/>
        </w:rPr>
        <w:t>集中登记、管理和监控功能</w:t>
      </w:r>
      <w:r>
        <w:rPr>
          <w:rFonts w:hint="eastAsia"/>
        </w:rPr>
        <w:t>；</w:t>
      </w:r>
      <w:r w:rsidRPr="002F7E2A">
        <w:rPr>
          <w:rFonts w:hint="eastAsia"/>
        </w:rPr>
        <w:t>单机版</w:t>
      </w:r>
      <w:r>
        <w:rPr>
          <w:rFonts w:hint="eastAsia"/>
        </w:rPr>
        <w:t>测</w:t>
      </w:r>
      <w:r w:rsidRPr="002F7E2A">
        <w:rPr>
          <w:rFonts w:hint="eastAsia"/>
        </w:rPr>
        <w:t>试工具的封装和面向分布式环境的功能转换功能</w:t>
      </w:r>
      <w:r>
        <w:rPr>
          <w:rFonts w:hint="eastAsia"/>
        </w:rPr>
        <w:t>；</w:t>
      </w:r>
      <w:r w:rsidRPr="002F7E2A">
        <w:rPr>
          <w:rFonts w:hint="eastAsia"/>
        </w:rPr>
        <w:t>B/S</w:t>
      </w:r>
      <w:r w:rsidRPr="002F7E2A">
        <w:rPr>
          <w:rFonts w:hint="eastAsia"/>
        </w:rPr>
        <w:t>架构、</w:t>
      </w:r>
      <w:r w:rsidRPr="002F7E2A">
        <w:rPr>
          <w:rFonts w:hint="eastAsia"/>
        </w:rPr>
        <w:t>CS</w:t>
      </w:r>
      <w:r w:rsidRPr="002F7E2A">
        <w:rPr>
          <w:rFonts w:hint="eastAsia"/>
        </w:rPr>
        <w:t>架构测试工具的云环境配置功能。</w:t>
      </w:r>
    </w:p>
    <w:p w14:paraId="111094CF" w14:textId="77777777" w:rsidR="00AD050D" w:rsidRDefault="00AD050D" w:rsidP="00351EEA">
      <w:pPr>
        <w:pStyle w:val="affa"/>
        <w:spacing w:line="360" w:lineRule="auto"/>
        <w:ind w:firstLine="480"/>
      </w:pPr>
    </w:p>
    <w:p w14:paraId="44297C73" w14:textId="77777777" w:rsidR="00AD050D" w:rsidRPr="002F7E2A" w:rsidRDefault="00AD050D" w:rsidP="00351EEA">
      <w:pPr>
        <w:pStyle w:val="affa"/>
        <w:spacing w:line="360" w:lineRule="auto"/>
        <w:ind w:firstLine="480"/>
      </w:pPr>
    </w:p>
    <w:p w14:paraId="06982AE9" w14:textId="77777777" w:rsidR="00AD050D" w:rsidRPr="002F7E2A" w:rsidRDefault="00AD050D" w:rsidP="00351EEA">
      <w:pPr>
        <w:pStyle w:val="affa"/>
        <w:spacing w:line="360" w:lineRule="auto"/>
        <w:ind w:firstLine="480"/>
      </w:pPr>
      <w:r w:rsidRPr="002F7E2A">
        <w:rPr>
          <w:rFonts w:hint="eastAsia"/>
        </w:rPr>
        <w:t>8.</w:t>
      </w:r>
      <w:r>
        <w:rPr>
          <w:rFonts w:hint="eastAsia"/>
        </w:rPr>
        <w:t>测试环境规划设计</w:t>
      </w:r>
    </w:p>
    <w:p w14:paraId="16B2EC09" w14:textId="77777777" w:rsidR="00AD050D" w:rsidRDefault="00AD050D" w:rsidP="00351EEA">
      <w:pPr>
        <w:pStyle w:val="affa"/>
        <w:spacing w:line="360" w:lineRule="auto"/>
        <w:ind w:firstLine="480"/>
      </w:pPr>
      <w:r w:rsidRPr="002F7E2A">
        <w:rPr>
          <w:rFonts w:hint="eastAsia"/>
        </w:rPr>
        <w:t>对用户构建分布式网络测试环境的需求</w:t>
      </w:r>
      <w:r>
        <w:rPr>
          <w:rFonts w:hint="eastAsia"/>
        </w:rPr>
        <w:t>，</w:t>
      </w:r>
      <w:r w:rsidRPr="002F7E2A">
        <w:rPr>
          <w:rFonts w:hint="eastAsia"/>
        </w:rPr>
        <w:t>提供测试环境规划设计功能</w:t>
      </w:r>
      <w:r>
        <w:rPr>
          <w:rFonts w:hint="eastAsia"/>
        </w:rPr>
        <w:t>，</w:t>
      </w:r>
      <w:r w:rsidRPr="002F7E2A">
        <w:rPr>
          <w:rFonts w:hint="eastAsia"/>
        </w:rPr>
        <w:t>采用可视化手段</w:t>
      </w:r>
      <w:r>
        <w:rPr>
          <w:rFonts w:hint="eastAsia"/>
        </w:rPr>
        <w:t>，</w:t>
      </w:r>
      <w:r w:rsidRPr="002F7E2A">
        <w:rPr>
          <w:rFonts w:hint="eastAsia"/>
        </w:rPr>
        <w:t>主用户以“所见即所得”的方式</w:t>
      </w:r>
      <w:r>
        <w:rPr>
          <w:rFonts w:hint="eastAsia"/>
        </w:rPr>
        <w:t>，</w:t>
      </w:r>
      <w:r w:rsidRPr="002F7E2A">
        <w:rPr>
          <w:rFonts w:hint="eastAsia"/>
        </w:rPr>
        <w:t>规划设计测试需要的网络拓扑图、各节点硬件配置、操作系统、网络地址、被测件、测试工具软件以及相关运行支撑软件环境等。规划设计完成后生成測试环境规划设计方案，可直接提交测试云平台执行虚拟化</w:t>
      </w:r>
      <w:r w:rsidRPr="002F7E2A">
        <w:rPr>
          <w:rFonts w:hint="eastAsia"/>
        </w:rPr>
        <w:t>,</w:t>
      </w:r>
      <w:r w:rsidRPr="002F7E2A">
        <w:rPr>
          <w:rFonts w:hint="eastAsia"/>
        </w:rPr>
        <w:t>生成分布式网终測试环境。同时该子系统还提供相关的维护管理功能</w:t>
      </w:r>
      <w:r w:rsidRPr="002F7E2A">
        <w:rPr>
          <w:rFonts w:hint="eastAsia"/>
        </w:rPr>
        <w:t>,</w:t>
      </w:r>
      <w:r w:rsidRPr="002F7E2A">
        <w:rPr>
          <w:rFonts w:hint="eastAsia"/>
        </w:rPr>
        <w:t>包括测试环境规划设计方案的浏览查询、复用、删改、存储等。</w:t>
      </w:r>
    </w:p>
    <w:p w14:paraId="6915E25E" w14:textId="77777777" w:rsidR="00AD050D" w:rsidRDefault="00AD050D" w:rsidP="00351EEA">
      <w:pPr>
        <w:pStyle w:val="affa"/>
        <w:spacing w:line="360" w:lineRule="auto"/>
        <w:ind w:firstLine="480"/>
      </w:pPr>
    </w:p>
    <w:p w14:paraId="079A2CD5" w14:textId="77777777" w:rsidR="00AD050D" w:rsidRPr="002F7E2A" w:rsidRDefault="00AD050D" w:rsidP="00351EEA">
      <w:pPr>
        <w:pStyle w:val="affa"/>
        <w:spacing w:line="360" w:lineRule="auto"/>
        <w:ind w:firstLine="480"/>
      </w:pPr>
    </w:p>
    <w:p w14:paraId="40B6A472" w14:textId="77777777" w:rsidR="00AD050D" w:rsidRPr="002F7E2A" w:rsidRDefault="00AD050D" w:rsidP="00351EEA">
      <w:pPr>
        <w:pStyle w:val="affa"/>
        <w:spacing w:line="360" w:lineRule="auto"/>
        <w:ind w:firstLine="480"/>
      </w:pPr>
      <w:r w:rsidRPr="002F7E2A">
        <w:t>9.</w:t>
      </w:r>
      <w:r w:rsidRPr="002F7E2A">
        <w:rPr>
          <w:rFonts w:hint="eastAsia"/>
        </w:rPr>
        <w:t>测试环境定制与管理</w:t>
      </w:r>
    </w:p>
    <w:p w14:paraId="39CF84AD" w14:textId="77777777" w:rsidR="00AD050D" w:rsidRDefault="00AD050D" w:rsidP="00351EEA">
      <w:pPr>
        <w:pStyle w:val="affa"/>
        <w:spacing w:line="360" w:lineRule="auto"/>
        <w:ind w:firstLine="480"/>
      </w:pPr>
      <w:r w:rsidRPr="002F7E2A">
        <w:rPr>
          <w:rFonts w:hint="eastAsia"/>
        </w:rPr>
        <w:t>可采用测试环境规划没计或手工定制两种方式</w:t>
      </w:r>
      <w:r w:rsidRPr="002F7E2A">
        <w:rPr>
          <w:rFonts w:hint="eastAsia"/>
        </w:rPr>
        <w:t>,</w:t>
      </w:r>
      <w:r w:rsidRPr="002F7E2A">
        <w:rPr>
          <w:rFonts w:hint="eastAsia"/>
        </w:rPr>
        <w:t>生成测试环境。针对用户构建分布式网络測试环境的需求</w:t>
      </w:r>
      <w:r w:rsidRPr="002F7E2A">
        <w:rPr>
          <w:rFonts w:hint="eastAsia"/>
        </w:rPr>
        <w:t>,</w:t>
      </w:r>
      <w:r w:rsidRPr="002F7E2A">
        <w:rPr>
          <w:rFonts w:hint="eastAsia"/>
        </w:rPr>
        <w:t>采用直接利用测试环境规划设计方案</w:t>
      </w:r>
      <w:r w:rsidRPr="002F7E2A">
        <w:rPr>
          <w:rFonts w:hint="eastAsia"/>
        </w:rPr>
        <w:t>,</w:t>
      </w:r>
      <w:r w:rsidRPr="002F7E2A">
        <w:t>执行批量虚拟化操作</w:t>
      </w:r>
      <w:r w:rsidRPr="002F7E2A">
        <w:rPr>
          <w:rFonts w:hint="eastAsia"/>
        </w:rPr>
        <w:t>，</w:t>
      </w:r>
      <w:r w:rsidRPr="002F7E2A">
        <w:t>生成整个测试环境</w:t>
      </w:r>
      <w:r w:rsidRPr="002F7E2A">
        <w:rPr>
          <w:rFonts w:hint="eastAsia"/>
        </w:rPr>
        <w:t>。</w:t>
      </w:r>
      <w:r w:rsidRPr="002F7E2A">
        <w:t>对单用户的单一测试环境需求</w:t>
      </w:r>
      <w:r w:rsidRPr="002F7E2A">
        <w:rPr>
          <w:rFonts w:hint="eastAsia"/>
        </w:rPr>
        <w:t>，可以采用手工定制测试环境的方式</w:t>
      </w:r>
      <w:r w:rsidRPr="002F7E2A">
        <w:rPr>
          <w:rFonts w:hint="eastAsia"/>
        </w:rPr>
        <w:t>,</w:t>
      </w:r>
      <w:r w:rsidRPr="002F7E2A">
        <w:rPr>
          <w:rFonts w:hint="eastAsia"/>
        </w:rPr>
        <w:t>生成与用户定制需求一致的虚拟机测试坏境</w:t>
      </w:r>
      <w:r w:rsidRPr="002F7E2A">
        <w:rPr>
          <w:rFonts w:hint="eastAsia"/>
        </w:rPr>
        <w:t>,</w:t>
      </w:r>
      <w:r w:rsidRPr="002F7E2A">
        <w:rPr>
          <w:rFonts w:hint="eastAsia"/>
        </w:rPr>
        <w:t>包括硬件配置、操作系统、软件环境、软件测试工具等。该子系统可完成整个测试环境的总体挂起、存储与恢复</w:t>
      </w:r>
      <w:r w:rsidRPr="002F7E2A">
        <w:rPr>
          <w:rFonts w:hint="eastAsia"/>
        </w:rPr>
        <w:t>,</w:t>
      </w:r>
      <w:r w:rsidRPr="002F7E2A">
        <w:rPr>
          <w:rFonts w:hint="eastAsia"/>
        </w:rPr>
        <w:t>可完成测试环境的可视化管理。</w:t>
      </w:r>
    </w:p>
    <w:p w14:paraId="6921C3D3" w14:textId="77777777" w:rsidR="00AD050D" w:rsidRDefault="00AD050D" w:rsidP="00351EEA">
      <w:pPr>
        <w:pStyle w:val="affa"/>
        <w:spacing w:line="360" w:lineRule="auto"/>
        <w:ind w:firstLine="480"/>
      </w:pPr>
    </w:p>
    <w:p w14:paraId="4F6273D5" w14:textId="77777777" w:rsidR="00AD050D" w:rsidRPr="002F7E2A" w:rsidRDefault="00AD050D" w:rsidP="00351EEA">
      <w:pPr>
        <w:pStyle w:val="affa"/>
        <w:spacing w:line="360" w:lineRule="auto"/>
        <w:ind w:firstLine="480"/>
      </w:pPr>
    </w:p>
    <w:p w14:paraId="0F0287BA" w14:textId="77777777" w:rsidR="00AD050D" w:rsidRPr="002F7E2A" w:rsidRDefault="00AD050D" w:rsidP="00351EEA">
      <w:pPr>
        <w:pStyle w:val="affa"/>
        <w:spacing w:line="360" w:lineRule="auto"/>
        <w:ind w:firstLine="480"/>
      </w:pPr>
      <w:r w:rsidRPr="002F7E2A">
        <w:rPr>
          <w:rFonts w:hint="eastAsia"/>
        </w:rPr>
        <w:t>10.</w:t>
      </w:r>
      <w:r w:rsidRPr="002F7E2A">
        <w:rPr>
          <w:rFonts w:hint="eastAsia"/>
        </w:rPr>
        <w:t>测试运行监视控制</w:t>
      </w:r>
    </w:p>
    <w:p w14:paraId="6F1D99C6" w14:textId="77777777" w:rsidR="00AD050D" w:rsidRDefault="00AD050D" w:rsidP="00351EEA">
      <w:pPr>
        <w:pStyle w:val="affa"/>
        <w:spacing w:line="360" w:lineRule="auto"/>
        <w:ind w:firstLine="480"/>
      </w:pPr>
      <w:r w:rsidRPr="002F7E2A">
        <w:rPr>
          <w:rFonts w:hint="eastAsia"/>
        </w:rPr>
        <w:t>集中控制复杂分布式测试进程的开始、暂停、恢复、终止等操作。实现分布式功能测试工具和性能测试工具的同步、消息传递和集中控制</w:t>
      </w:r>
      <w:r w:rsidRPr="002F7E2A">
        <w:rPr>
          <w:rFonts w:hint="eastAsia"/>
        </w:rPr>
        <w:t>,</w:t>
      </w:r>
      <w:r w:rsidRPr="002F7E2A">
        <w:rPr>
          <w:rFonts w:hint="eastAsia"/>
        </w:rPr>
        <w:t>实现各种测试工具运行状态的监控</w:t>
      </w:r>
      <w:r w:rsidRPr="002F7E2A">
        <w:rPr>
          <w:rFonts w:hint="eastAsia"/>
        </w:rPr>
        <w:t>,</w:t>
      </w:r>
      <w:r w:rsidRPr="002F7E2A">
        <w:rPr>
          <w:rFonts w:hint="eastAsia"/>
        </w:rPr>
        <w:t>可为测试过程数据的采集提供接口。提供第三方运行监视功能</w:t>
      </w:r>
      <w:r w:rsidRPr="002F7E2A">
        <w:rPr>
          <w:rFonts w:hint="eastAsia"/>
        </w:rPr>
        <w:t>,</w:t>
      </w:r>
      <w:r w:rsidRPr="002F7E2A">
        <w:rPr>
          <w:rFonts w:hint="eastAsia"/>
        </w:rPr>
        <w:t>可根据用户权限</w:t>
      </w:r>
      <w:r w:rsidRPr="002F7E2A">
        <w:rPr>
          <w:rFonts w:hint="eastAsia"/>
        </w:rPr>
        <w:t>,</w:t>
      </w:r>
      <w:r w:rsidRPr="002F7E2A">
        <w:rPr>
          <w:rFonts w:hint="eastAsia"/>
        </w:rPr>
        <w:t>对测试运行过程中各结点端机桌面和用户換作过程进行监视。</w:t>
      </w:r>
    </w:p>
    <w:p w14:paraId="5DA12B67" w14:textId="77777777" w:rsidR="00AD050D" w:rsidRDefault="00AD050D" w:rsidP="00351EEA">
      <w:pPr>
        <w:pStyle w:val="affa"/>
        <w:spacing w:line="360" w:lineRule="auto"/>
        <w:ind w:firstLine="480"/>
      </w:pPr>
    </w:p>
    <w:p w14:paraId="0B0AEC9B" w14:textId="77777777" w:rsidR="00AD050D" w:rsidRPr="002F7E2A" w:rsidRDefault="00AD050D" w:rsidP="00351EEA">
      <w:pPr>
        <w:pStyle w:val="affa"/>
        <w:spacing w:line="360" w:lineRule="auto"/>
        <w:ind w:firstLine="480"/>
      </w:pPr>
    </w:p>
    <w:p w14:paraId="3D23B626" w14:textId="77777777" w:rsidR="00AD050D" w:rsidRPr="002F7E2A" w:rsidRDefault="00AD050D" w:rsidP="00351EEA">
      <w:pPr>
        <w:pStyle w:val="affa"/>
        <w:spacing w:line="360" w:lineRule="auto"/>
        <w:ind w:firstLine="480"/>
      </w:pPr>
      <w:r w:rsidRPr="002F7E2A">
        <w:t>11.</w:t>
      </w:r>
      <w:r w:rsidRPr="002F7E2A">
        <w:rPr>
          <w:rFonts w:hint="eastAsia"/>
        </w:rPr>
        <w:t>被测对象管理</w:t>
      </w:r>
    </w:p>
    <w:p w14:paraId="1E0FA05B" w14:textId="77777777" w:rsidR="00AD050D" w:rsidRDefault="00AD050D" w:rsidP="00351EEA">
      <w:pPr>
        <w:pStyle w:val="affa"/>
        <w:spacing w:line="360" w:lineRule="auto"/>
        <w:ind w:firstLine="480"/>
      </w:pPr>
      <w:r w:rsidRPr="002F7E2A">
        <w:rPr>
          <w:rFonts w:hint="eastAsia"/>
        </w:rPr>
        <w:t>对被测对象进行标识、入库、出库、更动控制、版本管理、访问权限设置等</w:t>
      </w:r>
      <w:r w:rsidRPr="002F7E2A">
        <w:rPr>
          <w:rFonts w:hint="eastAsia"/>
        </w:rPr>
        <w:t>,</w:t>
      </w:r>
      <w:r w:rsidRPr="002F7E2A">
        <w:rPr>
          <w:rFonts w:hint="eastAsia"/>
        </w:rPr>
        <w:t>为系统提供独立手測试项目的被测对象存储、管理、维护环境。</w:t>
      </w:r>
    </w:p>
    <w:p w14:paraId="588780A6" w14:textId="77777777" w:rsidR="00AD050D" w:rsidRDefault="00AD050D" w:rsidP="00351EEA">
      <w:pPr>
        <w:pStyle w:val="affa"/>
        <w:spacing w:line="360" w:lineRule="auto"/>
        <w:ind w:firstLine="480"/>
      </w:pPr>
    </w:p>
    <w:p w14:paraId="615F45FB" w14:textId="77777777" w:rsidR="00AD050D" w:rsidRPr="002F7E2A" w:rsidRDefault="00AD050D" w:rsidP="00351EEA">
      <w:pPr>
        <w:pStyle w:val="affa"/>
        <w:spacing w:line="360" w:lineRule="auto"/>
        <w:ind w:firstLine="480"/>
      </w:pPr>
    </w:p>
    <w:p w14:paraId="1F0C9AAF" w14:textId="77777777" w:rsidR="00AD050D" w:rsidRPr="002F7E2A" w:rsidRDefault="00AD050D" w:rsidP="00351EEA">
      <w:pPr>
        <w:pStyle w:val="affa"/>
        <w:spacing w:line="360" w:lineRule="auto"/>
        <w:ind w:firstLine="480"/>
      </w:pPr>
      <w:r w:rsidRPr="002F7E2A">
        <w:t>1</w:t>
      </w:r>
      <w:r w:rsidRPr="002F7E2A">
        <w:rPr>
          <w:rFonts w:hint="eastAsia"/>
        </w:rPr>
        <w:t>2.</w:t>
      </w:r>
      <w:r w:rsidRPr="002F7E2A">
        <w:rPr>
          <w:rFonts w:hint="eastAsia"/>
        </w:rPr>
        <w:t>用户管理</w:t>
      </w:r>
    </w:p>
    <w:p w14:paraId="4196DFA6" w14:textId="77777777" w:rsidR="00AD050D" w:rsidRDefault="00AD050D" w:rsidP="00351EEA">
      <w:pPr>
        <w:pStyle w:val="affa"/>
        <w:spacing w:line="360" w:lineRule="auto"/>
        <w:ind w:firstLine="480"/>
      </w:pPr>
      <w:r w:rsidRPr="002F7E2A">
        <w:rPr>
          <w:rFonts w:hint="eastAsia"/>
        </w:rPr>
        <w:t>对用户进行注册、注销、登录等管理</w:t>
      </w:r>
      <w:r w:rsidRPr="002F7E2A">
        <w:rPr>
          <w:rFonts w:hint="eastAsia"/>
        </w:rPr>
        <w:t>,</w:t>
      </w:r>
      <w:r w:rsidRPr="002F7E2A">
        <w:rPr>
          <w:rFonts w:hint="eastAsia"/>
        </w:rPr>
        <w:t>维护用户基本信息</w:t>
      </w:r>
      <w:r w:rsidRPr="002F7E2A">
        <w:rPr>
          <w:rFonts w:hint="eastAsia"/>
        </w:rPr>
        <w:t>,</w:t>
      </w:r>
      <w:r w:rsidRPr="002F7E2A">
        <w:rPr>
          <w:rFonts w:hint="eastAsia"/>
        </w:rPr>
        <w:t>赋予用户角色</w:t>
      </w:r>
      <w:r w:rsidRPr="002F7E2A">
        <w:rPr>
          <w:rFonts w:hint="eastAsia"/>
        </w:rPr>
        <w:t>,</w:t>
      </w:r>
      <w:r w:rsidRPr="002F7E2A">
        <w:rPr>
          <w:rFonts w:hint="eastAsia"/>
        </w:rPr>
        <w:t>实现用户对被测对象、測试项目、测试工具、测试数据、测试流程、试计划、测试人员、測试日志等对象的访间权限规划</w:t>
      </w:r>
      <w:r w:rsidRPr="002F7E2A">
        <w:rPr>
          <w:rFonts w:hint="eastAsia"/>
        </w:rPr>
        <w:t>,</w:t>
      </w:r>
      <w:r w:rsidRPr="002F7E2A">
        <w:rPr>
          <w:rFonts w:hint="eastAsia"/>
        </w:rPr>
        <w:t>对用户的测试活动进行日志记录与存储。</w:t>
      </w:r>
    </w:p>
    <w:p w14:paraId="540EC65C" w14:textId="77777777" w:rsidR="00AD050D" w:rsidRDefault="00AD050D" w:rsidP="00351EEA">
      <w:pPr>
        <w:pStyle w:val="affa"/>
        <w:spacing w:line="360" w:lineRule="auto"/>
        <w:ind w:firstLine="480"/>
      </w:pPr>
    </w:p>
    <w:p w14:paraId="55DC9635" w14:textId="77777777" w:rsidR="00AD050D" w:rsidRPr="002F7E2A" w:rsidRDefault="00AD050D" w:rsidP="00351EEA">
      <w:pPr>
        <w:pStyle w:val="affa"/>
        <w:spacing w:line="360" w:lineRule="auto"/>
        <w:ind w:firstLine="480"/>
      </w:pPr>
    </w:p>
    <w:p w14:paraId="0A7B407B" w14:textId="77777777" w:rsidR="00AD050D" w:rsidRPr="002F7E2A" w:rsidRDefault="00AD050D" w:rsidP="00351EEA">
      <w:pPr>
        <w:pStyle w:val="affa"/>
        <w:spacing w:line="360" w:lineRule="auto"/>
        <w:ind w:firstLine="480"/>
      </w:pPr>
      <w:r w:rsidRPr="002F7E2A">
        <w:rPr>
          <w:rFonts w:hint="eastAsia"/>
        </w:rPr>
        <w:t>13.</w:t>
      </w:r>
      <w:r w:rsidRPr="002F7E2A">
        <w:rPr>
          <w:rFonts w:hint="eastAsia"/>
        </w:rPr>
        <w:t>测试配置数据采集存储</w:t>
      </w:r>
    </w:p>
    <w:p w14:paraId="35655E44" w14:textId="77777777" w:rsidR="00AD050D" w:rsidRDefault="00AD050D" w:rsidP="00351EEA">
      <w:pPr>
        <w:pStyle w:val="affa"/>
        <w:spacing w:line="360" w:lineRule="auto"/>
        <w:ind w:firstLine="480"/>
      </w:pPr>
      <w:r w:rsidRPr="002F7E2A">
        <w:rPr>
          <w:rFonts w:hint="eastAsia"/>
        </w:rPr>
        <w:t>对测试配置数据</w:t>
      </w:r>
      <w:r w:rsidRPr="002F7E2A">
        <w:rPr>
          <w:rFonts w:hint="eastAsia"/>
        </w:rPr>
        <w:t>,</w:t>
      </w:r>
      <w:r w:rsidRPr="002F7E2A">
        <w:rPr>
          <w:rFonts w:hint="eastAsia"/>
        </w:rPr>
        <w:t>主要包括测试环境配置、测试工具配置、测试数据</w:t>
      </w:r>
      <w:r w:rsidRPr="002F7E2A">
        <w:t>配</w:t>
      </w:r>
      <w:r w:rsidRPr="002F7E2A">
        <w:rPr>
          <w:rFonts w:hint="eastAsia"/>
        </w:rPr>
        <w:t>置、测试人员配置</w:t>
      </w:r>
      <w:r w:rsidRPr="002F7E2A">
        <w:rPr>
          <w:rFonts w:hint="eastAsia"/>
        </w:rPr>
        <w:t>,</w:t>
      </w:r>
      <w:r w:rsidRPr="002F7E2A">
        <w:rPr>
          <w:rFonts w:hint="eastAsia"/>
        </w:rPr>
        <w:t>以及整个测试项目的总体策划规划文案等基本信息进采集、存储和管理</w:t>
      </w:r>
      <w:r w:rsidRPr="002F7E2A">
        <w:rPr>
          <w:rFonts w:hint="eastAsia"/>
        </w:rPr>
        <w:t>,</w:t>
      </w:r>
      <w:r w:rsidRPr="002F7E2A">
        <w:rPr>
          <w:rFonts w:hint="eastAsia"/>
        </w:rPr>
        <w:t>支持对测试配置数的深度分析</w:t>
      </w:r>
      <w:r w:rsidRPr="002F7E2A">
        <w:rPr>
          <w:rFonts w:hint="eastAsia"/>
        </w:rPr>
        <w:t>,</w:t>
      </w:r>
      <w:r w:rsidRPr="002F7E2A">
        <w:rPr>
          <w:rFonts w:hint="eastAsia"/>
        </w:rPr>
        <w:t>对支持测试配置数据的复用提供基本数据支撑。</w:t>
      </w:r>
    </w:p>
    <w:p w14:paraId="0CDE174B" w14:textId="77777777" w:rsidR="00AD050D" w:rsidRDefault="00AD050D" w:rsidP="00351EEA">
      <w:pPr>
        <w:pStyle w:val="affa"/>
        <w:spacing w:line="360" w:lineRule="auto"/>
        <w:ind w:firstLine="480"/>
      </w:pPr>
    </w:p>
    <w:p w14:paraId="3F3061C0" w14:textId="77777777" w:rsidR="00AD050D" w:rsidRPr="002F7E2A" w:rsidRDefault="00AD050D" w:rsidP="00351EEA">
      <w:pPr>
        <w:pStyle w:val="affa"/>
        <w:spacing w:line="360" w:lineRule="auto"/>
        <w:ind w:firstLine="480"/>
      </w:pPr>
    </w:p>
    <w:p w14:paraId="3E22E3DC" w14:textId="77777777" w:rsidR="00AD050D" w:rsidRPr="002F7E2A" w:rsidRDefault="00AD050D" w:rsidP="00351EEA">
      <w:pPr>
        <w:pStyle w:val="affa"/>
        <w:spacing w:line="360" w:lineRule="auto"/>
        <w:ind w:firstLine="480"/>
      </w:pPr>
      <w:r w:rsidRPr="002F7E2A">
        <w:t>1</w:t>
      </w:r>
      <w:r w:rsidRPr="002F7E2A">
        <w:rPr>
          <w:rFonts w:hint="eastAsia"/>
        </w:rPr>
        <w:t>4.</w:t>
      </w:r>
      <w:r w:rsidRPr="002F7E2A">
        <w:rPr>
          <w:rFonts w:hint="eastAsia"/>
        </w:rPr>
        <w:t>测试过程数据采集存储</w:t>
      </w:r>
    </w:p>
    <w:p w14:paraId="5B8C31FB" w14:textId="77777777" w:rsidR="00AD050D" w:rsidRDefault="00AD050D" w:rsidP="00351EEA">
      <w:pPr>
        <w:pStyle w:val="affa"/>
        <w:spacing w:line="360" w:lineRule="auto"/>
        <w:ind w:firstLine="480"/>
      </w:pPr>
      <w:r w:rsidRPr="002F7E2A">
        <w:rPr>
          <w:rFonts w:hint="eastAsia"/>
        </w:rPr>
        <w:t>对测试过程中动态产生的各种测试数据和中间测试结果数据</w:t>
      </w:r>
      <w:r w:rsidRPr="002F7E2A">
        <w:rPr>
          <w:rFonts w:hint="eastAsia"/>
        </w:rPr>
        <w:t>,</w:t>
      </w:r>
      <w:r w:rsidRPr="002F7E2A">
        <w:rPr>
          <w:rFonts w:hint="eastAsia"/>
        </w:rPr>
        <w:t>例如测试用例以及用例执行情况的数据</w:t>
      </w:r>
      <w:r w:rsidRPr="002F7E2A">
        <w:rPr>
          <w:rFonts w:hint="eastAsia"/>
        </w:rPr>
        <w:t>,</w:t>
      </w:r>
      <w:r w:rsidRPr="002F7E2A">
        <w:rPr>
          <w:rFonts w:hint="eastAsia"/>
        </w:rPr>
        <w:t>进行采集、存储和管理。支持对过程数据的深度分析和测试报告的生成</w:t>
      </w:r>
      <w:r w:rsidRPr="002F7E2A">
        <w:rPr>
          <w:rFonts w:hint="eastAsia"/>
        </w:rPr>
        <w:t>,</w:t>
      </w:r>
      <w:r w:rsidRPr="002F7E2A">
        <w:rPr>
          <w:rFonts w:hint="eastAsia"/>
        </w:rPr>
        <w:t>对测试用例复用提供基本数据支撑。</w:t>
      </w:r>
    </w:p>
    <w:p w14:paraId="2C6659D4" w14:textId="77777777" w:rsidR="00AD050D" w:rsidRDefault="00AD050D" w:rsidP="00351EEA">
      <w:pPr>
        <w:pStyle w:val="affa"/>
        <w:spacing w:line="360" w:lineRule="auto"/>
        <w:ind w:firstLine="480"/>
      </w:pPr>
    </w:p>
    <w:p w14:paraId="6D90E637" w14:textId="77777777" w:rsidR="00AD050D" w:rsidRPr="002F7E2A" w:rsidRDefault="00AD050D" w:rsidP="00351EEA">
      <w:pPr>
        <w:pStyle w:val="affa"/>
        <w:spacing w:line="360" w:lineRule="auto"/>
        <w:ind w:firstLine="480"/>
      </w:pPr>
    </w:p>
    <w:p w14:paraId="6ADCC1C4" w14:textId="77777777" w:rsidR="00AD050D" w:rsidRPr="002F7E2A" w:rsidRDefault="00AD050D" w:rsidP="00351EEA">
      <w:pPr>
        <w:pStyle w:val="affa"/>
        <w:spacing w:line="360" w:lineRule="auto"/>
        <w:ind w:firstLine="480"/>
      </w:pPr>
      <w:r w:rsidRPr="002F7E2A">
        <w:rPr>
          <w:rFonts w:hint="eastAsia"/>
        </w:rPr>
        <w:t>15.</w:t>
      </w:r>
      <w:r w:rsidRPr="002F7E2A">
        <w:rPr>
          <w:rFonts w:hint="eastAsia"/>
        </w:rPr>
        <w:t>测试结果数据采集存储</w:t>
      </w:r>
    </w:p>
    <w:p w14:paraId="32026AB9" w14:textId="77777777" w:rsidR="00AD050D" w:rsidRDefault="00AD050D" w:rsidP="00351EEA">
      <w:pPr>
        <w:pStyle w:val="affa"/>
        <w:spacing w:line="360" w:lineRule="auto"/>
        <w:ind w:firstLine="480"/>
      </w:pPr>
      <w:r w:rsidRPr="002F7E2A">
        <w:rPr>
          <w:rFonts w:hint="eastAsia"/>
        </w:rPr>
        <w:t>对测试结果数据</w:t>
      </w:r>
      <w:r w:rsidRPr="002F7E2A">
        <w:rPr>
          <w:rFonts w:hint="eastAsia"/>
        </w:rPr>
        <w:t>,</w:t>
      </w:r>
      <w:r w:rsidRPr="002F7E2A">
        <w:rPr>
          <w:rFonts w:hint="eastAsia"/>
        </w:rPr>
        <w:t>主要包括各软件測试工具生成的测试报告以及报告中</w:t>
      </w:r>
      <w:r w:rsidRPr="002F7E2A">
        <w:t>的结论</w:t>
      </w:r>
      <w:r w:rsidRPr="002F7E2A">
        <w:rPr>
          <w:rFonts w:hint="eastAsia"/>
        </w:rPr>
        <w:t>、</w:t>
      </w:r>
      <w:r w:rsidRPr="002F7E2A">
        <w:t>各测试项的测试结论等数据进行采集</w:t>
      </w:r>
      <w:r w:rsidRPr="002F7E2A">
        <w:rPr>
          <w:rFonts w:hint="eastAsia"/>
        </w:rPr>
        <w:t>、</w:t>
      </w:r>
      <w:r w:rsidRPr="002F7E2A">
        <w:t>存储和管理</w:t>
      </w:r>
      <w:r w:rsidRPr="002F7E2A">
        <w:rPr>
          <w:rFonts w:hint="eastAsia"/>
        </w:rPr>
        <w:t>。</w:t>
      </w:r>
      <w:r w:rsidRPr="002F7E2A">
        <w:t>可对测试结果</w:t>
      </w:r>
      <w:r w:rsidRPr="002F7E2A">
        <w:rPr>
          <w:rFonts w:hint="eastAsia"/>
        </w:rPr>
        <w:t>数据等进行深度分析</w:t>
      </w:r>
      <w:r w:rsidRPr="002F7E2A">
        <w:rPr>
          <w:rFonts w:hint="eastAsia"/>
        </w:rPr>
        <w:t>,</w:t>
      </w:r>
      <w:r w:rsidRPr="002F7E2A">
        <w:rPr>
          <w:rFonts w:hint="eastAsia"/>
        </w:rPr>
        <w:t>可支持对被测对象的综合分析。</w:t>
      </w:r>
    </w:p>
    <w:p w14:paraId="21C5120D" w14:textId="77777777" w:rsidR="00AD050D" w:rsidRDefault="00AD050D" w:rsidP="00351EEA">
      <w:pPr>
        <w:pStyle w:val="affa"/>
        <w:spacing w:line="360" w:lineRule="auto"/>
        <w:ind w:firstLine="480"/>
      </w:pPr>
    </w:p>
    <w:p w14:paraId="20524435" w14:textId="77777777" w:rsidR="00AD050D" w:rsidRPr="002F7E2A" w:rsidRDefault="00AD050D" w:rsidP="00351EEA">
      <w:pPr>
        <w:pStyle w:val="affa"/>
        <w:spacing w:line="360" w:lineRule="auto"/>
        <w:ind w:firstLine="480"/>
      </w:pPr>
    </w:p>
    <w:p w14:paraId="0F0F63AC" w14:textId="77777777" w:rsidR="00AD050D" w:rsidRPr="002F7E2A" w:rsidRDefault="00AD050D" w:rsidP="00351EEA">
      <w:pPr>
        <w:pStyle w:val="affa"/>
        <w:spacing w:line="360" w:lineRule="auto"/>
        <w:ind w:firstLine="480"/>
      </w:pPr>
      <w:r w:rsidRPr="002F7E2A">
        <w:t>1</w:t>
      </w:r>
      <w:r w:rsidRPr="002F7E2A">
        <w:rPr>
          <w:rFonts w:hint="eastAsia"/>
        </w:rPr>
        <w:t>6.</w:t>
      </w:r>
      <w:r w:rsidRPr="002F7E2A">
        <w:rPr>
          <w:rFonts w:hint="eastAsia"/>
        </w:rPr>
        <w:t>测试数据综合分析</w:t>
      </w:r>
    </w:p>
    <w:p w14:paraId="5C6F7CB9" w14:textId="77777777" w:rsidR="00AD050D" w:rsidRDefault="00AD050D" w:rsidP="00351EEA">
      <w:pPr>
        <w:pStyle w:val="affa"/>
        <w:spacing w:line="360" w:lineRule="auto"/>
        <w:ind w:firstLine="480"/>
      </w:pPr>
      <w:r w:rsidRPr="002F7E2A">
        <w:rPr>
          <w:rFonts w:hint="eastAsia"/>
        </w:rPr>
        <w:t>对同一被测对象不同版本、不同測试轮次的各神测试数据</w:t>
      </w:r>
      <w:r w:rsidRPr="002F7E2A">
        <w:rPr>
          <w:rFonts w:hint="eastAsia"/>
        </w:rPr>
        <w:t>,</w:t>
      </w:r>
      <w:r w:rsidRPr="002F7E2A">
        <w:rPr>
          <w:rFonts w:hint="eastAsia"/>
        </w:rPr>
        <w:t>例如测试配置数据、测试过程数据、测试结果数据的综合分析</w:t>
      </w:r>
      <w:r w:rsidRPr="002F7E2A">
        <w:rPr>
          <w:rFonts w:hint="eastAsia"/>
        </w:rPr>
        <w:t>,</w:t>
      </w:r>
      <w:r w:rsidRPr="002F7E2A">
        <w:rPr>
          <w:rFonts w:hint="eastAsia"/>
        </w:rPr>
        <w:t>可支持对被测对象总体评价报告的生成。可实现多个类似被测对象的综合数据分析</w:t>
      </w:r>
      <w:r w:rsidRPr="002F7E2A">
        <w:rPr>
          <w:rFonts w:hint="eastAsia"/>
        </w:rPr>
        <w:t>,</w:t>
      </w:r>
      <w:r w:rsidRPr="002F7E2A">
        <w:rPr>
          <w:rFonts w:hint="eastAsia"/>
        </w:rPr>
        <w:t>可支持优化同</w:t>
      </w:r>
      <w:r w:rsidRPr="002F7E2A">
        <w:t>类</w:t>
      </w:r>
      <w:r w:rsidRPr="002F7E2A">
        <w:rPr>
          <w:rFonts w:hint="eastAsia"/>
        </w:rPr>
        <w:t>被测对象的测试方案。</w:t>
      </w:r>
    </w:p>
    <w:p w14:paraId="3C10AABC" w14:textId="77777777" w:rsidR="00AD050D" w:rsidRDefault="00AD050D" w:rsidP="00351EEA">
      <w:pPr>
        <w:pStyle w:val="affa"/>
        <w:spacing w:line="360" w:lineRule="auto"/>
        <w:ind w:firstLine="480"/>
      </w:pPr>
    </w:p>
    <w:p w14:paraId="6672CCDB" w14:textId="77777777" w:rsidR="00AD050D" w:rsidRPr="002F7E2A" w:rsidRDefault="00AD050D" w:rsidP="00351EEA">
      <w:pPr>
        <w:pStyle w:val="affa"/>
        <w:spacing w:line="360" w:lineRule="auto"/>
        <w:ind w:firstLine="480"/>
      </w:pPr>
    </w:p>
    <w:p w14:paraId="5D29D03D" w14:textId="77777777" w:rsidR="00AD050D" w:rsidRPr="002F7E2A" w:rsidRDefault="00AD050D" w:rsidP="00351EEA">
      <w:pPr>
        <w:pStyle w:val="affa"/>
        <w:spacing w:line="360" w:lineRule="auto"/>
        <w:ind w:firstLine="480"/>
      </w:pPr>
      <w:r w:rsidRPr="002F7E2A">
        <w:rPr>
          <w:rFonts w:hint="eastAsia"/>
        </w:rPr>
        <w:t>17.</w:t>
      </w:r>
      <w:r w:rsidRPr="002F7E2A">
        <w:rPr>
          <w:rFonts w:hint="eastAsia"/>
        </w:rPr>
        <w:t>测试用例辅助设计支持</w:t>
      </w:r>
    </w:p>
    <w:p w14:paraId="28269678" w14:textId="77777777" w:rsidR="00AD050D" w:rsidRDefault="00AD050D" w:rsidP="00351EEA">
      <w:pPr>
        <w:pStyle w:val="affa"/>
        <w:spacing w:line="360" w:lineRule="auto"/>
        <w:ind w:firstLine="480"/>
      </w:pPr>
      <w:r w:rsidRPr="002F7E2A">
        <w:rPr>
          <w:rFonts w:hint="eastAsia"/>
        </w:rPr>
        <w:t>通过对多种被测对象、多个测试场景下不同测试用例的执行情况进行综合分析</w:t>
      </w:r>
      <w:r w:rsidRPr="002F7E2A">
        <w:rPr>
          <w:rFonts w:hint="eastAsia"/>
        </w:rPr>
        <w:t>,</w:t>
      </w:r>
      <w:r w:rsidRPr="002F7E2A">
        <w:rPr>
          <w:rFonts w:hint="eastAsia"/>
        </w:rPr>
        <w:t>形成典型被测对象在典型测试场景下的测试用例推荐</w:t>
      </w:r>
      <w:r w:rsidRPr="002F7E2A">
        <w:rPr>
          <w:rFonts w:hint="eastAsia"/>
        </w:rPr>
        <w:t>,</w:t>
      </w:r>
      <w:r w:rsidRPr="002F7E2A">
        <w:rPr>
          <w:rFonts w:hint="eastAsia"/>
        </w:rPr>
        <w:t>可辅助用户进行测试用例设计。</w:t>
      </w:r>
    </w:p>
    <w:p w14:paraId="6B67390E" w14:textId="77777777" w:rsidR="00AD050D" w:rsidRDefault="00AD050D" w:rsidP="00351EEA">
      <w:pPr>
        <w:pStyle w:val="affa"/>
        <w:spacing w:line="360" w:lineRule="auto"/>
        <w:ind w:firstLine="480"/>
      </w:pPr>
    </w:p>
    <w:p w14:paraId="7204C884" w14:textId="77777777" w:rsidR="00AD050D" w:rsidRPr="002F7E2A" w:rsidRDefault="00AD050D" w:rsidP="00351EEA">
      <w:pPr>
        <w:pStyle w:val="affa"/>
        <w:spacing w:line="360" w:lineRule="auto"/>
        <w:ind w:firstLine="480"/>
      </w:pPr>
    </w:p>
    <w:p w14:paraId="3C8D68AA" w14:textId="77777777" w:rsidR="00AD050D" w:rsidRPr="002F7E2A" w:rsidRDefault="00AD050D" w:rsidP="00351EEA">
      <w:pPr>
        <w:pStyle w:val="affa"/>
        <w:spacing w:line="360" w:lineRule="auto"/>
        <w:ind w:firstLine="480"/>
      </w:pPr>
      <w:r w:rsidRPr="002F7E2A">
        <w:t>1</w:t>
      </w:r>
      <w:r w:rsidRPr="002F7E2A">
        <w:rPr>
          <w:rFonts w:hint="eastAsia"/>
        </w:rPr>
        <w:t>8.</w:t>
      </w:r>
      <w:r w:rsidRPr="002F7E2A">
        <w:rPr>
          <w:rFonts w:hint="eastAsia"/>
        </w:rPr>
        <w:t>测试数据提取应用接口</w:t>
      </w:r>
    </w:p>
    <w:p w14:paraId="17F50D37" w14:textId="77777777" w:rsidR="00AD050D" w:rsidRDefault="00AD050D" w:rsidP="00351EEA">
      <w:pPr>
        <w:pStyle w:val="affa"/>
        <w:spacing w:line="360" w:lineRule="auto"/>
        <w:ind w:firstLine="480"/>
      </w:pPr>
      <w:r w:rsidRPr="002F7E2A">
        <w:rPr>
          <w:rFonts w:hint="eastAsia"/>
        </w:rPr>
        <w:t>该子系统是軟件测试云平台集中的对外数据发布的子系统</w:t>
      </w:r>
      <w:r w:rsidRPr="002F7E2A">
        <w:rPr>
          <w:rFonts w:hint="eastAsia"/>
        </w:rPr>
        <w:t>,</w:t>
      </w:r>
      <w:r w:rsidRPr="002F7E2A">
        <w:rPr>
          <w:rFonts w:hint="eastAsia"/>
        </w:rPr>
        <w:t>除了提供标准的数据库形式、文档形式的数据提取接口外</w:t>
      </w:r>
      <w:r w:rsidRPr="002F7E2A">
        <w:rPr>
          <w:rFonts w:hint="eastAsia"/>
        </w:rPr>
        <w:t>,</w:t>
      </w:r>
      <w:r w:rsidRPr="002F7E2A">
        <w:rPr>
          <w:rFonts w:hint="eastAsia"/>
        </w:rPr>
        <w:t>还提供外部应用软件可直接读取测试云平台数据的接口函数</w:t>
      </w:r>
      <w:r w:rsidRPr="002F7E2A">
        <w:rPr>
          <w:rFonts w:hint="eastAsia"/>
        </w:rPr>
        <w:t>,</w:t>
      </w:r>
      <w:r w:rsidRPr="002F7E2A">
        <w:rPr>
          <w:rFonts w:hint="eastAsia"/>
        </w:rPr>
        <w:t>用于支持后续测试大数据分析与应用。同时该子系统对提取测试数据的请求进行权限验证。</w:t>
      </w:r>
    </w:p>
    <w:p w14:paraId="2F08A716" w14:textId="77777777" w:rsidR="00AD050D" w:rsidRDefault="00AD050D" w:rsidP="00351EEA">
      <w:pPr>
        <w:pStyle w:val="affa"/>
        <w:spacing w:line="360" w:lineRule="auto"/>
        <w:ind w:firstLine="480"/>
      </w:pPr>
    </w:p>
    <w:p w14:paraId="79FEC1FE" w14:textId="77777777" w:rsidR="00AD050D" w:rsidRPr="002F7E2A" w:rsidRDefault="00AD050D" w:rsidP="00351EEA">
      <w:pPr>
        <w:pStyle w:val="affa"/>
        <w:spacing w:line="360" w:lineRule="auto"/>
        <w:ind w:firstLine="480"/>
      </w:pPr>
    </w:p>
    <w:p w14:paraId="3D6526A8" w14:textId="77777777" w:rsidR="00AD050D" w:rsidRDefault="00AD050D" w:rsidP="00351EEA">
      <w:pPr>
        <w:pStyle w:val="3"/>
      </w:pPr>
      <w:r w:rsidRPr="00F05024">
        <w:rPr>
          <w:rFonts w:hint="eastAsia"/>
        </w:rPr>
        <w:t>软件</w:t>
      </w:r>
      <w:r>
        <w:rPr>
          <w:rFonts w:hint="eastAsia"/>
        </w:rPr>
        <w:t>测</w:t>
      </w:r>
      <w:r w:rsidRPr="00F05024">
        <w:rPr>
          <w:rFonts w:hint="eastAsia"/>
        </w:rPr>
        <w:t>试工具集</w:t>
      </w:r>
    </w:p>
    <w:p w14:paraId="6C88DEC2" w14:textId="77777777" w:rsidR="00AD050D" w:rsidRPr="002F7E2A" w:rsidRDefault="00AD050D" w:rsidP="00351EEA">
      <w:pPr>
        <w:pStyle w:val="affa"/>
        <w:spacing w:line="360" w:lineRule="auto"/>
        <w:ind w:firstLine="480"/>
      </w:pPr>
      <w:r w:rsidRPr="002F7E2A">
        <w:rPr>
          <w:rFonts w:hint="eastAsia"/>
        </w:rPr>
        <w:t>在测试云平台上</w:t>
      </w:r>
      <w:r>
        <w:rPr>
          <w:rFonts w:hint="eastAsia"/>
        </w:rPr>
        <w:t>，</w:t>
      </w:r>
      <w:r w:rsidRPr="002F7E2A">
        <w:rPr>
          <w:rFonts w:hint="eastAsia"/>
        </w:rPr>
        <w:t>重点补充建设软件测试工具</w:t>
      </w:r>
      <w:r>
        <w:rPr>
          <w:rFonts w:hint="eastAsia"/>
        </w:rPr>
        <w:t>，</w:t>
      </w:r>
      <w:r w:rsidRPr="002F7E2A">
        <w:rPr>
          <w:rFonts w:hint="eastAsia"/>
        </w:rPr>
        <w:t>包括软件源码分析测试工具、自动化功能测測试工具、逻辑覆盖率测測试工具等</w:t>
      </w:r>
      <w:r w:rsidRPr="002F7E2A">
        <w:rPr>
          <w:rFonts w:hint="eastAsia"/>
        </w:rPr>
        <w:t>9</w:t>
      </w:r>
      <w:r w:rsidRPr="002F7E2A">
        <w:rPr>
          <w:rFonts w:hint="eastAsia"/>
        </w:rPr>
        <w:t>种软件测试工具</w:t>
      </w:r>
      <w:r>
        <w:rPr>
          <w:rFonts w:hint="eastAsia"/>
        </w:rPr>
        <w:t>，</w:t>
      </w:r>
      <w:r w:rsidRPr="002F7E2A">
        <w:rPr>
          <w:rFonts w:hint="eastAsia"/>
        </w:rPr>
        <w:t>详见表</w:t>
      </w:r>
      <w:r w:rsidRPr="002F7E2A">
        <w:rPr>
          <w:rFonts w:hint="eastAsia"/>
        </w:rPr>
        <w:t>1</w:t>
      </w:r>
      <w:r>
        <w:rPr>
          <w:rFonts w:hint="eastAsia"/>
        </w:rPr>
        <w:t>。</w:t>
      </w:r>
    </w:p>
    <w:p w14:paraId="59D6AF9C" w14:textId="77777777" w:rsidR="00AD050D" w:rsidRDefault="00AD050D" w:rsidP="00351EEA">
      <w:pPr>
        <w:adjustRightInd w:val="0"/>
        <w:snapToGrid w:val="0"/>
        <w:ind w:firstLine="480"/>
        <w:jc w:val="center"/>
        <w:rPr>
          <w:rFonts w:hAnsi="宋体" w:cs="宋体"/>
          <w:bCs/>
        </w:rPr>
      </w:pPr>
      <w:r>
        <w:rPr>
          <w:rFonts w:hAnsi="宋体" w:cs="宋体" w:hint="eastAsia"/>
          <w:bCs/>
        </w:rPr>
        <w:t>表1拟补充建设的软件测试工具列表</w:t>
      </w:r>
    </w:p>
    <w:tbl>
      <w:tblPr>
        <w:tblStyle w:val="affb"/>
        <w:tblW w:w="0" w:type="auto"/>
        <w:tblLook w:val="04A0" w:firstRow="1" w:lastRow="0" w:firstColumn="1" w:lastColumn="0" w:noHBand="0" w:noVBand="1"/>
      </w:tblPr>
      <w:tblGrid>
        <w:gridCol w:w="988"/>
        <w:gridCol w:w="4677"/>
        <w:gridCol w:w="2631"/>
      </w:tblGrid>
      <w:tr w:rsidR="00AD050D" w14:paraId="7E41EB95" w14:textId="77777777" w:rsidTr="008D6D0B">
        <w:trPr>
          <w:trHeight w:val="20"/>
        </w:trPr>
        <w:tc>
          <w:tcPr>
            <w:tcW w:w="988" w:type="dxa"/>
            <w:vAlign w:val="center"/>
          </w:tcPr>
          <w:p w14:paraId="1C1BECAF" w14:textId="77777777" w:rsidR="00AD050D" w:rsidRDefault="00AD050D" w:rsidP="008D6D0B">
            <w:pPr>
              <w:adjustRightInd w:val="0"/>
              <w:snapToGrid w:val="0"/>
              <w:jc w:val="center"/>
              <w:rPr>
                <w:rFonts w:hAnsi="宋体" w:cs="宋体"/>
                <w:bCs/>
              </w:rPr>
            </w:pPr>
            <w:r>
              <w:rPr>
                <w:rFonts w:hAnsi="宋体" w:cs="宋体" w:hint="eastAsia"/>
                <w:bCs/>
              </w:rPr>
              <w:t>序号</w:t>
            </w:r>
          </w:p>
        </w:tc>
        <w:tc>
          <w:tcPr>
            <w:tcW w:w="4677" w:type="dxa"/>
            <w:vAlign w:val="center"/>
          </w:tcPr>
          <w:p w14:paraId="7653B676" w14:textId="77777777" w:rsidR="00AD050D" w:rsidRDefault="00AD050D" w:rsidP="008D6D0B">
            <w:pPr>
              <w:adjustRightInd w:val="0"/>
              <w:snapToGrid w:val="0"/>
              <w:jc w:val="center"/>
              <w:rPr>
                <w:rFonts w:hAnsi="宋体" w:cs="宋体"/>
                <w:bCs/>
              </w:rPr>
            </w:pPr>
            <w:r>
              <w:rPr>
                <w:rFonts w:hAnsi="宋体" w:cs="宋体" w:hint="eastAsia"/>
                <w:bCs/>
              </w:rPr>
              <w:t>软件测试工具</w:t>
            </w:r>
          </w:p>
        </w:tc>
        <w:tc>
          <w:tcPr>
            <w:tcW w:w="2631" w:type="dxa"/>
            <w:vAlign w:val="center"/>
          </w:tcPr>
          <w:p w14:paraId="048BB240" w14:textId="77777777" w:rsidR="00AD050D" w:rsidRDefault="00AD050D" w:rsidP="008D6D0B">
            <w:pPr>
              <w:adjustRightInd w:val="0"/>
              <w:snapToGrid w:val="0"/>
              <w:jc w:val="center"/>
              <w:rPr>
                <w:rFonts w:hAnsi="宋体" w:cs="宋体"/>
                <w:bCs/>
              </w:rPr>
            </w:pPr>
            <w:r>
              <w:rPr>
                <w:rFonts w:hAnsi="宋体" w:cs="宋体" w:hint="eastAsia"/>
                <w:bCs/>
              </w:rPr>
              <w:t>类别</w:t>
            </w:r>
          </w:p>
        </w:tc>
      </w:tr>
      <w:tr w:rsidR="00AD050D" w14:paraId="793D4D87" w14:textId="77777777" w:rsidTr="008D6D0B">
        <w:trPr>
          <w:trHeight w:val="20"/>
        </w:trPr>
        <w:tc>
          <w:tcPr>
            <w:tcW w:w="988" w:type="dxa"/>
            <w:vAlign w:val="center"/>
          </w:tcPr>
          <w:p w14:paraId="41F7A505" w14:textId="77777777" w:rsidR="00AD050D" w:rsidRPr="00F05024" w:rsidRDefault="00AD050D" w:rsidP="00351EEA">
            <w:pPr>
              <w:pStyle w:val="afff4"/>
              <w:numPr>
                <w:ilvl w:val="0"/>
                <w:numId w:val="50"/>
              </w:numPr>
              <w:adjustRightInd w:val="0"/>
              <w:snapToGrid w:val="0"/>
              <w:spacing w:line="360" w:lineRule="auto"/>
              <w:ind w:firstLineChars="0"/>
              <w:jc w:val="center"/>
              <w:rPr>
                <w:rFonts w:ascii="宋体" w:hAnsi="宋体" w:cs="宋体"/>
                <w:bCs/>
                <w:szCs w:val="24"/>
              </w:rPr>
            </w:pPr>
          </w:p>
        </w:tc>
        <w:tc>
          <w:tcPr>
            <w:tcW w:w="4677" w:type="dxa"/>
            <w:vAlign w:val="center"/>
          </w:tcPr>
          <w:p w14:paraId="54828E40" w14:textId="77777777" w:rsidR="00AD050D" w:rsidRDefault="00AD050D" w:rsidP="008D6D0B">
            <w:pPr>
              <w:tabs>
                <w:tab w:val="left" w:pos="876"/>
                <w:tab w:val="center" w:pos="2230"/>
              </w:tabs>
              <w:adjustRightInd w:val="0"/>
              <w:snapToGrid w:val="0"/>
              <w:jc w:val="center"/>
              <w:rPr>
                <w:rFonts w:hAnsi="宋体" w:cs="宋体"/>
                <w:bCs/>
              </w:rPr>
            </w:pPr>
            <w:r>
              <w:rPr>
                <w:rFonts w:hAnsi="宋体" w:cs="宋体" w:hint="eastAsia"/>
                <w:bCs/>
              </w:rPr>
              <w:t>自动化功能测试工具</w:t>
            </w:r>
          </w:p>
        </w:tc>
        <w:tc>
          <w:tcPr>
            <w:tcW w:w="2631" w:type="dxa"/>
            <w:vAlign w:val="center"/>
          </w:tcPr>
          <w:p w14:paraId="2F981A7F" w14:textId="77777777" w:rsidR="00AD050D" w:rsidRDefault="00AD050D" w:rsidP="008D6D0B">
            <w:pPr>
              <w:ind w:firstLine="480"/>
              <w:rPr>
                <w:rFonts w:hAnsi="宋体" w:cs="宋体"/>
                <w:bCs/>
              </w:rPr>
            </w:pPr>
            <w:r>
              <w:rPr>
                <w:rFonts w:hAnsi="宋体" w:cs="宋体" w:hint="eastAsia"/>
                <w:bCs/>
              </w:rPr>
              <w:t>非嵌入式</w:t>
            </w:r>
          </w:p>
        </w:tc>
      </w:tr>
      <w:tr w:rsidR="00AD050D" w14:paraId="7A671A10" w14:textId="77777777" w:rsidTr="008D6D0B">
        <w:trPr>
          <w:trHeight w:val="20"/>
        </w:trPr>
        <w:tc>
          <w:tcPr>
            <w:tcW w:w="988" w:type="dxa"/>
            <w:vAlign w:val="center"/>
          </w:tcPr>
          <w:p w14:paraId="3FD43A9D" w14:textId="77777777" w:rsidR="00AD050D" w:rsidRPr="00F05024" w:rsidRDefault="00AD050D" w:rsidP="00351EEA">
            <w:pPr>
              <w:pStyle w:val="afff4"/>
              <w:numPr>
                <w:ilvl w:val="0"/>
                <w:numId w:val="50"/>
              </w:numPr>
              <w:adjustRightInd w:val="0"/>
              <w:snapToGrid w:val="0"/>
              <w:spacing w:line="360" w:lineRule="auto"/>
              <w:ind w:firstLineChars="0"/>
              <w:jc w:val="center"/>
              <w:rPr>
                <w:rFonts w:ascii="宋体" w:hAnsi="宋体" w:cs="宋体"/>
                <w:bCs/>
                <w:szCs w:val="24"/>
              </w:rPr>
            </w:pPr>
          </w:p>
        </w:tc>
        <w:tc>
          <w:tcPr>
            <w:tcW w:w="4677" w:type="dxa"/>
            <w:vAlign w:val="center"/>
          </w:tcPr>
          <w:p w14:paraId="4BD97B91" w14:textId="77777777" w:rsidR="00AD050D" w:rsidRDefault="00AD050D" w:rsidP="008D6D0B">
            <w:pPr>
              <w:adjustRightInd w:val="0"/>
              <w:snapToGrid w:val="0"/>
              <w:jc w:val="center"/>
              <w:rPr>
                <w:rFonts w:hAnsi="宋体" w:cs="宋体"/>
                <w:bCs/>
              </w:rPr>
            </w:pPr>
            <w:r>
              <w:rPr>
                <w:rFonts w:hAnsi="宋体" w:cs="宋体" w:hint="eastAsia"/>
                <w:bCs/>
              </w:rPr>
              <w:t>性能测试工具</w:t>
            </w:r>
          </w:p>
        </w:tc>
        <w:tc>
          <w:tcPr>
            <w:tcW w:w="2631" w:type="dxa"/>
          </w:tcPr>
          <w:p w14:paraId="71663E0B" w14:textId="77777777" w:rsidR="00AD050D" w:rsidRDefault="00AD050D" w:rsidP="008D6D0B">
            <w:pPr>
              <w:ind w:firstLine="480"/>
            </w:pPr>
            <w:r w:rsidRPr="00D603E6">
              <w:rPr>
                <w:rFonts w:hAnsi="宋体" w:cs="宋体" w:hint="eastAsia"/>
                <w:bCs/>
              </w:rPr>
              <w:t>非嵌入式</w:t>
            </w:r>
          </w:p>
        </w:tc>
      </w:tr>
      <w:tr w:rsidR="00AD050D" w14:paraId="26BF0C22" w14:textId="77777777" w:rsidTr="008D6D0B">
        <w:trPr>
          <w:trHeight w:val="20"/>
        </w:trPr>
        <w:tc>
          <w:tcPr>
            <w:tcW w:w="988" w:type="dxa"/>
            <w:vAlign w:val="center"/>
          </w:tcPr>
          <w:p w14:paraId="605FD192" w14:textId="77777777" w:rsidR="00AD050D" w:rsidRPr="00F05024" w:rsidRDefault="00AD050D" w:rsidP="00351EEA">
            <w:pPr>
              <w:pStyle w:val="afff4"/>
              <w:numPr>
                <w:ilvl w:val="0"/>
                <w:numId w:val="50"/>
              </w:numPr>
              <w:adjustRightInd w:val="0"/>
              <w:snapToGrid w:val="0"/>
              <w:spacing w:line="360" w:lineRule="auto"/>
              <w:ind w:firstLineChars="0"/>
              <w:jc w:val="center"/>
              <w:rPr>
                <w:rFonts w:ascii="宋体" w:hAnsi="宋体" w:cs="宋体"/>
                <w:bCs/>
                <w:szCs w:val="24"/>
              </w:rPr>
            </w:pPr>
          </w:p>
        </w:tc>
        <w:tc>
          <w:tcPr>
            <w:tcW w:w="4677" w:type="dxa"/>
            <w:vAlign w:val="center"/>
          </w:tcPr>
          <w:p w14:paraId="56F7AE52" w14:textId="77777777" w:rsidR="00AD050D" w:rsidRDefault="00AD050D" w:rsidP="008D6D0B">
            <w:pPr>
              <w:adjustRightInd w:val="0"/>
              <w:snapToGrid w:val="0"/>
              <w:jc w:val="center"/>
              <w:rPr>
                <w:rFonts w:hAnsi="宋体" w:cs="宋体"/>
                <w:bCs/>
              </w:rPr>
            </w:pPr>
            <w:r>
              <w:rPr>
                <w:rFonts w:hAnsi="宋体" w:cs="宋体" w:hint="eastAsia"/>
                <w:bCs/>
              </w:rPr>
              <w:t>软件源码自动分析工具</w:t>
            </w:r>
          </w:p>
        </w:tc>
        <w:tc>
          <w:tcPr>
            <w:tcW w:w="2631" w:type="dxa"/>
          </w:tcPr>
          <w:p w14:paraId="76E76949" w14:textId="77777777" w:rsidR="00AD050D" w:rsidRDefault="00AD050D" w:rsidP="008D6D0B">
            <w:pPr>
              <w:ind w:firstLine="480"/>
            </w:pPr>
            <w:r w:rsidRPr="00D603E6">
              <w:rPr>
                <w:rFonts w:hAnsi="宋体" w:cs="宋体" w:hint="eastAsia"/>
                <w:bCs/>
              </w:rPr>
              <w:t>非嵌入式</w:t>
            </w:r>
          </w:p>
        </w:tc>
      </w:tr>
      <w:tr w:rsidR="00AD050D" w14:paraId="42931AB4" w14:textId="77777777" w:rsidTr="008D6D0B">
        <w:trPr>
          <w:trHeight w:val="20"/>
        </w:trPr>
        <w:tc>
          <w:tcPr>
            <w:tcW w:w="988" w:type="dxa"/>
            <w:vAlign w:val="center"/>
          </w:tcPr>
          <w:p w14:paraId="0A413C83" w14:textId="77777777" w:rsidR="00AD050D" w:rsidRPr="00F05024" w:rsidRDefault="00AD050D" w:rsidP="00351EEA">
            <w:pPr>
              <w:pStyle w:val="afff4"/>
              <w:numPr>
                <w:ilvl w:val="0"/>
                <w:numId w:val="50"/>
              </w:numPr>
              <w:adjustRightInd w:val="0"/>
              <w:snapToGrid w:val="0"/>
              <w:spacing w:line="360" w:lineRule="auto"/>
              <w:ind w:firstLineChars="0"/>
              <w:jc w:val="center"/>
              <w:rPr>
                <w:rFonts w:ascii="宋体" w:hAnsi="宋体" w:cs="宋体"/>
                <w:bCs/>
                <w:szCs w:val="24"/>
              </w:rPr>
            </w:pPr>
          </w:p>
        </w:tc>
        <w:tc>
          <w:tcPr>
            <w:tcW w:w="4677" w:type="dxa"/>
            <w:vAlign w:val="center"/>
          </w:tcPr>
          <w:p w14:paraId="03BB1DFF" w14:textId="77777777" w:rsidR="00AD050D" w:rsidRDefault="00AD050D" w:rsidP="008D6D0B">
            <w:pPr>
              <w:adjustRightInd w:val="0"/>
              <w:snapToGrid w:val="0"/>
              <w:jc w:val="center"/>
              <w:rPr>
                <w:rFonts w:hAnsi="宋体" w:cs="宋体"/>
                <w:bCs/>
              </w:rPr>
            </w:pPr>
            <w:r>
              <w:rPr>
                <w:rFonts w:hAnsi="宋体" w:cs="宋体" w:hint="eastAsia"/>
                <w:bCs/>
              </w:rPr>
              <w:t>单元测试工具L</w:t>
            </w:r>
            <w:r>
              <w:rPr>
                <w:rFonts w:hAnsi="宋体" w:cs="宋体"/>
                <w:bCs/>
              </w:rPr>
              <w:t>DRA Testbed升级</w:t>
            </w:r>
          </w:p>
        </w:tc>
        <w:tc>
          <w:tcPr>
            <w:tcW w:w="2631" w:type="dxa"/>
          </w:tcPr>
          <w:p w14:paraId="3C7A8027" w14:textId="77777777" w:rsidR="00AD050D" w:rsidRDefault="00AD050D" w:rsidP="008D6D0B">
            <w:r w:rsidRPr="00D603E6">
              <w:rPr>
                <w:rFonts w:hAnsi="宋体" w:cs="宋体" w:hint="eastAsia"/>
                <w:bCs/>
              </w:rPr>
              <w:t>非嵌入式</w:t>
            </w:r>
            <w:r>
              <w:rPr>
                <w:rFonts w:hAnsi="宋体" w:cs="宋体" w:hint="eastAsia"/>
                <w:bCs/>
              </w:rPr>
              <w:t>、嵌入式</w:t>
            </w:r>
          </w:p>
        </w:tc>
      </w:tr>
      <w:tr w:rsidR="00AD050D" w14:paraId="17794C93" w14:textId="77777777" w:rsidTr="008D6D0B">
        <w:trPr>
          <w:trHeight w:val="20"/>
        </w:trPr>
        <w:tc>
          <w:tcPr>
            <w:tcW w:w="988" w:type="dxa"/>
            <w:vAlign w:val="center"/>
          </w:tcPr>
          <w:p w14:paraId="2074509F" w14:textId="77777777" w:rsidR="00AD050D" w:rsidRPr="00F05024" w:rsidRDefault="00AD050D" w:rsidP="00351EEA">
            <w:pPr>
              <w:pStyle w:val="afff4"/>
              <w:numPr>
                <w:ilvl w:val="0"/>
                <w:numId w:val="50"/>
              </w:numPr>
              <w:adjustRightInd w:val="0"/>
              <w:snapToGrid w:val="0"/>
              <w:spacing w:line="360" w:lineRule="auto"/>
              <w:ind w:firstLineChars="0"/>
              <w:jc w:val="center"/>
              <w:rPr>
                <w:rFonts w:ascii="宋体" w:hAnsi="宋体" w:cs="宋体"/>
                <w:bCs/>
                <w:szCs w:val="24"/>
              </w:rPr>
            </w:pPr>
          </w:p>
        </w:tc>
        <w:tc>
          <w:tcPr>
            <w:tcW w:w="4677" w:type="dxa"/>
            <w:vAlign w:val="center"/>
          </w:tcPr>
          <w:p w14:paraId="2945A673" w14:textId="77777777" w:rsidR="00AD050D" w:rsidRDefault="00AD050D" w:rsidP="008D6D0B">
            <w:pPr>
              <w:adjustRightInd w:val="0"/>
              <w:snapToGrid w:val="0"/>
              <w:jc w:val="center"/>
              <w:rPr>
                <w:rFonts w:hAnsi="宋体" w:cs="宋体"/>
                <w:bCs/>
              </w:rPr>
            </w:pPr>
            <w:r>
              <w:rPr>
                <w:rFonts w:hAnsi="宋体" w:cs="宋体" w:hint="eastAsia"/>
                <w:bCs/>
              </w:rPr>
              <w:t>软件可靠性测试用例辅助设计工具</w:t>
            </w:r>
          </w:p>
        </w:tc>
        <w:tc>
          <w:tcPr>
            <w:tcW w:w="2631" w:type="dxa"/>
          </w:tcPr>
          <w:p w14:paraId="700F5694" w14:textId="77777777" w:rsidR="00AD050D" w:rsidRDefault="00AD050D" w:rsidP="008D6D0B">
            <w:pPr>
              <w:ind w:firstLine="480"/>
            </w:pPr>
            <w:r w:rsidRPr="00D603E6">
              <w:rPr>
                <w:rFonts w:hAnsi="宋体" w:cs="宋体" w:hint="eastAsia"/>
                <w:bCs/>
              </w:rPr>
              <w:t>非嵌入式</w:t>
            </w:r>
          </w:p>
        </w:tc>
      </w:tr>
      <w:tr w:rsidR="00AD050D" w14:paraId="06A5BC90" w14:textId="77777777" w:rsidTr="008D6D0B">
        <w:trPr>
          <w:trHeight w:val="20"/>
        </w:trPr>
        <w:tc>
          <w:tcPr>
            <w:tcW w:w="988" w:type="dxa"/>
            <w:vAlign w:val="center"/>
          </w:tcPr>
          <w:p w14:paraId="237B70F5" w14:textId="77777777" w:rsidR="00AD050D" w:rsidRPr="00F05024" w:rsidRDefault="00AD050D" w:rsidP="00351EEA">
            <w:pPr>
              <w:pStyle w:val="afff4"/>
              <w:numPr>
                <w:ilvl w:val="0"/>
                <w:numId w:val="50"/>
              </w:numPr>
              <w:adjustRightInd w:val="0"/>
              <w:snapToGrid w:val="0"/>
              <w:spacing w:line="360" w:lineRule="auto"/>
              <w:ind w:firstLineChars="0"/>
              <w:jc w:val="center"/>
              <w:rPr>
                <w:rFonts w:ascii="宋体" w:hAnsi="宋体" w:cs="宋体"/>
                <w:bCs/>
                <w:szCs w:val="24"/>
              </w:rPr>
            </w:pPr>
          </w:p>
        </w:tc>
        <w:tc>
          <w:tcPr>
            <w:tcW w:w="4677" w:type="dxa"/>
            <w:vAlign w:val="center"/>
          </w:tcPr>
          <w:p w14:paraId="51A91A67" w14:textId="77777777" w:rsidR="00AD050D" w:rsidRDefault="00AD050D" w:rsidP="008D6D0B">
            <w:pPr>
              <w:adjustRightInd w:val="0"/>
              <w:snapToGrid w:val="0"/>
              <w:jc w:val="center"/>
              <w:rPr>
                <w:rFonts w:hAnsi="宋体" w:cs="宋体"/>
                <w:bCs/>
              </w:rPr>
            </w:pPr>
            <w:r>
              <w:rPr>
                <w:rFonts w:hAnsi="宋体" w:cs="宋体" w:hint="eastAsia"/>
                <w:bCs/>
              </w:rPr>
              <w:t>代码质量测试工具</w:t>
            </w:r>
          </w:p>
        </w:tc>
        <w:tc>
          <w:tcPr>
            <w:tcW w:w="2631" w:type="dxa"/>
          </w:tcPr>
          <w:p w14:paraId="5F66D27C" w14:textId="77777777" w:rsidR="00AD050D" w:rsidRDefault="00AD050D" w:rsidP="008D6D0B">
            <w:pPr>
              <w:ind w:firstLine="480"/>
            </w:pPr>
            <w:r w:rsidRPr="00D603E6">
              <w:rPr>
                <w:rFonts w:hAnsi="宋体" w:cs="宋体" w:hint="eastAsia"/>
                <w:bCs/>
              </w:rPr>
              <w:t>非嵌入式</w:t>
            </w:r>
          </w:p>
        </w:tc>
      </w:tr>
      <w:tr w:rsidR="00AD050D" w14:paraId="55ACCE1A" w14:textId="77777777" w:rsidTr="008D6D0B">
        <w:trPr>
          <w:trHeight w:val="20"/>
        </w:trPr>
        <w:tc>
          <w:tcPr>
            <w:tcW w:w="988" w:type="dxa"/>
            <w:vAlign w:val="center"/>
          </w:tcPr>
          <w:p w14:paraId="1F3F87CD" w14:textId="77777777" w:rsidR="00AD050D" w:rsidRPr="00F05024" w:rsidRDefault="00AD050D" w:rsidP="00351EEA">
            <w:pPr>
              <w:pStyle w:val="afff4"/>
              <w:numPr>
                <w:ilvl w:val="0"/>
                <w:numId w:val="50"/>
              </w:numPr>
              <w:adjustRightInd w:val="0"/>
              <w:snapToGrid w:val="0"/>
              <w:spacing w:line="360" w:lineRule="auto"/>
              <w:ind w:firstLineChars="0"/>
              <w:jc w:val="center"/>
              <w:rPr>
                <w:rFonts w:ascii="宋体" w:hAnsi="宋体" w:cs="宋体"/>
                <w:bCs/>
                <w:szCs w:val="24"/>
              </w:rPr>
            </w:pPr>
          </w:p>
        </w:tc>
        <w:tc>
          <w:tcPr>
            <w:tcW w:w="4677" w:type="dxa"/>
            <w:vAlign w:val="center"/>
          </w:tcPr>
          <w:p w14:paraId="634992BF" w14:textId="77777777" w:rsidR="00AD050D" w:rsidRDefault="00AD050D" w:rsidP="008D6D0B">
            <w:pPr>
              <w:adjustRightInd w:val="0"/>
              <w:snapToGrid w:val="0"/>
              <w:jc w:val="center"/>
              <w:rPr>
                <w:rFonts w:hAnsi="宋体" w:cs="宋体"/>
                <w:bCs/>
              </w:rPr>
            </w:pPr>
            <w:r>
              <w:rPr>
                <w:rFonts w:hAnsi="宋体" w:cs="宋体" w:hint="eastAsia"/>
                <w:bCs/>
              </w:rPr>
              <w:t>数据标准规范检查工具</w:t>
            </w:r>
          </w:p>
        </w:tc>
        <w:tc>
          <w:tcPr>
            <w:tcW w:w="2631" w:type="dxa"/>
          </w:tcPr>
          <w:p w14:paraId="188F89F9" w14:textId="77777777" w:rsidR="00AD050D" w:rsidRDefault="00AD050D" w:rsidP="008D6D0B">
            <w:pPr>
              <w:ind w:firstLine="480"/>
            </w:pPr>
            <w:r w:rsidRPr="00D603E6">
              <w:rPr>
                <w:rFonts w:hAnsi="宋体" w:cs="宋体" w:hint="eastAsia"/>
                <w:bCs/>
              </w:rPr>
              <w:t>非嵌入式</w:t>
            </w:r>
          </w:p>
        </w:tc>
      </w:tr>
      <w:tr w:rsidR="00AD050D" w14:paraId="5DF68F5A" w14:textId="77777777" w:rsidTr="008D6D0B">
        <w:trPr>
          <w:trHeight w:val="20"/>
        </w:trPr>
        <w:tc>
          <w:tcPr>
            <w:tcW w:w="988" w:type="dxa"/>
            <w:vAlign w:val="center"/>
          </w:tcPr>
          <w:p w14:paraId="616BA192" w14:textId="77777777" w:rsidR="00AD050D" w:rsidRPr="00F05024" w:rsidRDefault="00AD050D" w:rsidP="00351EEA">
            <w:pPr>
              <w:pStyle w:val="afff4"/>
              <w:numPr>
                <w:ilvl w:val="0"/>
                <w:numId w:val="50"/>
              </w:numPr>
              <w:adjustRightInd w:val="0"/>
              <w:snapToGrid w:val="0"/>
              <w:spacing w:line="360" w:lineRule="auto"/>
              <w:ind w:firstLineChars="0"/>
              <w:jc w:val="center"/>
              <w:rPr>
                <w:rFonts w:ascii="宋体" w:hAnsi="宋体" w:cs="宋体"/>
                <w:bCs/>
                <w:szCs w:val="24"/>
              </w:rPr>
            </w:pPr>
          </w:p>
        </w:tc>
        <w:tc>
          <w:tcPr>
            <w:tcW w:w="4677" w:type="dxa"/>
            <w:vAlign w:val="center"/>
          </w:tcPr>
          <w:p w14:paraId="79224DFB" w14:textId="77777777" w:rsidR="00AD050D" w:rsidRDefault="00AD050D" w:rsidP="008D6D0B">
            <w:pPr>
              <w:adjustRightInd w:val="0"/>
              <w:snapToGrid w:val="0"/>
              <w:jc w:val="center"/>
              <w:rPr>
                <w:rFonts w:hAnsi="宋体" w:cs="宋体"/>
                <w:bCs/>
              </w:rPr>
            </w:pPr>
            <w:r>
              <w:rPr>
                <w:rFonts w:hAnsi="宋体" w:cs="宋体" w:hint="eastAsia"/>
                <w:bCs/>
              </w:rPr>
              <w:t>逻辑覆盖率测试工具</w:t>
            </w:r>
          </w:p>
        </w:tc>
        <w:tc>
          <w:tcPr>
            <w:tcW w:w="2631" w:type="dxa"/>
          </w:tcPr>
          <w:p w14:paraId="34167E43" w14:textId="77777777" w:rsidR="00AD050D" w:rsidRDefault="00AD050D" w:rsidP="008D6D0B">
            <w:pPr>
              <w:ind w:firstLine="480"/>
            </w:pPr>
            <w:r w:rsidRPr="00D603E6">
              <w:rPr>
                <w:rFonts w:hAnsi="宋体" w:cs="宋体" w:hint="eastAsia"/>
                <w:bCs/>
              </w:rPr>
              <w:t>非嵌入式</w:t>
            </w:r>
          </w:p>
        </w:tc>
      </w:tr>
      <w:tr w:rsidR="00AD050D" w14:paraId="7D009226" w14:textId="77777777" w:rsidTr="008D6D0B">
        <w:trPr>
          <w:trHeight w:val="20"/>
        </w:trPr>
        <w:tc>
          <w:tcPr>
            <w:tcW w:w="988" w:type="dxa"/>
            <w:vAlign w:val="center"/>
          </w:tcPr>
          <w:p w14:paraId="56E666AE" w14:textId="77777777" w:rsidR="00AD050D" w:rsidRPr="00F05024" w:rsidRDefault="00AD050D" w:rsidP="00351EEA">
            <w:pPr>
              <w:pStyle w:val="afff4"/>
              <w:numPr>
                <w:ilvl w:val="0"/>
                <w:numId w:val="50"/>
              </w:numPr>
              <w:adjustRightInd w:val="0"/>
              <w:snapToGrid w:val="0"/>
              <w:spacing w:line="360" w:lineRule="auto"/>
              <w:ind w:firstLineChars="0"/>
              <w:jc w:val="center"/>
              <w:rPr>
                <w:rFonts w:ascii="宋体" w:hAnsi="宋体" w:cs="宋体"/>
                <w:bCs/>
                <w:szCs w:val="24"/>
              </w:rPr>
            </w:pPr>
          </w:p>
        </w:tc>
        <w:tc>
          <w:tcPr>
            <w:tcW w:w="4677" w:type="dxa"/>
            <w:vAlign w:val="center"/>
          </w:tcPr>
          <w:p w14:paraId="5FFE0C22" w14:textId="77777777" w:rsidR="00AD050D" w:rsidRDefault="00AD050D" w:rsidP="008D6D0B">
            <w:pPr>
              <w:adjustRightInd w:val="0"/>
              <w:snapToGrid w:val="0"/>
              <w:jc w:val="center"/>
              <w:rPr>
                <w:rFonts w:hAnsi="宋体" w:cs="宋体"/>
                <w:bCs/>
              </w:rPr>
            </w:pPr>
            <w:r>
              <w:rPr>
                <w:rFonts w:hAnsi="宋体" w:cs="宋体" w:hint="eastAsia"/>
                <w:bCs/>
              </w:rPr>
              <w:t>FPGA混合仿真验证工具</w:t>
            </w:r>
          </w:p>
        </w:tc>
        <w:tc>
          <w:tcPr>
            <w:tcW w:w="2631" w:type="dxa"/>
          </w:tcPr>
          <w:p w14:paraId="302455E9" w14:textId="77777777" w:rsidR="00AD050D" w:rsidRPr="00D603E6" w:rsidRDefault="00AD050D" w:rsidP="008D6D0B">
            <w:pPr>
              <w:ind w:firstLine="480"/>
              <w:rPr>
                <w:rFonts w:hAnsi="宋体" w:cs="宋体"/>
                <w:bCs/>
              </w:rPr>
            </w:pPr>
            <w:r w:rsidRPr="00D603E6">
              <w:rPr>
                <w:rFonts w:hAnsi="宋体" w:cs="宋体" w:hint="eastAsia"/>
                <w:bCs/>
              </w:rPr>
              <w:t>嵌入式</w:t>
            </w:r>
          </w:p>
        </w:tc>
      </w:tr>
    </w:tbl>
    <w:p w14:paraId="19F3B916" w14:textId="77777777" w:rsidR="00AD050D" w:rsidRDefault="00AD050D" w:rsidP="00351EEA">
      <w:pPr>
        <w:ind w:firstLine="480"/>
      </w:pPr>
    </w:p>
    <w:p w14:paraId="36104F71" w14:textId="77777777" w:rsidR="00AD050D" w:rsidRDefault="00AD050D" w:rsidP="00351EEA">
      <w:pPr>
        <w:pStyle w:val="3"/>
      </w:pPr>
      <w:r w:rsidRPr="00427676">
        <w:rPr>
          <w:rFonts w:hint="eastAsia"/>
        </w:rPr>
        <w:t>软件测试资产库管理系统</w:t>
      </w:r>
    </w:p>
    <w:p w14:paraId="2AC482B6" w14:textId="77777777" w:rsidR="00AD050D" w:rsidRPr="002F7E2A" w:rsidRDefault="00AD050D" w:rsidP="00351EEA">
      <w:pPr>
        <w:pStyle w:val="affa"/>
        <w:spacing w:line="360" w:lineRule="auto"/>
        <w:ind w:firstLine="480"/>
      </w:pPr>
      <w:r w:rsidRPr="002F7E2A">
        <w:rPr>
          <w:rFonts w:hint="eastAsia"/>
        </w:rPr>
        <w:t>软件测试资产库管理系统由测试软件研制过程管理分系统、軟件状态控制与管理分系统和软件产品管理分系统组成</w:t>
      </w:r>
      <w:r w:rsidRPr="002F7E2A">
        <w:rPr>
          <w:rFonts w:hint="eastAsia"/>
        </w:rPr>
        <w:t>,</w:t>
      </w:r>
      <w:r w:rsidRPr="002F7E2A">
        <w:rPr>
          <w:rFonts w:hint="eastAsia"/>
        </w:rPr>
        <w:t>分别服务于软件测试过程和工具集成开发的软件产品研制、软件测评、软件产品使用。如图</w:t>
      </w:r>
      <w:r w:rsidRPr="002F7E2A">
        <w:rPr>
          <w:rFonts w:hint="eastAsia"/>
        </w:rPr>
        <w:t>3</w:t>
      </w:r>
      <w:r w:rsidRPr="002F7E2A">
        <w:rPr>
          <w:rFonts w:hint="eastAsia"/>
        </w:rPr>
        <w:t>所示。</w:t>
      </w:r>
    </w:p>
    <w:p w14:paraId="4FD73FBB" w14:textId="77777777" w:rsidR="00AD050D" w:rsidRPr="002F7E2A" w:rsidRDefault="00AD050D" w:rsidP="00351EEA">
      <w:pPr>
        <w:pStyle w:val="affa"/>
        <w:spacing w:line="360" w:lineRule="auto"/>
        <w:ind w:firstLine="480"/>
      </w:pPr>
      <w:r w:rsidRPr="002F7E2A">
        <w:rPr>
          <w:rFonts w:hint="eastAsia"/>
        </w:rPr>
        <w:t>1.</w:t>
      </w:r>
      <w:r w:rsidRPr="002F7E2A">
        <w:rPr>
          <w:rFonts w:hint="eastAsia"/>
        </w:rPr>
        <w:t>测试软件研制过程管理分系统</w:t>
      </w:r>
    </w:p>
    <w:p w14:paraId="0FB4CAF1" w14:textId="77777777" w:rsidR="00AD050D" w:rsidRPr="002F7E2A" w:rsidRDefault="00AD050D" w:rsidP="00351EEA">
      <w:pPr>
        <w:pStyle w:val="affa"/>
        <w:spacing w:line="360" w:lineRule="auto"/>
        <w:ind w:firstLine="480"/>
      </w:pPr>
      <w:r w:rsidRPr="002F7E2A">
        <w:rPr>
          <w:rFonts w:hint="eastAsia"/>
        </w:rPr>
        <w:t>测试软件研制过程管理分系统具备项目管理、决策过程管理、需求管理、过程与产品质量管理、设计管理、配置管理、开发管理、系统管理和测试管理等功能</w:t>
      </w:r>
      <w:r w:rsidRPr="002F7E2A">
        <w:rPr>
          <w:rFonts w:hint="eastAsia"/>
        </w:rPr>
        <w:t>,</w:t>
      </w:r>
      <w:r w:rsidRPr="002F7E2A">
        <w:rPr>
          <w:rFonts w:hint="eastAsia"/>
        </w:rPr>
        <w:t>管理标准参照《</w:t>
      </w:r>
      <w:r w:rsidRPr="002F7E2A">
        <w:rPr>
          <w:rFonts w:hint="eastAsia"/>
        </w:rPr>
        <w:t>GJB5000A</w:t>
      </w:r>
      <w:r w:rsidRPr="002F7E2A">
        <w:rPr>
          <w:rFonts w:hint="eastAsia"/>
        </w:rPr>
        <w:t>军用软件研制能力成熟度模型》执行。</w:t>
      </w:r>
    </w:p>
    <w:p w14:paraId="25DA4982" w14:textId="77777777" w:rsidR="00AD050D" w:rsidRPr="002F7E2A" w:rsidRDefault="00AD050D" w:rsidP="00351EEA">
      <w:pPr>
        <w:pStyle w:val="affa"/>
        <w:spacing w:line="360" w:lineRule="auto"/>
        <w:ind w:firstLine="480"/>
      </w:pPr>
      <w:r w:rsidRPr="002F7E2A">
        <w:rPr>
          <w:rFonts w:hint="eastAsia"/>
        </w:rPr>
        <w:t>2.</w:t>
      </w:r>
      <w:r w:rsidRPr="002F7E2A">
        <w:rPr>
          <w:rFonts w:hint="eastAsia"/>
        </w:rPr>
        <w:t>软件状态控制与管理分系统</w:t>
      </w:r>
    </w:p>
    <w:p w14:paraId="4242BE6B" w14:textId="77777777" w:rsidR="00AD050D" w:rsidRPr="002F7E2A" w:rsidRDefault="00AD050D" w:rsidP="00351EEA">
      <w:pPr>
        <w:pStyle w:val="affa"/>
        <w:spacing w:line="360" w:lineRule="auto"/>
        <w:ind w:firstLine="480"/>
      </w:pPr>
      <w:r w:rsidRPr="002F7E2A">
        <w:rPr>
          <w:rFonts w:hint="eastAsia"/>
        </w:rPr>
        <w:t>软件状态控制与管理分系统具备软件信息管理、证书初始化与管理、源码比对与追踪、软件集成发布、软件问题管理、版本状态管控、系统管理和系统通讯录等功能</w:t>
      </w:r>
      <w:r w:rsidRPr="002F7E2A">
        <w:rPr>
          <w:rFonts w:hint="eastAsia"/>
        </w:rPr>
        <w:t>,</w:t>
      </w:r>
      <w:r w:rsidRPr="002F7E2A">
        <w:rPr>
          <w:rFonts w:hint="eastAsia"/>
        </w:rPr>
        <w:t>管理标准参照《</w:t>
      </w:r>
      <w:r w:rsidRPr="002F7E2A">
        <w:rPr>
          <w:rFonts w:hint="eastAsia"/>
        </w:rPr>
        <w:t>GJB2725A-01</w:t>
      </w:r>
      <w:r w:rsidRPr="002F7E2A">
        <w:rPr>
          <w:rFonts w:hint="eastAsia"/>
        </w:rPr>
        <w:t>测试实验室和校准实验室通用要求》执行。</w:t>
      </w:r>
    </w:p>
    <w:p w14:paraId="158FDF92" w14:textId="77777777" w:rsidR="00AD050D" w:rsidRPr="002F7E2A" w:rsidRDefault="00AD050D" w:rsidP="00351EEA">
      <w:pPr>
        <w:pStyle w:val="affa"/>
        <w:spacing w:line="360" w:lineRule="auto"/>
        <w:ind w:firstLine="480"/>
      </w:pPr>
      <w:r w:rsidRPr="002F7E2A">
        <w:rPr>
          <w:rFonts w:hint="eastAsia"/>
        </w:rPr>
        <w:t>3.</w:t>
      </w:r>
      <w:r w:rsidRPr="002F7E2A">
        <w:rPr>
          <w:rFonts w:hint="eastAsia"/>
        </w:rPr>
        <w:t>软件产品管理分系统</w:t>
      </w:r>
    </w:p>
    <w:p w14:paraId="4B80AF91" w14:textId="77777777" w:rsidR="00AD050D" w:rsidRPr="002F7E2A" w:rsidRDefault="00AD050D" w:rsidP="00351EEA">
      <w:pPr>
        <w:pStyle w:val="affa"/>
        <w:spacing w:line="360" w:lineRule="auto"/>
        <w:ind w:firstLine="480"/>
      </w:pPr>
      <w:r w:rsidRPr="002F7E2A">
        <w:rPr>
          <w:rFonts w:hint="eastAsia"/>
        </w:rPr>
        <w:t>软件产品管理分系统具备测试资源管理、被测软件管理、资产库统计知识库管理和系统配置与管理等功能</w:t>
      </w:r>
      <w:r w:rsidRPr="002F7E2A">
        <w:rPr>
          <w:rFonts w:hint="eastAsia"/>
        </w:rPr>
        <w:t>,</w:t>
      </w:r>
      <w:r w:rsidRPr="002F7E2A">
        <w:rPr>
          <w:rFonts w:hint="eastAsia"/>
        </w:rPr>
        <w:t>管理标准参照《</w:t>
      </w:r>
      <w:r w:rsidRPr="002F7E2A">
        <w:rPr>
          <w:rFonts w:hint="eastAsia"/>
        </w:rPr>
        <w:t>GJB900C-2017</w:t>
      </w:r>
      <w:r w:rsidRPr="002F7E2A">
        <w:rPr>
          <w:rFonts w:hint="eastAsia"/>
        </w:rPr>
        <w:t>质量管理体系要求》执行。</w:t>
      </w:r>
    </w:p>
    <w:p w14:paraId="22DC2B1D" w14:textId="77777777" w:rsidR="00AD050D" w:rsidRDefault="00AD050D" w:rsidP="00351EEA">
      <w:pPr>
        <w:pStyle w:val="3"/>
      </w:pPr>
      <w:r w:rsidRPr="00427676">
        <w:rPr>
          <w:rFonts w:hint="eastAsia"/>
        </w:rPr>
        <w:t>云桌面端机系统</w:t>
      </w:r>
    </w:p>
    <w:p w14:paraId="736EBE6A" w14:textId="77777777" w:rsidR="00AD050D" w:rsidRPr="002F7E2A" w:rsidRDefault="00AD050D" w:rsidP="00351EEA">
      <w:pPr>
        <w:pStyle w:val="affa"/>
        <w:spacing w:line="360" w:lineRule="auto"/>
        <w:ind w:firstLine="480"/>
      </w:pPr>
      <w:r w:rsidRPr="002F7E2A">
        <w:rPr>
          <w:rFonts w:hint="eastAsia"/>
        </w:rPr>
        <w:t>云桌面端机系统由浏览器</w:t>
      </w:r>
      <w:r w:rsidRPr="002F7E2A">
        <w:rPr>
          <w:rFonts w:hint="eastAsia"/>
        </w:rPr>
        <w:t>/</w:t>
      </w:r>
      <w:r w:rsidRPr="002F7E2A">
        <w:rPr>
          <w:rFonts w:hint="eastAsia"/>
        </w:rPr>
        <w:t>服务器架构的端机和客户端</w:t>
      </w:r>
      <w:r w:rsidRPr="002F7E2A">
        <w:rPr>
          <w:rFonts w:hint="eastAsia"/>
        </w:rPr>
        <w:t>/</w:t>
      </w:r>
      <w:r w:rsidRPr="002F7E2A">
        <w:rPr>
          <w:rFonts w:hint="eastAsia"/>
        </w:rPr>
        <w:t>服务器的端机等两种端机组成</w:t>
      </w:r>
      <w:r w:rsidRPr="002F7E2A">
        <w:rPr>
          <w:rFonts w:hint="eastAsia"/>
        </w:rPr>
        <w:t>,</w:t>
      </w:r>
      <w:r w:rsidRPr="002F7E2A">
        <w:rPr>
          <w:rFonts w:hint="eastAsia"/>
        </w:rPr>
        <w:t>其主要组成示意图如图</w:t>
      </w:r>
      <w:r w:rsidRPr="002F7E2A">
        <w:rPr>
          <w:rFonts w:hint="eastAsia"/>
        </w:rPr>
        <w:t>4</w:t>
      </w:r>
      <w:r w:rsidRPr="002F7E2A">
        <w:rPr>
          <w:rFonts w:hint="eastAsia"/>
        </w:rPr>
        <w:t>所示。</w:t>
      </w:r>
    </w:p>
    <w:p w14:paraId="7A8BE243" w14:textId="77777777" w:rsidR="00AD050D" w:rsidRPr="002F7E2A" w:rsidRDefault="00AD050D" w:rsidP="00351EEA">
      <w:pPr>
        <w:pStyle w:val="affa"/>
        <w:spacing w:line="360" w:lineRule="auto"/>
        <w:ind w:firstLine="480"/>
      </w:pPr>
      <w:r w:rsidRPr="002F7E2A">
        <w:rPr>
          <w:rFonts w:hint="eastAsia"/>
        </w:rPr>
        <w:t>浏览器</w:t>
      </w:r>
      <w:r w:rsidRPr="002F7E2A">
        <w:rPr>
          <w:rFonts w:hint="eastAsia"/>
        </w:rPr>
        <w:t>/</w:t>
      </w:r>
      <w:r>
        <w:rPr>
          <w:rFonts w:hint="eastAsia"/>
        </w:rPr>
        <w:t>服务</w:t>
      </w:r>
      <w:r w:rsidRPr="002F7E2A">
        <w:rPr>
          <w:rFonts w:hint="eastAsia"/>
        </w:rPr>
        <w:t>器架构的端机主要为用户执行门户网站式軟件测试时提供操作使用平台</w:t>
      </w:r>
      <w:r w:rsidRPr="002F7E2A">
        <w:rPr>
          <w:rFonts w:hint="eastAsia"/>
        </w:rPr>
        <w:t>;</w:t>
      </w:r>
      <w:r w:rsidRPr="002F7E2A">
        <w:rPr>
          <w:rFonts w:hint="eastAsia"/>
        </w:rPr>
        <w:t>客户端</w:t>
      </w:r>
      <w:r w:rsidRPr="002F7E2A">
        <w:rPr>
          <w:rFonts w:hint="eastAsia"/>
        </w:rPr>
        <w:t>/</w:t>
      </w:r>
      <w:r w:rsidRPr="002F7E2A">
        <w:rPr>
          <w:rFonts w:hint="eastAsia"/>
        </w:rPr>
        <w:t>服务器的端机主要为用户执行定制客户机测试环境式软件测试时提供软件测试操作使用环境。</w:t>
      </w:r>
    </w:p>
    <w:p w14:paraId="63742AFC" w14:textId="77777777" w:rsidR="00AD050D" w:rsidRDefault="00AD050D" w:rsidP="00351EEA">
      <w:pPr>
        <w:pStyle w:val="2"/>
        <w:ind w:left="425"/>
      </w:pPr>
      <w:r w:rsidRPr="00427676">
        <w:rPr>
          <w:rFonts w:hint="eastAsia"/>
        </w:rPr>
        <w:t>典型应用模式</w:t>
      </w:r>
      <w:r>
        <w:rPr>
          <w:rFonts w:hint="eastAsia"/>
        </w:rPr>
        <w:t>满足情况</w:t>
      </w:r>
    </w:p>
    <w:p w14:paraId="7AA1EF1E" w14:textId="77777777" w:rsidR="00AD050D" w:rsidRPr="002F7E2A" w:rsidRDefault="00AD050D" w:rsidP="00351EEA">
      <w:pPr>
        <w:pStyle w:val="affa"/>
        <w:spacing w:line="360" w:lineRule="auto"/>
        <w:ind w:firstLine="480"/>
      </w:pPr>
      <w:r w:rsidRPr="002F7E2A">
        <w:rPr>
          <w:rFonts w:hint="eastAsia"/>
        </w:rPr>
        <w:t>主要描述系统</w:t>
      </w:r>
      <w:r>
        <w:rPr>
          <w:rFonts w:hint="eastAsia"/>
        </w:rPr>
        <w:t>两</w:t>
      </w:r>
      <w:r w:rsidRPr="002F7E2A">
        <w:rPr>
          <w:rFonts w:hint="eastAsia"/>
        </w:rPr>
        <w:t>种典型的应用模式</w:t>
      </w:r>
      <w:r>
        <w:rPr>
          <w:rFonts w:hint="eastAsia"/>
        </w:rPr>
        <w:t>：</w:t>
      </w:r>
      <w:r w:rsidRPr="002F7E2A">
        <w:rPr>
          <w:rFonts w:hint="eastAsia"/>
        </w:rPr>
        <w:t>软件试验中最为复杂的分布式信息系统软件装备的试验模式、电子信息装备软件测评任务模式。软件测评任务中黑盒测试部分</w:t>
      </w:r>
      <w:r>
        <w:rPr>
          <w:rFonts w:hint="eastAsia"/>
        </w:rPr>
        <w:t>（</w:t>
      </w:r>
      <w:r w:rsidRPr="002F7E2A">
        <w:rPr>
          <w:rFonts w:hint="eastAsia"/>
        </w:rPr>
        <w:t>指功能测试、性能测试、接口测试等</w:t>
      </w:r>
      <w:r>
        <w:rPr>
          <w:rFonts w:hint="eastAsia"/>
        </w:rPr>
        <w:t>）</w:t>
      </w:r>
      <w:r w:rsidRPr="002F7E2A">
        <w:rPr>
          <w:rFonts w:hint="eastAsia"/>
        </w:rPr>
        <w:t>任务的应用模式与软件试验的类似。</w:t>
      </w:r>
    </w:p>
    <w:p w14:paraId="315F4F7B" w14:textId="77777777" w:rsidR="00AD050D" w:rsidRDefault="00AD050D" w:rsidP="00351EEA">
      <w:pPr>
        <w:pStyle w:val="3"/>
      </w:pPr>
      <w:r w:rsidRPr="00427676">
        <w:rPr>
          <w:rFonts w:hint="eastAsia"/>
        </w:rPr>
        <w:t>分布式信息系统软件装备试验应用模式</w:t>
      </w:r>
      <w:r>
        <w:rPr>
          <w:rFonts w:hint="eastAsia"/>
        </w:rPr>
        <w:t>满足情况</w:t>
      </w:r>
    </w:p>
    <w:p w14:paraId="3078E5A5" w14:textId="77777777" w:rsidR="00AD050D" w:rsidRPr="002F7E2A" w:rsidRDefault="00AD050D" w:rsidP="00351EEA">
      <w:pPr>
        <w:pStyle w:val="affa"/>
        <w:spacing w:line="360" w:lineRule="auto"/>
        <w:ind w:firstLine="480"/>
      </w:pPr>
      <w:r w:rsidRPr="002F7E2A">
        <w:rPr>
          <w:rFonts w:hint="eastAsia"/>
        </w:rPr>
        <w:t>分布式信息、系统软件具有节点多</w:t>
      </w:r>
      <w:r>
        <w:rPr>
          <w:rFonts w:hint="eastAsia"/>
        </w:rPr>
        <w:t>，</w:t>
      </w:r>
      <w:r w:rsidRPr="002F7E2A">
        <w:rPr>
          <w:rFonts w:hint="eastAsia"/>
        </w:rPr>
        <w:t>组网复杂</w:t>
      </w:r>
      <w:r>
        <w:rPr>
          <w:rFonts w:hint="eastAsia"/>
        </w:rPr>
        <w:t>，</w:t>
      </w:r>
      <w:r w:rsidRPr="002F7E2A">
        <w:rPr>
          <w:rFonts w:hint="eastAsia"/>
        </w:rPr>
        <w:t>应用模式灵活等特点</w:t>
      </w:r>
      <w:r>
        <w:rPr>
          <w:rFonts w:hint="eastAsia"/>
        </w:rPr>
        <w:t>，</w:t>
      </w:r>
      <w:r w:rsidRPr="002F7E2A">
        <w:rPr>
          <w:rFonts w:hint="eastAsia"/>
        </w:rPr>
        <w:t>软件测试云平台可提供基于需求的精确计算资源、软件可定义的网络拓扑结构</w:t>
      </w:r>
      <w:r>
        <w:rPr>
          <w:rFonts w:hint="eastAsia"/>
        </w:rPr>
        <w:t>、</w:t>
      </w:r>
      <w:r w:rsidRPr="002F7E2A">
        <w:rPr>
          <w:rFonts w:hint="eastAsia"/>
        </w:rPr>
        <w:t>模式可重用的软件</w:t>
      </w:r>
      <w:r>
        <w:rPr>
          <w:rFonts w:hint="eastAsia"/>
        </w:rPr>
        <w:t>测</w:t>
      </w:r>
      <w:r w:rsidRPr="002F7E2A">
        <w:rPr>
          <w:rFonts w:hint="eastAsia"/>
        </w:rPr>
        <w:t>试环境</w:t>
      </w:r>
      <w:r>
        <w:rPr>
          <w:rFonts w:hint="eastAsia"/>
        </w:rPr>
        <w:t>，</w:t>
      </w:r>
      <w:r w:rsidRPr="002F7E2A">
        <w:rPr>
          <w:rFonts w:hint="eastAsia"/>
        </w:rPr>
        <w:t>其试验环境构建如图</w:t>
      </w:r>
      <w:r w:rsidRPr="002F7E2A">
        <w:rPr>
          <w:rFonts w:hint="eastAsia"/>
        </w:rPr>
        <w:t>5</w:t>
      </w:r>
      <w:r w:rsidRPr="002F7E2A">
        <w:rPr>
          <w:rFonts w:hint="eastAsia"/>
        </w:rPr>
        <w:t>所示</w:t>
      </w:r>
      <w:r>
        <w:rPr>
          <w:rFonts w:hint="eastAsia"/>
        </w:rPr>
        <w:t>。</w:t>
      </w:r>
    </w:p>
    <w:p w14:paraId="290EBB1E" w14:textId="77777777" w:rsidR="00AD050D" w:rsidRDefault="00AD050D" w:rsidP="00351EEA">
      <w:pPr>
        <w:pStyle w:val="affa"/>
        <w:spacing w:line="360" w:lineRule="auto"/>
        <w:ind w:firstLine="480"/>
      </w:pPr>
      <w:r w:rsidRPr="002F7E2A">
        <w:rPr>
          <w:rFonts w:hint="eastAsia"/>
        </w:rPr>
        <w:t>通过云计算技术形成计算、存储、网络等虚拟资源池</w:t>
      </w:r>
      <w:r>
        <w:rPr>
          <w:rFonts w:hint="eastAsia"/>
        </w:rPr>
        <w:t>，</w:t>
      </w:r>
      <w:r w:rsidRPr="002F7E2A">
        <w:rPr>
          <w:rFonts w:hint="eastAsia"/>
        </w:rPr>
        <w:t>根据软件装备研制总要求和软件实际运行环境</w:t>
      </w:r>
      <w:r>
        <w:rPr>
          <w:rFonts w:hint="eastAsia"/>
        </w:rPr>
        <w:t>，</w:t>
      </w:r>
      <w:r w:rsidRPr="002F7E2A">
        <w:rPr>
          <w:rFonts w:hint="eastAsia"/>
        </w:rPr>
        <w:t>申请计算、存储等运行资源</w:t>
      </w:r>
      <w:r>
        <w:rPr>
          <w:rFonts w:hint="eastAsia"/>
        </w:rPr>
        <w:t>，</w:t>
      </w:r>
      <w:r w:rsidRPr="002F7E2A">
        <w:rPr>
          <w:rFonts w:hint="eastAsia"/>
        </w:rPr>
        <w:t>作为席位节点部署信息系统软件、云化</w:t>
      </w:r>
      <w:r>
        <w:rPr>
          <w:rFonts w:hint="eastAsia"/>
        </w:rPr>
        <w:t>软件</w:t>
      </w:r>
      <w:r w:rsidRPr="002F7E2A">
        <w:rPr>
          <w:rFonts w:hint="eastAsia"/>
        </w:rPr>
        <w:t>测试工具等</w:t>
      </w:r>
      <w:r>
        <w:rPr>
          <w:rFonts w:hint="eastAsia"/>
        </w:rPr>
        <w:t>：</w:t>
      </w:r>
      <w:r w:rsidRPr="002F7E2A">
        <w:rPr>
          <w:rFonts w:hint="eastAsia"/>
        </w:rPr>
        <w:t>根据装备软件运行模式和组网需求申请网络资源</w:t>
      </w:r>
      <w:r>
        <w:rPr>
          <w:rFonts w:hint="eastAsia"/>
        </w:rPr>
        <w:t>，</w:t>
      </w:r>
      <w:r w:rsidRPr="002F7E2A">
        <w:rPr>
          <w:rFonts w:hint="eastAsia"/>
        </w:rPr>
        <w:t>依据信息系统软件组网模式软件定义网络拓扑结构</w:t>
      </w:r>
      <w:r>
        <w:rPr>
          <w:rFonts w:hint="eastAsia"/>
        </w:rPr>
        <w:t>；</w:t>
      </w:r>
      <w:r w:rsidRPr="002F7E2A">
        <w:rPr>
          <w:rFonts w:hint="eastAsia"/>
        </w:rPr>
        <w:t>实现仿真试验系统的云化部署</w:t>
      </w:r>
      <w:r>
        <w:rPr>
          <w:rFonts w:hint="eastAsia"/>
        </w:rPr>
        <w:t>，</w:t>
      </w:r>
      <w:r w:rsidRPr="002F7E2A">
        <w:rPr>
          <w:rFonts w:hint="eastAsia"/>
        </w:rPr>
        <w:t>作为试验配试资源</w:t>
      </w:r>
      <w:r>
        <w:rPr>
          <w:rFonts w:hint="eastAsia"/>
        </w:rPr>
        <w:t>，</w:t>
      </w:r>
      <w:r w:rsidRPr="002F7E2A">
        <w:rPr>
          <w:rFonts w:hint="eastAsia"/>
        </w:rPr>
        <w:t>提供传感器、信息系统节点等仿真模拟</w:t>
      </w:r>
      <w:r>
        <w:rPr>
          <w:rFonts w:hint="eastAsia"/>
        </w:rPr>
        <w:t>；</w:t>
      </w:r>
      <w:r w:rsidRPr="002F7E2A">
        <w:rPr>
          <w:rFonts w:hint="eastAsia"/>
        </w:rPr>
        <w:t>对于试验中需要</w:t>
      </w:r>
      <w:r>
        <w:rPr>
          <w:rFonts w:hint="eastAsia"/>
        </w:rPr>
        <w:t>，</w:t>
      </w:r>
      <w:r w:rsidRPr="002F7E2A">
        <w:rPr>
          <w:rFonts w:hint="eastAsia"/>
        </w:rPr>
        <w:t>而又无法实现云化部署的真实装备、模拟工装等</w:t>
      </w:r>
      <w:r>
        <w:rPr>
          <w:rFonts w:hint="eastAsia"/>
        </w:rPr>
        <w:t>，</w:t>
      </w:r>
      <w:r w:rsidRPr="002F7E2A">
        <w:rPr>
          <w:rFonts w:hint="eastAsia"/>
        </w:rPr>
        <w:t>可通过外部网络接入测试云平台内部</w:t>
      </w:r>
      <w:r>
        <w:rPr>
          <w:rFonts w:hint="eastAsia"/>
        </w:rPr>
        <w:t>，</w:t>
      </w:r>
      <w:r w:rsidRPr="002F7E2A">
        <w:rPr>
          <w:rFonts w:hint="eastAsia"/>
        </w:rPr>
        <w:t>形成外部真实装备、云化仿真试验系统、云化</w:t>
      </w:r>
      <w:r>
        <w:rPr>
          <w:rFonts w:hint="eastAsia"/>
        </w:rPr>
        <w:t>测</w:t>
      </w:r>
      <w:r w:rsidRPr="002F7E2A">
        <w:rPr>
          <w:rFonts w:hint="eastAsia"/>
        </w:rPr>
        <w:t>试工具与被测信息系统软件一体集成的综合测</w:t>
      </w:r>
      <w:r>
        <w:rPr>
          <w:rFonts w:hint="eastAsia"/>
        </w:rPr>
        <w:t>试</w:t>
      </w:r>
      <w:r w:rsidRPr="002F7E2A">
        <w:rPr>
          <w:rFonts w:hint="eastAsia"/>
        </w:rPr>
        <w:t>环境。试验过程和结果数据由数据采集与分析分系统集中存储</w:t>
      </w:r>
      <w:r>
        <w:rPr>
          <w:rFonts w:hint="eastAsia"/>
        </w:rPr>
        <w:t>，</w:t>
      </w:r>
      <w:r w:rsidRPr="002F7E2A">
        <w:rPr>
          <w:rFonts w:hint="eastAsia"/>
        </w:rPr>
        <w:t>并基于大数据技术进行测试数据的分析与评估。</w:t>
      </w:r>
    </w:p>
    <w:p w14:paraId="352D2F03" w14:textId="77777777" w:rsidR="00AD050D" w:rsidRDefault="00AD050D" w:rsidP="00351EEA">
      <w:pPr>
        <w:pStyle w:val="affa"/>
        <w:spacing w:line="360" w:lineRule="auto"/>
        <w:ind w:firstLine="480"/>
      </w:pPr>
    </w:p>
    <w:p w14:paraId="21715A03" w14:textId="77777777" w:rsidR="00AD050D" w:rsidRPr="00824FC0" w:rsidRDefault="00AD050D" w:rsidP="00351EEA">
      <w:pPr>
        <w:pStyle w:val="affa"/>
        <w:spacing w:line="360" w:lineRule="auto"/>
        <w:ind w:firstLine="482"/>
        <w:rPr>
          <w:b/>
        </w:rPr>
      </w:pPr>
      <w:r w:rsidRPr="00824FC0">
        <w:rPr>
          <w:rFonts w:hint="eastAsia"/>
          <w:b/>
        </w:rPr>
        <w:t>应答：满足。</w:t>
      </w:r>
    </w:p>
    <w:p w14:paraId="1496E95A" w14:textId="77777777" w:rsidR="00AD050D" w:rsidRPr="00824FC0" w:rsidRDefault="00AD050D" w:rsidP="00351EEA">
      <w:pPr>
        <w:pStyle w:val="affa"/>
        <w:spacing w:line="360" w:lineRule="auto"/>
        <w:ind w:firstLine="482"/>
        <w:rPr>
          <w:rFonts w:ascii="宋体" w:hAnsi="宋体" w:cs="宋体"/>
          <w:b/>
          <w:bCs/>
        </w:rPr>
      </w:pPr>
      <w:r w:rsidRPr="00824FC0">
        <w:rPr>
          <w:rFonts w:ascii="宋体" w:hAnsi="宋体" w:cs="宋体" w:hint="eastAsia"/>
          <w:b/>
          <w:bCs/>
        </w:rPr>
        <w:t>分布式信息系统软件具有节点多、组网复杂，应用模式灵活等特点，</w:t>
      </w:r>
      <w:r>
        <w:rPr>
          <w:rFonts w:ascii="宋体" w:hAnsi="宋体" w:cs="宋体" w:hint="eastAsia"/>
          <w:b/>
          <w:bCs/>
        </w:rPr>
        <w:t>我方提供的</w:t>
      </w:r>
      <w:r w:rsidRPr="00824FC0">
        <w:rPr>
          <w:rFonts w:ascii="宋体" w:hAnsi="宋体" w:cs="宋体" w:hint="eastAsia"/>
          <w:b/>
          <w:bCs/>
        </w:rPr>
        <w:t>软件测试云平台可提供基于需求的精确计算资源、软件可定义的网络拓扑结构</w:t>
      </w:r>
      <w:r>
        <w:rPr>
          <w:rFonts w:ascii="宋体" w:hAnsi="宋体" w:cs="宋体" w:hint="eastAsia"/>
          <w:b/>
          <w:bCs/>
        </w:rPr>
        <w:t>、</w:t>
      </w:r>
      <w:r w:rsidRPr="00824FC0">
        <w:rPr>
          <w:rFonts w:ascii="宋体" w:hAnsi="宋体" w:cs="宋体" w:hint="eastAsia"/>
          <w:b/>
          <w:bCs/>
        </w:rPr>
        <w:t>模式可重用的软件测试环境。</w:t>
      </w:r>
    </w:p>
    <w:p w14:paraId="7C82E760" w14:textId="77777777" w:rsidR="00AD050D" w:rsidRPr="00824FC0" w:rsidRDefault="00AD050D" w:rsidP="00351EEA">
      <w:pPr>
        <w:pStyle w:val="affa"/>
        <w:spacing w:line="360" w:lineRule="auto"/>
        <w:ind w:firstLine="482"/>
        <w:rPr>
          <w:rFonts w:ascii="宋体" w:hAnsi="宋体" w:cs="宋体"/>
          <w:b/>
          <w:bCs/>
        </w:rPr>
      </w:pPr>
      <w:r w:rsidRPr="00824FC0">
        <w:rPr>
          <w:rFonts w:ascii="宋体" w:hAnsi="宋体" w:cs="宋体" w:hint="eastAsia"/>
          <w:b/>
          <w:bCs/>
        </w:rPr>
        <w:t>在分布式信息系统软件装备的试验模式应用中主要的特点有以下几点：</w:t>
      </w:r>
    </w:p>
    <w:p w14:paraId="44F34B3B" w14:textId="77777777" w:rsidR="00AD050D" w:rsidRPr="00824FC0" w:rsidRDefault="00AD050D" w:rsidP="00351EEA">
      <w:pPr>
        <w:pStyle w:val="affa"/>
        <w:numPr>
          <w:ilvl w:val="0"/>
          <w:numId w:val="18"/>
        </w:numPr>
        <w:spacing w:line="360" w:lineRule="auto"/>
        <w:ind w:firstLineChars="0"/>
        <w:rPr>
          <w:b/>
        </w:rPr>
      </w:pPr>
      <w:r w:rsidRPr="00824FC0">
        <w:rPr>
          <w:rFonts w:ascii="宋体" w:hAnsi="宋体" w:cs="宋体"/>
          <w:b/>
          <w:bCs/>
        </w:rPr>
        <w:t>根据信息系统软件装备研制总要求和软件席位运行环境</w:t>
      </w:r>
      <w:r w:rsidRPr="00824FC0">
        <w:rPr>
          <w:rFonts w:ascii="宋体" w:hAnsi="宋体" w:cs="宋体" w:hint="eastAsia"/>
          <w:b/>
          <w:bCs/>
        </w:rPr>
        <w:t>，</w:t>
      </w:r>
      <w:r w:rsidRPr="00824FC0">
        <w:rPr>
          <w:rFonts w:ascii="宋体" w:hAnsi="宋体" w:cs="宋体"/>
          <w:b/>
          <w:bCs/>
        </w:rPr>
        <w:t>生成测试运行的环境</w:t>
      </w:r>
      <w:r w:rsidRPr="00824FC0">
        <w:rPr>
          <w:rFonts w:ascii="宋体" w:hAnsi="宋体" w:cs="宋体" w:hint="eastAsia"/>
          <w:b/>
          <w:bCs/>
        </w:rPr>
        <w:t>；</w:t>
      </w:r>
    </w:p>
    <w:p w14:paraId="4499EBED" w14:textId="77777777" w:rsidR="00AD050D" w:rsidRPr="00824FC0" w:rsidRDefault="00AD050D" w:rsidP="00351EEA">
      <w:pPr>
        <w:pStyle w:val="affa"/>
        <w:numPr>
          <w:ilvl w:val="0"/>
          <w:numId w:val="18"/>
        </w:numPr>
        <w:spacing w:line="360" w:lineRule="auto"/>
        <w:ind w:firstLineChars="0"/>
        <w:rPr>
          <w:b/>
        </w:rPr>
      </w:pPr>
      <w:r w:rsidRPr="00824FC0">
        <w:rPr>
          <w:rFonts w:ascii="宋体" w:hAnsi="宋体" w:cs="宋体"/>
          <w:b/>
          <w:bCs/>
        </w:rPr>
        <w:t>根据信息系统的组网模式定义出网络拓扑结构</w:t>
      </w:r>
      <w:r w:rsidRPr="00824FC0">
        <w:rPr>
          <w:rFonts w:ascii="宋体" w:hAnsi="宋体" w:cs="宋体" w:hint="eastAsia"/>
          <w:b/>
          <w:bCs/>
        </w:rPr>
        <w:t>，</w:t>
      </w:r>
      <w:r w:rsidRPr="00824FC0">
        <w:rPr>
          <w:rFonts w:ascii="宋体" w:hAnsi="宋体" w:cs="宋体"/>
          <w:b/>
          <w:bCs/>
        </w:rPr>
        <w:t>可实现不同网络性能的仿真</w:t>
      </w:r>
      <w:r w:rsidRPr="00824FC0">
        <w:rPr>
          <w:rFonts w:ascii="宋体" w:hAnsi="宋体" w:cs="宋体" w:hint="eastAsia"/>
          <w:b/>
          <w:bCs/>
        </w:rPr>
        <w:t>；</w:t>
      </w:r>
    </w:p>
    <w:p w14:paraId="5FFCC69A" w14:textId="77777777" w:rsidR="00AD050D" w:rsidRPr="00824FC0" w:rsidRDefault="00AD050D" w:rsidP="00351EEA">
      <w:pPr>
        <w:pStyle w:val="affa"/>
        <w:numPr>
          <w:ilvl w:val="0"/>
          <w:numId w:val="18"/>
        </w:numPr>
        <w:spacing w:line="360" w:lineRule="auto"/>
        <w:ind w:firstLineChars="0"/>
        <w:rPr>
          <w:b/>
        </w:rPr>
      </w:pPr>
      <w:r w:rsidRPr="00824FC0">
        <w:rPr>
          <w:rFonts w:ascii="宋体" w:hAnsi="宋体" w:cs="宋体"/>
          <w:b/>
          <w:bCs/>
        </w:rPr>
        <w:t>实现仿真试验系统的云化部署</w:t>
      </w:r>
      <w:r w:rsidRPr="00824FC0">
        <w:rPr>
          <w:rFonts w:ascii="宋体" w:hAnsi="宋体" w:cs="宋体" w:hint="eastAsia"/>
          <w:b/>
          <w:bCs/>
        </w:rPr>
        <w:t>；</w:t>
      </w:r>
    </w:p>
    <w:p w14:paraId="7F5BE42C" w14:textId="77777777" w:rsidR="00AD050D" w:rsidRPr="00824FC0" w:rsidRDefault="00AD050D" w:rsidP="00351EEA">
      <w:pPr>
        <w:pStyle w:val="affa"/>
        <w:numPr>
          <w:ilvl w:val="0"/>
          <w:numId w:val="18"/>
        </w:numPr>
        <w:spacing w:line="360" w:lineRule="auto"/>
        <w:ind w:firstLineChars="0"/>
        <w:rPr>
          <w:b/>
        </w:rPr>
      </w:pPr>
      <w:r w:rsidRPr="00824FC0">
        <w:rPr>
          <w:rFonts w:ascii="宋体" w:hAnsi="宋体" w:cs="宋体"/>
          <w:b/>
          <w:bCs/>
        </w:rPr>
        <w:t>无法云化的仿真系统可以通过外部网络接入到系统</w:t>
      </w:r>
      <w:r w:rsidRPr="00824FC0">
        <w:rPr>
          <w:rFonts w:ascii="宋体" w:hAnsi="宋体" w:cs="宋体" w:hint="eastAsia"/>
          <w:b/>
          <w:bCs/>
        </w:rPr>
        <w:t>；</w:t>
      </w:r>
    </w:p>
    <w:p w14:paraId="034D7136" w14:textId="77777777" w:rsidR="00AD050D" w:rsidRPr="00824FC0" w:rsidRDefault="00AD050D" w:rsidP="00351EEA">
      <w:pPr>
        <w:pStyle w:val="affa"/>
        <w:numPr>
          <w:ilvl w:val="0"/>
          <w:numId w:val="18"/>
        </w:numPr>
        <w:spacing w:line="360" w:lineRule="auto"/>
        <w:ind w:firstLineChars="0"/>
        <w:rPr>
          <w:b/>
        </w:rPr>
      </w:pPr>
      <w:r w:rsidRPr="00824FC0">
        <w:rPr>
          <w:rFonts w:ascii="宋体" w:hAnsi="宋体" w:cs="宋体"/>
          <w:b/>
          <w:bCs/>
        </w:rPr>
        <w:t>实装真实设备可以通过外部网络接入到系统</w:t>
      </w:r>
      <w:r w:rsidRPr="00824FC0">
        <w:rPr>
          <w:rFonts w:ascii="宋体" w:hAnsi="宋体" w:cs="宋体" w:hint="eastAsia"/>
          <w:b/>
          <w:bCs/>
        </w:rPr>
        <w:t>；</w:t>
      </w:r>
    </w:p>
    <w:p w14:paraId="4CFCD698" w14:textId="77777777" w:rsidR="00AD050D" w:rsidRPr="0091617C" w:rsidRDefault="00AD050D" w:rsidP="00351EEA">
      <w:pPr>
        <w:pStyle w:val="affa"/>
        <w:numPr>
          <w:ilvl w:val="0"/>
          <w:numId w:val="18"/>
        </w:numPr>
        <w:spacing w:line="360" w:lineRule="auto"/>
        <w:ind w:firstLineChars="0"/>
        <w:rPr>
          <w:b/>
        </w:rPr>
      </w:pPr>
      <w:r w:rsidRPr="00824FC0">
        <w:rPr>
          <w:rFonts w:ascii="宋体" w:hAnsi="宋体" w:cs="宋体"/>
          <w:b/>
          <w:bCs/>
        </w:rPr>
        <w:t>试验结果数据可进行大数据的分析</w:t>
      </w:r>
      <w:r w:rsidRPr="00824FC0">
        <w:rPr>
          <w:rFonts w:ascii="宋体" w:hAnsi="宋体" w:cs="宋体" w:hint="eastAsia"/>
          <w:b/>
          <w:bCs/>
        </w:rPr>
        <w:t>。</w:t>
      </w:r>
    </w:p>
    <w:p w14:paraId="1AC164FB" w14:textId="77777777" w:rsidR="00AD050D" w:rsidRPr="0091617C" w:rsidRDefault="00AD050D" w:rsidP="00351EEA">
      <w:pPr>
        <w:pStyle w:val="affa"/>
        <w:spacing w:line="360" w:lineRule="auto"/>
        <w:ind w:firstLine="482"/>
        <w:rPr>
          <w:rFonts w:ascii="宋体" w:hAnsi="宋体" w:cs="宋体"/>
          <w:b/>
          <w:bCs/>
        </w:rPr>
      </w:pPr>
      <w:r>
        <w:rPr>
          <w:rFonts w:ascii="宋体" w:hAnsi="宋体" w:cs="宋体" w:hint="eastAsia"/>
          <w:b/>
          <w:bCs/>
        </w:rPr>
        <w:t>我方提供的系统能够通过云计算技术，形成计算、存储、网络等虚拟资源池，根据软件装备研制总要求和软件实际运行环境，申请计算、存储等运行资源，生成测试运行的环境；能够</w:t>
      </w:r>
      <w:r w:rsidRPr="0091617C">
        <w:rPr>
          <w:rFonts w:ascii="宋体" w:hAnsi="宋体" w:cs="宋体" w:hint="eastAsia"/>
          <w:b/>
          <w:bCs/>
        </w:rPr>
        <w:t>依据信息系统软件组网模式软件定义网络拓扑结构</w:t>
      </w:r>
      <w:r>
        <w:rPr>
          <w:rFonts w:ascii="宋体" w:hAnsi="宋体" w:cs="宋体" w:hint="eastAsia"/>
          <w:b/>
          <w:bCs/>
        </w:rPr>
        <w:t>，可实现不同网络性能的仿真；可以实现仿真实验系统的云化部署；能够提供传感器</w:t>
      </w:r>
      <w:r>
        <w:rPr>
          <w:rFonts w:ascii="宋体" w:hAnsi="宋体" w:cs="宋体"/>
          <w:b/>
          <w:bCs/>
        </w:rPr>
        <w:t>、</w:t>
      </w:r>
      <w:r>
        <w:rPr>
          <w:rFonts w:ascii="宋体" w:hAnsi="宋体" w:cs="宋体" w:hint="eastAsia"/>
          <w:b/>
          <w:bCs/>
        </w:rPr>
        <w:t>信息系统节点等仿真模拟；对于无法云化的真实装备、仿真系统，可以通过外部网络接入到系统；可以形成一体集成的综合测试环境。</w:t>
      </w:r>
      <w:r w:rsidRPr="0091617C">
        <w:rPr>
          <w:rFonts w:ascii="宋体" w:hAnsi="宋体" w:cs="宋体" w:hint="eastAsia"/>
          <w:b/>
          <w:bCs/>
        </w:rPr>
        <w:t>试验过程和结果数据由数据采集与分析分系统集中存储，并基于大数据技术进行测试数据的分析与评估</w:t>
      </w:r>
      <w:r>
        <w:rPr>
          <w:rFonts w:ascii="宋体" w:hAnsi="宋体" w:cs="宋体" w:hint="eastAsia"/>
          <w:b/>
          <w:bCs/>
        </w:rPr>
        <w:t>。</w:t>
      </w:r>
    </w:p>
    <w:p w14:paraId="084BC0E9" w14:textId="77777777" w:rsidR="00AD050D" w:rsidRPr="00824FC0" w:rsidRDefault="00AD050D" w:rsidP="00351EEA">
      <w:pPr>
        <w:pStyle w:val="affa"/>
        <w:spacing w:line="360" w:lineRule="auto"/>
        <w:ind w:firstLine="480"/>
      </w:pPr>
    </w:p>
    <w:p w14:paraId="5D34684F" w14:textId="77777777" w:rsidR="00AD050D" w:rsidRDefault="00AD050D" w:rsidP="00351EEA">
      <w:pPr>
        <w:pStyle w:val="3"/>
      </w:pPr>
      <w:r w:rsidRPr="00427676">
        <w:rPr>
          <w:rFonts w:hint="eastAsia"/>
        </w:rPr>
        <w:t>电子信息装备软件测评任务应用模式</w:t>
      </w:r>
      <w:r>
        <w:rPr>
          <w:rFonts w:hint="eastAsia"/>
        </w:rPr>
        <w:t>满足情况</w:t>
      </w:r>
    </w:p>
    <w:p w14:paraId="3E928B58" w14:textId="77777777" w:rsidR="00AD050D" w:rsidRPr="002F7E2A" w:rsidRDefault="00AD050D" w:rsidP="00351EEA">
      <w:pPr>
        <w:pStyle w:val="affa"/>
        <w:spacing w:line="360" w:lineRule="auto"/>
        <w:ind w:firstLine="480"/>
      </w:pPr>
      <w:r w:rsidRPr="002F7E2A">
        <w:rPr>
          <w:rFonts w:hint="eastAsia"/>
        </w:rPr>
        <w:t>在电子信息装备軟件测评任务应用模式下</w:t>
      </w:r>
      <w:r>
        <w:rPr>
          <w:rFonts w:hint="eastAsia"/>
        </w:rPr>
        <w:t>，</w:t>
      </w:r>
      <w:r w:rsidRPr="002F7E2A">
        <w:rPr>
          <w:rFonts w:hint="eastAsia"/>
        </w:rPr>
        <w:t>软件云测试系统主要实现软件测试工具的云化应用</w:t>
      </w:r>
      <w:r>
        <w:rPr>
          <w:rFonts w:hint="eastAsia"/>
        </w:rPr>
        <w:t>，</w:t>
      </w:r>
      <w:r w:rsidRPr="002F7E2A">
        <w:rPr>
          <w:rFonts w:hint="eastAsia"/>
        </w:rPr>
        <w:t>针对测试工具的可云化程度</w:t>
      </w:r>
      <w:r>
        <w:rPr>
          <w:rFonts w:hint="eastAsia"/>
        </w:rPr>
        <w:t>，</w:t>
      </w:r>
      <w:r w:rsidRPr="002F7E2A">
        <w:rPr>
          <w:rFonts w:hint="eastAsia"/>
        </w:rPr>
        <w:t>主要分为三种应用方式</w:t>
      </w:r>
      <w:r>
        <w:rPr>
          <w:rFonts w:hint="eastAsia"/>
        </w:rPr>
        <w:t>：</w:t>
      </w:r>
      <w:r w:rsidRPr="002F7E2A">
        <w:rPr>
          <w:rFonts w:hint="eastAsia"/>
        </w:rPr>
        <w:t>多用户并行使用方式、多用户分时使用方式、单用户登陆使用方式</w:t>
      </w:r>
      <w:r>
        <w:rPr>
          <w:rFonts w:hint="eastAsia"/>
        </w:rPr>
        <w:t>，</w:t>
      </w:r>
      <w:r w:rsidRPr="002F7E2A">
        <w:rPr>
          <w:rFonts w:hint="eastAsia"/>
        </w:rPr>
        <w:t>如图</w:t>
      </w:r>
      <w:r w:rsidRPr="002F7E2A">
        <w:rPr>
          <w:rFonts w:hint="eastAsia"/>
        </w:rPr>
        <w:t>6</w:t>
      </w:r>
      <w:r w:rsidRPr="002F7E2A">
        <w:rPr>
          <w:rFonts w:hint="eastAsia"/>
        </w:rPr>
        <w:t>所示。</w:t>
      </w:r>
    </w:p>
    <w:p w14:paraId="16F89759" w14:textId="77777777" w:rsidR="00AD050D" w:rsidRPr="002F7E2A" w:rsidRDefault="00AD050D" w:rsidP="00351EEA">
      <w:pPr>
        <w:pStyle w:val="affa"/>
        <w:spacing w:line="360" w:lineRule="auto"/>
        <w:ind w:firstLine="480"/>
      </w:pPr>
      <w:r w:rsidRPr="002F7E2A">
        <w:rPr>
          <w:rFonts w:hint="eastAsia"/>
        </w:rPr>
        <w:t>多用户并行使用方式</w:t>
      </w:r>
      <w:r>
        <w:rPr>
          <w:rFonts w:hint="eastAsia"/>
        </w:rPr>
        <w:t>：</w:t>
      </w:r>
      <w:r w:rsidRPr="002F7E2A">
        <w:rPr>
          <w:rFonts w:hint="eastAsia"/>
        </w:rPr>
        <w:t>对于可完全云化的测试工具</w:t>
      </w:r>
      <w:r>
        <w:rPr>
          <w:rFonts w:hint="eastAsia"/>
        </w:rPr>
        <w:t>，</w:t>
      </w:r>
      <w:r w:rsidRPr="002F7E2A">
        <w:rPr>
          <w:rFonts w:hint="eastAsia"/>
        </w:rPr>
        <w:t>每个云用户节点均可获取完整的使用权限</w:t>
      </w:r>
      <w:r>
        <w:rPr>
          <w:rFonts w:hint="eastAsia"/>
        </w:rPr>
        <w:t>，</w:t>
      </w:r>
      <w:r w:rsidRPr="002F7E2A">
        <w:rPr>
          <w:rFonts w:hint="eastAsia"/>
        </w:rPr>
        <w:t>多用户可同时进行多任务的测试</w:t>
      </w:r>
      <w:r>
        <w:rPr>
          <w:rFonts w:hint="eastAsia"/>
        </w:rPr>
        <w:t>；</w:t>
      </w:r>
    </w:p>
    <w:p w14:paraId="59D2E5C8" w14:textId="77777777" w:rsidR="00AD050D" w:rsidRPr="002F7E2A" w:rsidRDefault="00AD050D" w:rsidP="00351EEA">
      <w:pPr>
        <w:pStyle w:val="affa"/>
        <w:spacing w:line="360" w:lineRule="auto"/>
        <w:ind w:firstLine="480"/>
      </w:pPr>
      <w:r w:rsidRPr="002F7E2A">
        <w:rPr>
          <w:rFonts w:hint="eastAsia"/>
        </w:rPr>
        <w:t>多用户分时使用方式</w:t>
      </w:r>
      <w:r>
        <w:rPr>
          <w:rFonts w:hint="eastAsia"/>
        </w:rPr>
        <w:t>：</w:t>
      </w:r>
      <w:r w:rsidRPr="002F7E2A">
        <w:rPr>
          <w:rFonts w:hint="eastAsia"/>
        </w:rPr>
        <w:t>对于使用浮动</w:t>
      </w:r>
      <w:r w:rsidRPr="002F7E2A">
        <w:rPr>
          <w:rFonts w:hint="eastAsia"/>
        </w:rPr>
        <w:t xml:space="preserve"> License</w:t>
      </w:r>
      <w:r w:rsidRPr="002F7E2A">
        <w:rPr>
          <w:rFonts w:hint="eastAsia"/>
        </w:rPr>
        <w:t>云化的测试工具</w:t>
      </w:r>
      <w:r>
        <w:rPr>
          <w:rFonts w:hint="eastAsia"/>
        </w:rPr>
        <w:t>，</w:t>
      </w:r>
      <w:r w:rsidRPr="002F7E2A">
        <w:rPr>
          <w:rFonts w:hint="eastAsia"/>
        </w:rPr>
        <w:t>同一时间只能有一个用户获取使用权限</w:t>
      </w:r>
      <w:r>
        <w:rPr>
          <w:rFonts w:hint="eastAsia"/>
        </w:rPr>
        <w:t>，</w:t>
      </w:r>
      <w:r w:rsidRPr="002F7E2A">
        <w:rPr>
          <w:rFonts w:hint="eastAsia"/>
        </w:rPr>
        <w:t>实现</w:t>
      </w:r>
      <w:r w:rsidRPr="002F7E2A">
        <w:rPr>
          <w:rFonts w:hint="eastAsia"/>
        </w:rPr>
        <w:t xml:space="preserve"> License</w:t>
      </w:r>
      <w:r>
        <w:rPr>
          <w:rFonts w:hint="eastAsia"/>
        </w:rPr>
        <w:t>竞争</w:t>
      </w:r>
      <w:r w:rsidRPr="002F7E2A">
        <w:rPr>
          <w:rFonts w:hint="eastAsia"/>
        </w:rPr>
        <w:t>管理机制</w:t>
      </w:r>
      <w:r>
        <w:rPr>
          <w:rFonts w:hint="eastAsia"/>
        </w:rPr>
        <w:t>，多用户可分时进行多任务的测试；</w:t>
      </w:r>
    </w:p>
    <w:p w14:paraId="0AC60932" w14:textId="77777777" w:rsidR="00AD050D" w:rsidRDefault="00AD050D" w:rsidP="00351EEA">
      <w:pPr>
        <w:pStyle w:val="affa"/>
        <w:spacing w:line="360" w:lineRule="auto"/>
        <w:ind w:firstLine="480"/>
      </w:pPr>
      <w:r w:rsidRPr="002F7E2A">
        <w:rPr>
          <w:rFonts w:hint="eastAsia"/>
        </w:rPr>
        <w:t>单用户登陆使用方式</w:t>
      </w:r>
      <w:r>
        <w:rPr>
          <w:rFonts w:hint="eastAsia"/>
        </w:rPr>
        <w:t>：</w:t>
      </w:r>
      <w:r w:rsidRPr="002F7E2A">
        <w:rPr>
          <w:rFonts w:hint="eastAsia"/>
        </w:rPr>
        <w:t>对于已有的单机软件测试工具</w:t>
      </w:r>
      <w:r>
        <w:rPr>
          <w:rFonts w:hint="eastAsia"/>
        </w:rPr>
        <w:t>，</w:t>
      </w:r>
      <w:r w:rsidRPr="002F7E2A">
        <w:rPr>
          <w:rFonts w:hint="eastAsia"/>
        </w:rPr>
        <w:t>或不能云化的软件测试工具</w:t>
      </w:r>
      <w:r>
        <w:rPr>
          <w:rFonts w:hint="eastAsia"/>
        </w:rPr>
        <w:t>，</w:t>
      </w:r>
      <w:r w:rsidRPr="002F7E2A">
        <w:rPr>
          <w:rFonts w:hint="eastAsia"/>
        </w:rPr>
        <w:t>静态安装于基于云平台的指定虚机上</w:t>
      </w:r>
      <w:r>
        <w:rPr>
          <w:rFonts w:hint="eastAsia"/>
        </w:rPr>
        <w:t>，</w:t>
      </w:r>
      <w:r w:rsidRPr="002F7E2A">
        <w:rPr>
          <w:rFonts w:hint="eastAsia"/>
        </w:rPr>
        <w:t>采用登陆管理的方式实现单用户登陆使用。</w:t>
      </w:r>
    </w:p>
    <w:p w14:paraId="6A5B66FA" w14:textId="77777777" w:rsidR="00AD050D" w:rsidRDefault="00AD050D" w:rsidP="00351EEA">
      <w:pPr>
        <w:pStyle w:val="affa"/>
        <w:spacing w:line="360" w:lineRule="auto"/>
        <w:ind w:firstLine="480"/>
      </w:pPr>
    </w:p>
    <w:p w14:paraId="4F8A7E47" w14:textId="77777777" w:rsidR="00AD050D" w:rsidRPr="00E42727" w:rsidRDefault="00AD050D" w:rsidP="00351EEA">
      <w:pPr>
        <w:pStyle w:val="affa"/>
        <w:spacing w:line="360" w:lineRule="auto"/>
        <w:ind w:firstLine="482"/>
        <w:rPr>
          <w:b/>
        </w:rPr>
      </w:pPr>
      <w:r w:rsidRPr="00E42727">
        <w:rPr>
          <w:rFonts w:hint="eastAsia"/>
          <w:b/>
        </w:rPr>
        <w:t>应答：满足。</w:t>
      </w:r>
    </w:p>
    <w:p w14:paraId="0F1B547F" w14:textId="77777777" w:rsidR="00AD050D" w:rsidRPr="00B21275" w:rsidRDefault="00AD050D" w:rsidP="00351EEA">
      <w:pPr>
        <w:pStyle w:val="affa"/>
        <w:spacing w:line="360" w:lineRule="auto"/>
        <w:ind w:firstLine="482"/>
        <w:rPr>
          <w:rFonts w:ascii="宋体" w:hAnsi="宋体" w:cs="宋体"/>
          <w:b/>
          <w:bCs/>
        </w:rPr>
      </w:pPr>
      <w:r w:rsidRPr="00B21275">
        <w:rPr>
          <w:rFonts w:ascii="宋体" w:hAnsi="宋体" w:cs="宋体" w:hint="eastAsia"/>
          <w:b/>
          <w:bCs/>
        </w:rPr>
        <w:t>在电子信息装备软件测评任务应用模式下，使用软件测试云平台系统主要有以下几个特点：</w:t>
      </w:r>
    </w:p>
    <w:p w14:paraId="2685326D" w14:textId="77777777" w:rsidR="00AD050D" w:rsidRPr="00B21275" w:rsidRDefault="00AD050D" w:rsidP="00351EEA">
      <w:pPr>
        <w:pStyle w:val="affa"/>
        <w:numPr>
          <w:ilvl w:val="0"/>
          <w:numId w:val="18"/>
        </w:numPr>
        <w:spacing w:line="360" w:lineRule="auto"/>
        <w:ind w:firstLineChars="0"/>
        <w:rPr>
          <w:b/>
        </w:rPr>
      </w:pPr>
      <w:r w:rsidRPr="00B21275">
        <w:rPr>
          <w:rFonts w:ascii="宋体" w:hAnsi="宋体" w:cs="宋体" w:hint="eastAsia"/>
          <w:b/>
          <w:bCs/>
        </w:rPr>
        <w:t>主要</w:t>
      </w:r>
      <w:r w:rsidRPr="00B21275">
        <w:rPr>
          <w:rFonts w:ascii="宋体" w:hAnsi="宋体" w:cs="宋体"/>
          <w:b/>
          <w:bCs/>
        </w:rPr>
        <w:t>针对软件开展配置项和系统级别的测试</w:t>
      </w:r>
      <w:r w:rsidRPr="00B21275">
        <w:rPr>
          <w:rFonts w:ascii="宋体" w:hAnsi="宋体" w:cs="宋体" w:hint="eastAsia"/>
          <w:b/>
          <w:bCs/>
        </w:rPr>
        <w:t>；</w:t>
      </w:r>
    </w:p>
    <w:p w14:paraId="5EEC5277" w14:textId="77777777" w:rsidR="00AD050D" w:rsidRPr="00B21275" w:rsidRDefault="00AD050D" w:rsidP="00351EEA">
      <w:pPr>
        <w:pStyle w:val="affa"/>
        <w:numPr>
          <w:ilvl w:val="0"/>
          <w:numId w:val="18"/>
        </w:numPr>
        <w:spacing w:line="360" w:lineRule="auto"/>
        <w:ind w:firstLineChars="0"/>
        <w:rPr>
          <w:b/>
        </w:rPr>
      </w:pPr>
      <w:r w:rsidRPr="00B21275">
        <w:rPr>
          <w:rFonts w:ascii="宋体" w:hAnsi="宋体" w:cs="宋体" w:hint="eastAsia"/>
          <w:b/>
          <w:bCs/>
        </w:rPr>
        <w:t>测试</w:t>
      </w:r>
      <w:r w:rsidRPr="00B21275">
        <w:rPr>
          <w:rFonts w:ascii="宋体" w:hAnsi="宋体" w:cs="宋体"/>
          <w:b/>
          <w:bCs/>
        </w:rPr>
        <w:t>工具和被测件运行环境主要以虚拟测试用机为主要支撑</w:t>
      </w:r>
      <w:r w:rsidRPr="00B21275">
        <w:rPr>
          <w:rFonts w:ascii="宋体" w:hAnsi="宋体" w:cs="宋体" w:hint="eastAsia"/>
          <w:b/>
          <w:bCs/>
        </w:rPr>
        <w:t>；</w:t>
      </w:r>
    </w:p>
    <w:p w14:paraId="2B249B63" w14:textId="77777777" w:rsidR="00AD050D" w:rsidRPr="00B21275" w:rsidRDefault="00AD050D" w:rsidP="00351EEA">
      <w:pPr>
        <w:pStyle w:val="affa"/>
        <w:numPr>
          <w:ilvl w:val="0"/>
          <w:numId w:val="18"/>
        </w:numPr>
        <w:spacing w:line="360" w:lineRule="auto"/>
        <w:ind w:firstLineChars="0"/>
        <w:rPr>
          <w:b/>
        </w:rPr>
      </w:pPr>
      <w:r w:rsidRPr="00B21275">
        <w:rPr>
          <w:rFonts w:ascii="宋体" w:hAnsi="宋体" w:cs="宋体" w:hint="eastAsia"/>
          <w:b/>
          <w:bCs/>
        </w:rPr>
        <w:t>测试</w:t>
      </w:r>
      <w:r w:rsidRPr="00B21275">
        <w:rPr>
          <w:rFonts w:ascii="宋体" w:hAnsi="宋体" w:cs="宋体"/>
          <w:b/>
          <w:bCs/>
        </w:rPr>
        <w:t>过程主要按照GJB2725A附加技术能力要求的几个测试阶段进行</w:t>
      </w:r>
      <w:r w:rsidRPr="00B21275">
        <w:rPr>
          <w:rFonts w:ascii="宋体" w:hAnsi="宋体" w:cs="宋体" w:hint="eastAsia"/>
          <w:b/>
          <w:bCs/>
        </w:rPr>
        <w:t>；</w:t>
      </w:r>
    </w:p>
    <w:p w14:paraId="3669FDFB" w14:textId="77777777" w:rsidR="00AD050D" w:rsidRPr="00B21275" w:rsidRDefault="00AD050D" w:rsidP="00351EEA">
      <w:pPr>
        <w:pStyle w:val="affa"/>
        <w:numPr>
          <w:ilvl w:val="0"/>
          <w:numId w:val="18"/>
        </w:numPr>
        <w:spacing w:line="360" w:lineRule="auto"/>
        <w:ind w:firstLineChars="0"/>
        <w:rPr>
          <w:b/>
        </w:rPr>
      </w:pPr>
      <w:r w:rsidRPr="00B21275">
        <w:rPr>
          <w:rFonts w:ascii="宋体" w:hAnsi="宋体" w:cs="宋体" w:hint="eastAsia"/>
          <w:b/>
          <w:bCs/>
        </w:rPr>
        <w:t>云化的测试工具调度需要考虑多用户并发及多用户使用的情况；</w:t>
      </w:r>
    </w:p>
    <w:p w14:paraId="1B4157EF" w14:textId="77777777" w:rsidR="00AD050D" w:rsidRPr="00B21275" w:rsidRDefault="00AD050D" w:rsidP="00351EEA">
      <w:pPr>
        <w:pStyle w:val="affa"/>
        <w:numPr>
          <w:ilvl w:val="0"/>
          <w:numId w:val="18"/>
        </w:numPr>
        <w:spacing w:line="360" w:lineRule="auto"/>
        <w:ind w:firstLineChars="0"/>
        <w:rPr>
          <w:b/>
        </w:rPr>
      </w:pPr>
      <w:r w:rsidRPr="00B21275">
        <w:rPr>
          <w:rFonts w:ascii="宋体" w:hAnsi="宋体" w:cs="宋体" w:hint="eastAsia"/>
          <w:b/>
          <w:bCs/>
        </w:rPr>
        <w:t>多个软件同步开展测试时，可以构建出多套测试环境，但需要考虑L</w:t>
      </w:r>
      <w:r w:rsidRPr="00B21275">
        <w:rPr>
          <w:rFonts w:ascii="宋体" w:hAnsi="宋体" w:cs="宋体"/>
          <w:b/>
          <w:bCs/>
        </w:rPr>
        <w:t>icense</w:t>
      </w:r>
      <w:r>
        <w:rPr>
          <w:rFonts w:ascii="宋体" w:hAnsi="宋体" w:cs="宋体"/>
          <w:b/>
          <w:bCs/>
        </w:rPr>
        <w:t>的资源限制</w:t>
      </w:r>
      <w:r w:rsidRPr="00B21275">
        <w:rPr>
          <w:rFonts w:ascii="宋体" w:hAnsi="宋体" w:cs="宋体"/>
          <w:b/>
          <w:bCs/>
        </w:rPr>
        <w:t>的分时调度</w:t>
      </w:r>
      <w:r w:rsidRPr="00B21275">
        <w:rPr>
          <w:rFonts w:ascii="宋体" w:hAnsi="宋体" w:cs="宋体" w:hint="eastAsia"/>
          <w:b/>
          <w:bCs/>
        </w:rPr>
        <w:t>；</w:t>
      </w:r>
    </w:p>
    <w:p w14:paraId="34D725D2" w14:textId="77777777" w:rsidR="00AD050D" w:rsidRPr="00B21275" w:rsidRDefault="00AD050D" w:rsidP="00351EEA">
      <w:pPr>
        <w:pStyle w:val="affa"/>
        <w:numPr>
          <w:ilvl w:val="0"/>
          <w:numId w:val="18"/>
        </w:numPr>
        <w:spacing w:line="360" w:lineRule="auto"/>
        <w:ind w:firstLineChars="0"/>
        <w:rPr>
          <w:b/>
        </w:rPr>
      </w:pPr>
      <w:r w:rsidRPr="00B21275">
        <w:rPr>
          <w:rFonts w:ascii="宋体" w:hAnsi="宋体" w:cs="宋体" w:hint="eastAsia"/>
          <w:b/>
          <w:bCs/>
        </w:rPr>
        <w:t>测试时要按照完整的测试文档模板要求实现测试过程文档的生成。</w:t>
      </w:r>
    </w:p>
    <w:p w14:paraId="3CD2B365" w14:textId="77777777" w:rsidR="00AD050D" w:rsidRPr="00B21275" w:rsidRDefault="00AD050D" w:rsidP="00351EEA">
      <w:pPr>
        <w:pStyle w:val="affa"/>
        <w:spacing w:line="360" w:lineRule="auto"/>
        <w:ind w:firstLine="482"/>
        <w:rPr>
          <w:rFonts w:ascii="宋体" w:hAnsi="宋体" w:cs="宋体"/>
          <w:b/>
          <w:bCs/>
        </w:rPr>
      </w:pPr>
      <w:r>
        <w:rPr>
          <w:rFonts w:ascii="宋体" w:hAnsi="宋体" w:cs="宋体" w:hint="eastAsia"/>
          <w:b/>
          <w:bCs/>
        </w:rPr>
        <w:t>我方提供的系统</w:t>
      </w:r>
      <w:r w:rsidRPr="00B21275">
        <w:rPr>
          <w:rFonts w:ascii="宋体" w:hAnsi="宋体" w:cs="宋体" w:hint="eastAsia"/>
          <w:b/>
          <w:bCs/>
        </w:rPr>
        <w:t>主要分为三种应用方式</w:t>
      </w:r>
      <w:r>
        <w:rPr>
          <w:rFonts w:ascii="宋体" w:hAnsi="宋体" w:cs="宋体" w:hint="eastAsia"/>
          <w:b/>
          <w:bCs/>
        </w:rPr>
        <w:t>：</w:t>
      </w:r>
    </w:p>
    <w:p w14:paraId="7A38F5D1" w14:textId="77777777" w:rsidR="00AD050D" w:rsidRPr="00B21275" w:rsidRDefault="00AD050D" w:rsidP="00351EEA">
      <w:pPr>
        <w:pStyle w:val="affa"/>
        <w:numPr>
          <w:ilvl w:val="0"/>
          <w:numId w:val="19"/>
        </w:numPr>
        <w:spacing w:line="360" w:lineRule="auto"/>
        <w:ind w:firstLineChars="0"/>
        <w:rPr>
          <w:rFonts w:ascii="宋体" w:hAnsi="宋体" w:cs="宋体"/>
          <w:b/>
          <w:bCs/>
        </w:rPr>
      </w:pPr>
      <w:r w:rsidRPr="00B21275">
        <w:rPr>
          <w:rFonts w:ascii="宋体" w:hAnsi="宋体" w:cs="宋体" w:hint="eastAsia"/>
          <w:b/>
          <w:bCs/>
        </w:rPr>
        <w:t>多用户并行使用方式</w:t>
      </w:r>
      <w:r>
        <w:rPr>
          <w:rFonts w:ascii="宋体" w:hAnsi="宋体" w:cs="宋体" w:hint="eastAsia"/>
          <w:b/>
          <w:bCs/>
        </w:rPr>
        <w:t>：对于</w:t>
      </w:r>
      <w:r w:rsidRPr="00236A7D">
        <w:rPr>
          <w:rFonts w:ascii="宋体" w:hAnsi="宋体" w:cs="宋体" w:hint="eastAsia"/>
          <w:b/>
          <w:bCs/>
        </w:rPr>
        <w:t>可完全云化的测试工具，每个云用户节点均可获取完整的使用权限，多用户可同时进行多任务的测试</w:t>
      </w:r>
      <w:r>
        <w:rPr>
          <w:rFonts w:ascii="宋体" w:hAnsi="宋体" w:cs="宋体" w:hint="eastAsia"/>
          <w:b/>
          <w:bCs/>
        </w:rPr>
        <w:t>；</w:t>
      </w:r>
    </w:p>
    <w:p w14:paraId="763B41BE" w14:textId="77777777" w:rsidR="00AD050D" w:rsidRPr="00B21275" w:rsidRDefault="00AD050D" w:rsidP="00351EEA">
      <w:pPr>
        <w:pStyle w:val="affa"/>
        <w:numPr>
          <w:ilvl w:val="0"/>
          <w:numId w:val="19"/>
        </w:numPr>
        <w:spacing w:line="360" w:lineRule="auto"/>
        <w:ind w:firstLineChars="0"/>
        <w:rPr>
          <w:rFonts w:ascii="宋体" w:hAnsi="宋体" w:cs="宋体"/>
          <w:b/>
          <w:bCs/>
        </w:rPr>
      </w:pPr>
      <w:r w:rsidRPr="00B21275">
        <w:rPr>
          <w:rFonts w:ascii="宋体" w:hAnsi="宋体" w:cs="宋体" w:hint="eastAsia"/>
          <w:b/>
          <w:bCs/>
        </w:rPr>
        <w:t>多用户分时使用方式</w:t>
      </w:r>
      <w:r w:rsidRPr="00236A7D">
        <w:rPr>
          <w:rFonts w:ascii="宋体" w:hAnsi="宋体" w:cs="宋体" w:hint="eastAsia"/>
          <w:b/>
          <w:bCs/>
        </w:rPr>
        <w:t>：对于使用浮动 License云化的测试工具，同一时间只能有一个用户获取使用权限，实现 License</w:t>
      </w:r>
      <w:r>
        <w:rPr>
          <w:rFonts w:ascii="宋体" w:hAnsi="宋体" w:cs="宋体" w:hint="eastAsia"/>
          <w:b/>
          <w:bCs/>
        </w:rPr>
        <w:t>竞争</w:t>
      </w:r>
      <w:r w:rsidRPr="00236A7D">
        <w:rPr>
          <w:rFonts w:ascii="宋体" w:hAnsi="宋体" w:cs="宋体" w:hint="eastAsia"/>
          <w:b/>
          <w:bCs/>
        </w:rPr>
        <w:t>管理机制，多用户可分时进行多任务的测试；</w:t>
      </w:r>
    </w:p>
    <w:p w14:paraId="5A5608BD" w14:textId="77777777" w:rsidR="00AD050D" w:rsidRDefault="00AD050D" w:rsidP="00351EEA">
      <w:pPr>
        <w:pStyle w:val="affa"/>
        <w:numPr>
          <w:ilvl w:val="0"/>
          <w:numId w:val="19"/>
        </w:numPr>
        <w:spacing w:line="360" w:lineRule="auto"/>
        <w:ind w:firstLineChars="0"/>
        <w:rPr>
          <w:rFonts w:ascii="宋体" w:hAnsi="宋体" w:cs="宋体"/>
          <w:b/>
          <w:bCs/>
        </w:rPr>
      </w:pPr>
      <w:r w:rsidRPr="00B21275">
        <w:rPr>
          <w:rFonts w:ascii="宋体" w:hAnsi="宋体" w:cs="宋体" w:hint="eastAsia"/>
          <w:b/>
          <w:bCs/>
        </w:rPr>
        <w:t>单用户登陆使用方式</w:t>
      </w:r>
      <w:r>
        <w:rPr>
          <w:rFonts w:ascii="宋体" w:hAnsi="宋体" w:cs="宋体" w:hint="eastAsia"/>
          <w:b/>
          <w:bCs/>
        </w:rPr>
        <w:t>：</w:t>
      </w:r>
      <w:r w:rsidRPr="00236A7D">
        <w:rPr>
          <w:rFonts w:ascii="宋体" w:hAnsi="宋体" w:cs="宋体" w:hint="eastAsia"/>
          <w:b/>
          <w:bCs/>
        </w:rPr>
        <w:t>对于已有的单机软件测试工具，或不能云化的软件测试工具，静态安装于基于云平台的指定虚机上，采用登陆管理的方式实现单用户登陆使用</w:t>
      </w:r>
      <w:r>
        <w:rPr>
          <w:rFonts w:ascii="宋体" w:hAnsi="宋体" w:cs="宋体" w:hint="eastAsia"/>
          <w:b/>
          <w:bCs/>
        </w:rPr>
        <w:t>。</w:t>
      </w:r>
    </w:p>
    <w:p w14:paraId="319A1819" w14:textId="77777777" w:rsidR="00AD050D" w:rsidRPr="00B21275" w:rsidRDefault="00AD050D" w:rsidP="00351EEA">
      <w:pPr>
        <w:pStyle w:val="affa"/>
        <w:spacing w:line="360" w:lineRule="auto"/>
        <w:ind w:left="480" w:firstLineChars="0" w:firstLine="0"/>
        <w:rPr>
          <w:rFonts w:ascii="宋体" w:hAnsi="宋体" w:cs="宋体"/>
          <w:b/>
          <w:bCs/>
        </w:rPr>
      </w:pPr>
      <w:r>
        <w:rPr>
          <w:rFonts w:ascii="宋体" w:hAnsi="宋体" w:cs="宋体" w:hint="eastAsia"/>
          <w:b/>
          <w:bCs/>
        </w:rPr>
        <w:t>综上所述，我烦共提供的系统能够满足</w:t>
      </w:r>
      <w:r w:rsidRPr="00236A7D">
        <w:rPr>
          <w:rFonts w:ascii="宋体" w:hAnsi="宋体" w:cs="宋体" w:hint="eastAsia"/>
          <w:b/>
          <w:bCs/>
        </w:rPr>
        <w:t>电子信息装备</w:t>
      </w:r>
      <w:r>
        <w:rPr>
          <w:rFonts w:ascii="宋体" w:hAnsi="宋体" w:cs="宋体" w:hint="eastAsia"/>
          <w:b/>
          <w:bCs/>
        </w:rPr>
        <w:t>软</w:t>
      </w:r>
      <w:r w:rsidRPr="00236A7D">
        <w:rPr>
          <w:rFonts w:ascii="宋体" w:hAnsi="宋体" w:cs="宋体" w:hint="eastAsia"/>
          <w:b/>
          <w:bCs/>
        </w:rPr>
        <w:t>件测评任务应用模式</w:t>
      </w:r>
      <w:r>
        <w:rPr>
          <w:rFonts w:ascii="宋体" w:hAnsi="宋体" w:cs="宋体" w:hint="eastAsia"/>
          <w:b/>
          <w:bCs/>
        </w:rPr>
        <w:t>的要求。</w:t>
      </w:r>
    </w:p>
    <w:p w14:paraId="7F9B3DF6" w14:textId="77777777" w:rsidR="00AD050D" w:rsidRPr="00B21275" w:rsidRDefault="00AD050D" w:rsidP="00351EEA">
      <w:pPr>
        <w:pStyle w:val="affa"/>
        <w:spacing w:line="360" w:lineRule="auto"/>
        <w:ind w:firstLine="480"/>
      </w:pPr>
    </w:p>
    <w:p w14:paraId="01A50021" w14:textId="77777777" w:rsidR="00AD050D" w:rsidRPr="00427676" w:rsidRDefault="00AD050D" w:rsidP="00351EEA">
      <w:pPr>
        <w:pStyle w:val="2"/>
        <w:ind w:left="425"/>
      </w:pPr>
      <w:r w:rsidRPr="00427676">
        <w:rPr>
          <w:rFonts w:hint="eastAsia"/>
        </w:rPr>
        <w:t>技术指标和使用要求</w:t>
      </w:r>
      <w:r>
        <w:rPr>
          <w:rFonts w:hint="eastAsia"/>
        </w:rPr>
        <w:t>满足情况</w:t>
      </w:r>
    </w:p>
    <w:p w14:paraId="3202ABE9" w14:textId="77777777" w:rsidR="00AD050D" w:rsidRDefault="00AD050D" w:rsidP="00351EEA">
      <w:pPr>
        <w:pStyle w:val="3"/>
      </w:pPr>
      <w:r w:rsidRPr="00427676">
        <w:rPr>
          <w:rFonts w:hint="eastAsia"/>
        </w:rPr>
        <w:t>总体指标</w:t>
      </w:r>
      <w:r>
        <w:rPr>
          <w:rFonts w:hint="eastAsia"/>
        </w:rPr>
        <w:t>满足情况</w:t>
      </w:r>
    </w:p>
    <w:p w14:paraId="2B89CCC8" w14:textId="77777777" w:rsidR="00AD050D" w:rsidRPr="002F7E2A" w:rsidRDefault="00AD050D" w:rsidP="00351EEA">
      <w:pPr>
        <w:pStyle w:val="affa"/>
        <w:spacing w:line="360" w:lineRule="auto"/>
        <w:ind w:firstLine="480"/>
      </w:pPr>
      <w:r w:rsidRPr="002F7E2A">
        <w:rPr>
          <w:rFonts w:hint="eastAsia"/>
        </w:rPr>
        <w:t>a)</w:t>
      </w:r>
      <w:r w:rsidRPr="002F7E2A">
        <w:rPr>
          <w:rFonts w:hint="eastAsia"/>
        </w:rPr>
        <w:t>可灵活构建软件测试环境</w:t>
      </w:r>
      <w:r>
        <w:rPr>
          <w:rFonts w:hint="eastAsia"/>
        </w:rPr>
        <w:t>，支</w:t>
      </w:r>
      <w:r w:rsidRPr="002F7E2A">
        <w:rPr>
          <w:rFonts w:hint="eastAsia"/>
        </w:rPr>
        <w:t>持电子信息装</w:t>
      </w:r>
      <w:r>
        <w:rPr>
          <w:rFonts w:hint="eastAsia"/>
        </w:rPr>
        <w:t>备</w:t>
      </w:r>
      <w:r w:rsidRPr="002F7E2A">
        <w:rPr>
          <w:rFonts w:hint="eastAsia"/>
        </w:rPr>
        <w:t>非嵌入式软件</w:t>
      </w:r>
      <w:r w:rsidRPr="002F7E2A">
        <w:rPr>
          <w:rFonts w:hint="eastAsia"/>
        </w:rPr>
        <w:t>(</w:t>
      </w:r>
      <w:r w:rsidRPr="002F7E2A">
        <w:rPr>
          <w:rFonts w:hint="eastAsia"/>
        </w:rPr>
        <w:t>含自主控软件</w:t>
      </w:r>
      <w:r w:rsidRPr="002F7E2A">
        <w:rPr>
          <w:rFonts w:hint="eastAsia"/>
        </w:rPr>
        <w:t>)</w:t>
      </w:r>
      <w:r w:rsidRPr="002F7E2A">
        <w:rPr>
          <w:rFonts w:hint="eastAsia"/>
        </w:rPr>
        <w:t>的软件试验和软件测评。</w:t>
      </w:r>
    </w:p>
    <w:p w14:paraId="6081F067" w14:textId="77777777" w:rsidR="00AD050D" w:rsidRPr="002F7E2A" w:rsidRDefault="00AD050D" w:rsidP="00351EEA">
      <w:pPr>
        <w:pStyle w:val="affa"/>
        <w:spacing w:line="360" w:lineRule="auto"/>
        <w:ind w:firstLine="480"/>
      </w:pPr>
      <w:r w:rsidRPr="002F7E2A">
        <w:rPr>
          <w:rFonts w:hint="eastAsia"/>
        </w:rPr>
        <w:t>b)</w:t>
      </w:r>
      <w:r w:rsidRPr="002F7E2A">
        <w:rPr>
          <w:rFonts w:hint="eastAsia"/>
        </w:rPr>
        <w:t>支持靶场保障条件建设装备中各类非嵌入式软件的软件测评</w:t>
      </w:r>
      <w:r>
        <w:rPr>
          <w:rFonts w:hint="eastAsia"/>
        </w:rPr>
        <w:t>，</w:t>
      </w:r>
      <w:r w:rsidRPr="002F7E2A">
        <w:rPr>
          <w:rFonts w:hint="eastAsia"/>
        </w:rPr>
        <w:t>可支持典型</w:t>
      </w:r>
      <w:r w:rsidRPr="002F7E2A">
        <w:rPr>
          <w:rFonts w:hint="eastAsia"/>
        </w:rPr>
        <w:t>FPGA</w:t>
      </w:r>
      <w:r w:rsidRPr="002F7E2A">
        <w:rPr>
          <w:rFonts w:hint="eastAsia"/>
        </w:rPr>
        <w:t>软件的混合仿真验证。</w:t>
      </w:r>
    </w:p>
    <w:p w14:paraId="73F09C82" w14:textId="77777777" w:rsidR="00AD050D" w:rsidRPr="002F7E2A" w:rsidRDefault="00AD050D" w:rsidP="00351EEA">
      <w:pPr>
        <w:pStyle w:val="affa"/>
        <w:spacing w:line="360" w:lineRule="auto"/>
        <w:ind w:firstLine="480"/>
      </w:pPr>
      <w:r w:rsidRPr="002F7E2A">
        <w:rPr>
          <w:rFonts w:hint="eastAsia"/>
        </w:rPr>
        <w:t>c)</w:t>
      </w:r>
      <w:r w:rsidRPr="002F7E2A">
        <w:rPr>
          <w:rFonts w:hint="eastAsia"/>
        </w:rPr>
        <w:t>能够涵盖的电子信息装备非嵌入式軟件的测试级别包括单元测试、部件测试、配置项测试和系统测试</w:t>
      </w:r>
    </w:p>
    <w:p w14:paraId="70B11DC3" w14:textId="77777777" w:rsidR="00AD050D" w:rsidRPr="002F7E2A" w:rsidRDefault="00AD050D" w:rsidP="00351EEA">
      <w:pPr>
        <w:pStyle w:val="affa"/>
        <w:spacing w:line="360" w:lineRule="auto"/>
        <w:ind w:firstLine="480"/>
      </w:pPr>
      <w:r w:rsidRPr="002F7E2A">
        <w:rPr>
          <w:rFonts w:hint="eastAsia"/>
        </w:rPr>
        <w:t>d)</w:t>
      </w:r>
      <w:r w:rsidRPr="002F7E2A">
        <w:rPr>
          <w:rFonts w:hint="eastAsia"/>
        </w:rPr>
        <w:t>能够涵盖的电子信息装各非嵌入式软件的测试类型包括静态分析、代码审查、功能测试、性能测试、接口测试、标准符合性测试、人机交互界面测试、强度测试、余量測试、边界测试、安全性测试、可靠性測试、恢复性测试、安装性测试、兼容性測试等测试类型</w:t>
      </w:r>
      <w:r>
        <w:rPr>
          <w:rFonts w:hint="eastAsia"/>
        </w:rPr>
        <w:t>。</w:t>
      </w:r>
    </w:p>
    <w:p w14:paraId="55CFA977" w14:textId="77777777" w:rsidR="00AD050D" w:rsidRPr="002F7E2A" w:rsidRDefault="00AD050D" w:rsidP="00351EEA">
      <w:pPr>
        <w:pStyle w:val="affa"/>
        <w:spacing w:line="360" w:lineRule="auto"/>
        <w:ind w:firstLine="480"/>
      </w:pPr>
      <w:r w:rsidRPr="002F7E2A">
        <w:rPr>
          <w:rFonts w:hint="eastAsia"/>
        </w:rPr>
        <w:t>e)</w:t>
      </w:r>
      <w:r w:rsidRPr="002F7E2A">
        <w:rPr>
          <w:rFonts w:hint="eastAsia"/>
        </w:rPr>
        <w:t>能够同时部署开展的软件试验和软件测评任务数量不少于</w:t>
      </w:r>
      <w:r w:rsidRPr="002F7E2A">
        <w:rPr>
          <w:rFonts w:hint="eastAsia"/>
        </w:rPr>
        <w:t>5</w:t>
      </w:r>
      <w:r w:rsidRPr="002F7E2A">
        <w:rPr>
          <w:rFonts w:hint="eastAsia"/>
        </w:rPr>
        <w:t>个</w:t>
      </w:r>
      <w:r>
        <w:rPr>
          <w:rFonts w:hint="eastAsia"/>
        </w:rPr>
        <w:t>；</w:t>
      </w:r>
      <w:r w:rsidRPr="002F7E2A">
        <w:rPr>
          <w:rFonts w:hint="eastAsia"/>
        </w:rPr>
        <w:t>单任务模式下</w:t>
      </w:r>
      <w:r>
        <w:rPr>
          <w:rFonts w:hint="eastAsia"/>
        </w:rPr>
        <w:t>，</w:t>
      </w:r>
      <w:r w:rsidRPr="002F7E2A">
        <w:rPr>
          <w:rFonts w:hint="eastAsia"/>
        </w:rPr>
        <w:t>最大可支持不少于</w:t>
      </w:r>
      <w:r w:rsidRPr="002F7E2A">
        <w:rPr>
          <w:rFonts w:hint="eastAsia"/>
        </w:rPr>
        <w:t>100</w:t>
      </w:r>
      <w:r w:rsidRPr="002F7E2A">
        <w:rPr>
          <w:rFonts w:hint="eastAsia"/>
        </w:rPr>
        <w:t>个节点的指挥信息系统开展軟件试验和软件测评。</w:t>
      </w:r>
    </w:p>
    <w:p w14:paraId="1AA51C2A" w14:textId="77777777" w:rsidR="00AD050D" w:rsidRPr="002F7E2A" w:rsidRDefault="00AD050D" w:rsidP="00351EEA">
      <w:pPr>
        <w:pStyle w:val="affa"/>
        <w:spacing w:line="360" w:lineRule="auto"/>
        <w:ind w:firstLine="480"/>
      </w:pPr>
      <w:r w:rsidRPr="002F7E2A">
        <w:rPr>
          <w:rFonts w:hint="eastAsia"/>
        </w:rPr>
        <w:t>f)</w:t>
      </w:r>
      <w:r w:rsidRPr="002F7E2A">
        <w:rPr>
          <w:rFonts w:hint="eastAsia"/>
        </w:rPr>
        <w:t>软件测试工具总体要求</w:t>
      </w:r>
      <w:r>
        <w:rPr>
          <w:rFonts w:hint="eastAsia"/>
        </w:rPr>
        <w:t>：</w:t>
      </w:r>
      <w:r w:rsidRPr="002F7E2A">
        <w:rPr>
          <w:rFonts w:hint="eastAsia"/>
        </w:rPr>
        <w:t>软件测试工兵优先选用成熟的、行业认同度高的主流软件测试工具</w:t>
      </w:r>
      <w:r w:rsidRPr="002F7E2A">
        <w:rPr>
          <w:rFonts w:hint="eastAsia"/>
        </w:rPr>
        <w:t>;</w:t>
      </w:r>
      <w:r w:rsidRPr="002F7E2A">
        <w:rPr>
          <w:rFonts w:hint="eastAsia"/>
        </w:rPr>
        <w:t>单机版测试工具的</w:t>
      </w:r>
      <w:r w:rsidRPr="002F7E2A">
        <w:rPr>
          <w:rFonts w:hint="eastAsia"/>
        </w:rPr>
        <w:t xml:space="preserve"> License</w:t>
      </w:r>
      <w:r w:rsidRPr="002F7E2A">
        <w:rPr>
          <w:rFonts w:hint="eastAsia"/>
        </w:rPr>
        <w:t>不少于</w:t>
      </w:r>
      <w:r w:rsidRPr="002F7E2A">
        <w:rPr>
          <w:rFonts w:hint="eastAsia"/>
        </w:rPr>
        <w:t>2</w:t>
      </w:r>
      <w:r w:rsidRPr="002F7E2A">
        <w:rPr>
          <w:rFonts w:hint="eastAsia"/>
        </w:rPr>
        <w:t>个</w:t>
      </w:r>
      <w:r w:rsidRPr="002F7E2A">
        <w:rPr>
          <w:rFonts w:hint="eastAsia"/>
        </w:rPr>
        <w:t>,</w:t>
      </w:r>
      <w:r w:rsidRPr="002F7E2A">
        <w:rPr>
          <w:rFonts w:hint="eastAsia"/>
        </w:rPr>
        <w:t>至少可保证</w:t>
      </w:r>
      <w:r w:rsidRPr="002F7E2A">
        <w:rPr>
          <w:rFonts w:hint="eastAsia"/>
        </w:rPr>
        <w:t>License</w:t>
      </w:r>
      <w:r w:rsidRPr="002F7E2A">
        <w:rPr>
          <w:rFonts w:hint="eastAsia"/>
        </w:rPr>
        <w:t>在云测试平台使用</w:t>
      </w:r>
      <w:r w:rsidRPr="002F7E2A">
        <w:rPr>
          <w:rFonts w:hint="eastAsia"/>
        </w:rPr>
        <w:t>,</w:t>
      </w:r>
      <w:r w:rsidRPr="002F7E2A">
        <w:rPr>
          <w:rFonts w:hint="eastAsia"/>
        </w:rPr>
        <w:t>另一个</w:t>
      </w:r>
      <w:r w:rsidRPr="002F7E2A">
        <w:rPr>
          <w:rFonts w:hint="eastAsia"/>
        </w:rPr>
        <w:t xml:space="preserve"> License</w:t>
      </w:r>
      <w:r w:rsidRPr="002F7E2A">
        <w:rPr>
          <w:rFonts w:hint="eastAsia"/>
        </w:rPr>
        <w:t>在单机上使用</w:t>
      </w:r>
      <w:r>
        <w:rPr>
          <w:rFonts w:hint="eastAsia"/>
        </w:rPr>
        <w:t>；</w:t>
      </w:r>
      <w:r w:rsidRPr="002F7E2A">
        <w:rPr>
          <w:rFonts w:hint="eastAsia"/>
        </w:rPr>
        <w:t>除</w:t>
      </w:r>
      <w:r w:rsidRPr="002F7E2A">
        <w:rPr>
          <w:rFonts w:hint="eastAsia"/>
        </w:rPr>
        <w:t>FPGA</w:t>
      </w:r>
      <w:r w:rsidRPr="002F7E2A">
        <w:rPr>
          <w:rFonts w:hint="eastAsia"/>
        </w:rPr>
        <w:t>混合仿真验证工具外</w:t>
      </w:r>
      <w:r>
        <w:rPr>
          <w:rFonts w:hint="eastAsia"/>
        </w:rPr>
        <w:t>，</w:t>
      </w:r>
      <w:r w:rsidRPr="002F7E2A">
        <w:rPr>
          <w:rFonts w:hint="eastAsia"/>
        </w:rPr>
        <w:t>其他软件测试工具均能够与软件测试云平台集成</w:t>
      </w:r>
      <w:r w:rsidRPr="002F7E2A">
        <w:rPr>
          <w:rFonts w:hint="eastAsia"/>
        </w:rPr>
        <w:t>,</w:t>
      </w:r>
      <w:r w:rsidRPr="002F7E2A">
        <w:rPr>
          <w:rFonts w:hint="eastAsia"/>
        </w:rPr>
        <w:t>测试数据能与平台共享。</w:t>
      </w:r>
    </w:p>
    <w:p w14:paraId="4B363A3E" w14:textId="77777777" w:rsidR="00AD050D" w:rsidRPr="00427676" w:rsidRDefault="00AD050D" w:rsidP="00351EEA">
      <w:pPr>
        <w:pStyle w:val="3"/>
      </w:pPr>
      <w:r w:rsidRPr="00427676">
        <w:rPr>
          <w:rFonts w:hint="eastAsia"/>
        </w:rPr>
        <w:t>分系统指标</w:t>
      </w:r>
      <w:r>
        <w:rPr>
          <w:rFonts w:hint="eastAsia"/>
        </w:rPr>
        <w:t>满足情况</w:t>
      </w:r>
    </w:p>
    <w:p w14:paraId="7A654532" w14:textId="77777777" w:rsidR="00AD050D" w:rsidRDefault="00AD050D" w:rsidP="00351EEA">
      <w:pPr>
        <w:pStyle w:val="4"/>
      </w:pPr>
      <w:r w:rsidRPr="00427676">
        <w:rPr>
          <w:rFonts w:hint="eastAsia"/>
        </w:rPr>
        <w:t>基础硬件资源系统</w:t>
      </w:r>
    </w:p>
    <w:p w14:paraId="1A1C85DA" w14:textId="77777777" w:rsidR="00AD050D" w:rsidRPr="002F7E2A" w:rsidRDefault="00AD050D" w:rsidP="00351EEA">
      <w:pPr>
        <w:pStyle w:val="affa"/>
        <w:spacing w:line="360" w:lineRule="auto"/>
        <w:ind w:firstLine="480"/>
      </w:pPr>
      <w:r w:rsidRPr="002F7E2A">
        <w:rPr>
          <w:rFonts w:hint="eastAsia"/>
        </w:rPr>
        <w:t>构建小型私有云数据中心</w:t>
      </w:r>
      <w:r w:rsidRPr="002F7E2A">
        <w:rPr>
          <w:rFonts w:hint="eastAsia"/>
        </w:rPr>
        <w:t>,</w:t>
      </w:r>
      <w:r w:rsidRPr="002F7E2A">
        <w:rPr>
          <w:rFonts w:hint="eastAsia"/>
        </w:rPr>
        <w:t>为软件测试云平台、软件测试工具运行以及软件测试资产库管理系统提供所需的硬件环境</w:t>
      </w:r>
      <w:r w:rsidRPr="002F7E2A">
        <w:rPr>
          <w:rFonts w:hint="eastAsia"/>
        </w:rPr>
        <w:t>,</w:t>
      </w:r>
      <w:r w:rsidRPr="002F7E2A">
        <w:rPr>
          <w:rFonts w:hint="eastAsia"/>
        </w:rPr>
        <w:t>具体指标如下：</w:t>
      </w:r>
    </w:p>
    <w:p w14:paraId="5347CB3E" w14:textId="77777777" w:rsidR="00AD050D" w:rsidRPr="002F7E2A" w:rsidRDefault="00AD050D" w:rsidP="00351EEA">
      <w:pPr>
        <w:pStyle w:val="affa"/>
        <w:spacing w:line="360" w:lineRule="auto"/>
        <w:ind w:firstLine="480"/>
      </w:pPr>
      <w:r w:rsidRPr="002F7E2A">
        <w:rPr>
          <w:rFonts w:hint="eastAsia"/>
        </w:rPr>
        <w:t>a)</w:t>
      </w:r>
      <w:r w:rsidRPr="002F7E2A">
        <w:rPr>
          <w:rFonts w:hint="eastAsia"/>
        </w:rPr>
        <w:t>基于可扩展的模块化机房方式构建</w:t>
      </w:r>
      <w:r w:rsidRPr="002F7E2A">
        <w:rPr>
          <w:rFonts w:hint="eastAsia"/>
        </w:rPr>
        <w:t>,</w:t>
      </w:r>
      <w:r w:rsidRPr="002F7E2A">
        <w:rPr>
          <w:rFonts w:hint="eastAsia"/>
        </w:rPr>
        <w:t>模块化机房集成服务器、存储设</w:t>
      </w:r>
      <w:r w:rsidRPr="002F7E2A">
        <w:t>备</w:t>
      </w:r>
      <w:r w:rsidRPr="002F7E2A">
        <w:rPr>
          <w:rFonts w:hint="eastAsia"/>
        </w:rPr>
        <w:t>、网络设备、供电设备、空调设备、环境监测设备等</w:t>
      </w:r>
      <w:r w:rsidRPr="002F7E2A">
        <w:rPr>
          <w:rFonts w:hint="eastAsia"/>
        </w:rPr>
        <w:t>,</w:t>
      </w:r>
      <w:r w:rsidRPr="002F7E2A">
        <w:rPr>
          <w:rFonts w:hint="eastAsia"/>
        </w:rPr>
        <w:t>无需对机房环境进行大规模基础建没。</w:t>
      </w:r>
    </w:p>
    <w:p w14:paraId="044CFB91" w14:textId="77777777" w:rsidR="00AD050D" w:rsidRPr="002F7E2A" w:rsidRDefault="00AD050D" w:rsidP="00351EEA">
      <w:pPr>
        <w:pStyle w:val="affa"/>
        <w:spacing w:line="360" w:lineRule="auto"/>
        <w:ind w:firstLine="480"/>
      </w:pPr>
      <w:r w:rsidRPr="002F7E2A">
        <w:rPr>
          <w:rFonts w:hint="eastAsia"/>
        </w:rPr>
        <w:t>b)</w:t>
      </w:r>
      <w:r w:rsidRPr="002F7E2A">
        <w:rPr>
          <w:rFonts w:hint="eastAsia"/>
        </w:rPr>
        <w:t>计算资源指标。</w:t>
      </w:r>
      <w:r w:rsidRPr="002F7E2A">
        <w:rPr>
          <w:rFonts w:hint="eastAsia"/>
        </w:rPr>
        <w:t>7</w:t>
      </w:r>
      <w:r w:rsidRPr="002F7E2A">
        <w:rPr>
          <w:rFonts w:hint="eastAsia"/>
        </w:rPr>
        <w:t>台计算节点服务器</w:t>
      </w:r>
      <w:r w:rsidRPr="002F7E2A">
        <w:rPr>
          <w:rFonts w:hint="eastAsia"/>
        </w:rPr>
        <w:t>,</w:t>
      </w:r>
      <w:r w:rsidRPr="002F7E2A">
        <w:rPr>
          <w:rFonts w:hint="eastAsia"/>
        </w:rPr>
        <w:t>基本配置不低子</w:t>
      </w:r>
      <w:r w:rsidRPr="002F7E2A">
        <w:rPr>
          <w:rFonts w:hint="eastAsia"/>
        </w:rPr>
        <w:t>:2</w:t>
      </w:r>
      <w:r w:rsidRPr="002F7E2A">
        <w:rPr>
          <w:rFonts w:hint="eastAsia"/>
        </w:rPr>
        <w:t>颗英特尔至强</w:t>
      </w:r>
      <w:r w:rsidRPr="002F7E2A">
        <w:rPr>
          <w:rFonts w:hint="eastAsia"/>
        </w:rPr>
        <w:t>E5-2650v4</w:t>
      </w:r>
      <w:r w:rsidRPr="002F7E2A">
        <w:rPr>
          <w:rFonts w:hint="eastAsia"/>
        </w:rPr>
        <w:t>处理器</w:t>
      </w:r>
      <w:r w:rsidRPr="002F7E2A">
        <w:rPr>
          <w:rFonts w:hint="eastAsia"/>
        </w:rPr>
        <w:t>:4</w:t>
      </w:r>
      <w:r w:rsidRPr="002F7E2A">
        <w:rPr>
          <w:rFonts w:hint="eastAsia"/>
        </w:rPr>
        <w:t>×</w:t>
      </w:r>
      <w:r w:rsidRPr="002F7E2A">
        <w:rPr>
          <w:rFonts w:hint="eastAsia"/>
        </w:rPr>
        <w:t>32GDDR4 RDMM</w:t>
      </w:r>
      <w:r w:rsidRPr="002F7E2A">
        <w:rPr>
          <w:rFonts w:hint="eastAsia"/>
        </w:rPr>
        <w:t>内存</w:t>
      </w:r>
      <w:r w:rsidRPr="002F7E2A">
        <w:rPr>
          <w:rFonts w:hint="eastAsia"/>
        </w:rPr>
        <w:t>:2</w:t>
      </w:r>
      <w:r w:rsidRPr="002F7E2A">
        <w:rPr>
          <w:rFonts w:hint="eastAsia"/>
        </w:rPr>
        <w:t>×</w:t>
      </w:r>
      <w:r w:rsidRPr="002F7E2A">
        <w:rPr>
          <w:rFonts w:hint="eastAsia"/>
        </w:rPr>
        <w:t>2000GB</w:t>
      </w:r>
      <w:r w:rsidRPr="002F7E2A">
        <w:rPr>
          <w:rFonts w:hint="eastAsia"/>
        </w:rPr>
        <w:t>通用硬盘</w:t>
      </w:r>
      <w:r w:rsidRPr="002F7E2A">
        <w:rPr>
          <w:rFonts w:hint="eastAsia"/>
        </w:rPr>
        <w:t>SAS:</w:t>
      </w:r>
      <w:r w:rsidRPr="002F7E2A">
        <w:rPr>
          <w:rFonts w:hint="eastAsia"/>
        </w:rPr>
        <w:t>支持</w:t>
      </w:r>
      <w:r w:rsidRPr="002F7E2A">
        <w:rPr>
          <w:rFonts w:hint="eastAsia"/>
        </w:rPr>
        <w:t>RAID;4</w:t>
      </w:r>
      <w:r w:rsidRPr="002F7E2A">
        <w:rPr>
          <w:rFonts w:hint="eastAsia"/>
        </w:rPr>
        <w:t>×</w:t>
      </w:r>
      <w:r w:rsidRPr="002F7E2A">
        <w:rPr>
          <w:rFonts w:hint="eastAsia"/>
        </w:rPr>
        <w:t>10GE</w:t>
      </w:r>
      <w:r w:rsidRPr="002F7E2A">
        <w:rPr>
          <w:rFonts w:hint="eastAsia"/>
        </w:rPr>
        <w:t>端口。</w:t>
      </w:r>
    </w:p>
    <w:p w14:paraId="185BAEB0" w14:textId="77777777" w:rsidR="00AD050D" w:rsidRPr="002F7E2A" w:rsidRDefault="00AD050D" w:rsidP="00351EEA">
      <w:pPr>
        <w:pStyle w:val="affa"/>
        <w:spacing w:line="360" w:lineRule="auto"/>
        <w:ind w:firstLine="480"/>
      </w:pPr>
      <w:r w:rsidRPr="002F7E2A">
        <w:rPr>
          <w:rFonts w:hint="eastAsia"/>
        </w:rPr>
        <w:t>e)</w:t>
      </w:r>
      <w:r w:rsidRPr="002F7E2A">
        <w:rPr>
          <w:rFonts w:hint="eastAsia"/>
        </w:rPr>
        <w:t>存储资源指标。</w:t>
      </w:r>
      <w:r w:rsidRPr="002F7E2A">
        <w:rPr>
          <w:rFonts w:hint="eastAsia"/>
        </w:rPr>
        <w:t>6</w:t>
      </w:r>
      <w:r w:rsidRPr="002F7E2A">
        <w:rPr>
          <w:rFonts w:hint="eastAsia"/>
        </w:rPr>
        <w:t>台存储节点服务器</w:t>
      </w:r>
      <w:r w:rsidRPr="002F7E2A">
        <w:rPr>
          <w:rFonts w:hint="eastAsia"/>
        </w:rPr>
        <w:t>,</w:t>
      </w:r>
      <w:r w:rsidRPr="002F7E2A">
        <w:rPr>
          <w:rFonts w:hint="eastAsia"/>
        </w:rPr>
        <w:t>基本配置不低于</w:t>
      </w:r>
      <w:r w:rsidRPr="002F7E2A">
        <w:rPr>
          <w:rFonts w:hint="eastAsia"/>
        </w:rPr>
        <w:t>:2</w:t>
      </w:r>
      <w:r w:rsidRPr="002F7E2A">
        <w:rPr>
          <w:rFonts w:hint="eastAsia"/>
        </w:rPr>
        <w:t>颗英特尔至强</w:t>
      </w:r>
      <w:r w:rsidRPr="002F7E2A">
        <w:rPr>
          <w:rFonts w:hint="eastAsia"/>
        </w:rPr>
        <w:t>E5-2650v4</w:t>
      </w:r>
      <w:r w:rsidRPr="002F7E2A">
        <w:rPr>
          <w:rFonts w:hint="eastAsia"/>
        </w:rPr>
        <w:t>处理器</w:t>
      </w:r>
      <w:r w:rsidRPr="002F7E2A">
        <w:rPr>
          <w:rFonts w:hint="eastAsia"/>
        </w:rPr>
        <w:t>:4</w:t>
      </w:r>
      <w:r w:rsidRPr="002F7E2A">
        <w:rPr>
          <w:rFonts w:hint="eastAsia"/>
        </w:rPr>
        <w:t>×</w:t>
      </w:r>
      <w:r w:rsidRPr="002F7E2A">
        <w:rPr>
          <w:rFonts w:hint="eastAsia"/>
        </w:rPr>
        <w:t>32GDDR4 RDMM</w:t>
      </w:r>
      <w:r w:rsidRPr="002F7E2A">
        <w:rPr>
          <w:rFonts w:hint="eastAsia"/>
        </w:rPr>
        <w:t>内存</w:t>
      </w:r>
      <w:r w:rsidRPr="002F7E2A">
        <w:rPr>
          <w:rFonts w:hint="eastAsia"/>
        </w:rPr>
        <w:t>:10</w:t>
      </w:r>
      <w:r w:rsidRPr="002F7E2A">
        <w:rPr>
          <w:rFonts w:hint="eastAsia"/>
        </w:rPr>
        <w:t>×</w:t>
      </w:r>
      <w:r w:rsidRPr="002F7E2A">
        <w:rPr>
          <w:rFonts w:hint="eastAsia"/>
        </w:rPr>
        <w:t>2000GB</w:t>
      </w:r>
      <w:r w:rsidRPr="002F7E2A">
        <w:rPr>
          <w:rFonts w:hint="eastAsia"/>
        </w:rPr>
        <w:t>通用硬盘</w:t>
      </w:r>
      <w:r w:rsidRPr="002F7E2A">
        <w:rPr>
          <w:rFonts w:hint="eastAsia"/>
        </w:rPr>
        <w:t>SAS;2</w:t>
      </w:r>
      <w:r w:rsidRPr="002F7E2A">
        <w:rPr>
          <w:rFonts w:hint="eastAsia"/>
        </w:rPr>
        <w:t>×</w:t>
      </w:r>
      <w:r w:rsidRPr="002F7E2A">
        <w:rPr>
          <w:rFonts w:hint="eastAsia"/>
        </w:rPr>
        <w:t>800GB</w:t>
      </w:r>
      <w:r w:rsidRPr="002F7E2A">
        <w:rPr>
          <w:rFonts w:hint="eastAsia"/>
        </w:rPr>
        <w:t>固态硬盡</w:t>
      </w:r>
      <w:r w:rsidRPr="002F7E2A">
        <w:rPr>
          <w:rFonts w:hint="eastAsia"/>
        </w:rPr>
        <w:t>-SATA6Gb/s:</w:t>
      </w:r>
      <w:r w:rsidRPr="002F7E2A">
        <w:rPr>
          <w:rFonts w:hint="eastAsia"/>
        </w:rPr>
        <w:t>支持</w:t>
      </w:r>
      <w:r w:rsidRPr="002F7E2A">
        <w:rPr>
          <w:rFonts w:hint="eastAsia"/>
        </w:rPr>
        <w:t>RAID:4</w:t>
      </w:r>
      <w:r w:rsidRPr="002F7E2A">
        <w:rPr>
          <w:rFonts w:hint="eastAsia"/>
        </w:rPr>
        <w:t>×</w:t>
      </w:r>
      <w:r w:rsidRPr="002F7E2A">
        <w:rPr>
          <w:rFonts w:hint="eastAsia"/>
        </w:rPr>
        <w:t>10GE</w:t>
      </w:r>
      <w:r w:rsidRPr="002F7E2A">
        <w:rPr>
          <w:rFonts w:hint="eastAsia"/>
        </w:rPr>
        <w:t>端ロ。</w:t>
      </w:r>
    </w:p>
    <w:p w14:paraId="10495495" w14:textId="77777777" w:rsidR="00AD050D" w:rsidRPr="002F7E2A" w:rsidRDefault="00AD050D" w:rsidP="00351EEA">
      <w:pPr>
        <w:pStyle w:val="affa"/>
        <w:spacing w:line="360" w:lineRule="auto"/>
        <w:ind w:firstLine="480"/>
      </w:pPr>
      <w:r w:rsidRPr="002F7E2A">
        <w:rPr>
          <w:rFonts w:hint="eastAsia"/>
        </w:rPr>
        <w:t>d)12U</w:t>
      </w:r>
      <w:r w:rsidRPr="002F7E2A">
        <w:rPr>
          <w:rFonts w:hint="eastAsia"/>
        </w:rPr>
        <w:t>高性能一体化机絶模块指标。</w:t>
      </w:r>
      <w:r w:rsidRPr="002F7E2A">
        <w:rPr>
          <w:rFonts w:hint="eastAsia"/>
        </w:rPr>
        <w:t>2</w:t>
      </w:r>
      <w:r w:rsidRPr="002F7E2A">
        <w:rPr>
          <w:rFonts w:hint="eastAsia"/>
        </w:rPr>
        <w:t>个</w:t>
      </w:r>
      <w:r w:rsidRPr="002F7E2A">
        <w:rPr>
          <w:rFonts w:hint="eastAsia"/>
        </w:rPr>
        <w:t>12U</w:t>
      </w:r>
      <w:r w:rsidRPr="002F7E2A">
        <w:rPr>
          <w:rFonts w:hint="eastAsia"/>
        </w:rPr>
        <w:t>高性能一体化机箱</w:t>
      </w:r>
      <w:r w:rsidRPr="002F7E2A">
        <w:rPr>
          <w:rFonts w:hint="eastAsia"/>
        </w:rPr>
        <w:t>,</w:t>
      </w:r>
      <w:r w:rsidRPr="002F7E2A">
        <w:rPr>
          <w:rFonts w:hint="eastAsia"/>
        </w:rPr>
        <w:t>基本配置不低于</w:t>
      </w:r>
      <w:r w:rsidRPr="002F7E2A">
        <w:rPr>
          <w:rFonts w:hint="eastAsia"/>
        </w:rPr>
        <w:t>:2</w:t>
      </w:r>
      <w:r w:rsidRPr="002F7E2A">
        <w:rPr>
          <w:rFonts w:hint="eastAsia"/>
        </w:rPr>
        <w:t>块机框管理模块</w:t>
      </w:r>
      <w:r w:rsidRPr="002F7E2A">
        <w:rPr>
          <w:rFonts w:hint="eastAsia"/>
        </w:rPr>
        <w:t>:14</w:t>
      </w:r>
      <w:r w:rsidRPr="002F7E2A">
        <w:rPr>
          <w:rFonts w:hint="eastAsia"/>
        </w:rPr>
        <w:t>个风扇框</w:t>
      </w:r>
      <w:r w:rsidRPr="002F7E2A">
        <w:rPr>
          <w:rFonts w:hint="eastAsia"/>
        </w:rPr>
        <w:t>;6</w:t>
      </w:r>
      <w:r w:rsidRPr="002F7E2A">
        <w:rPr>
          <w:rFonts w:hint="eastAsia"/>
        </w:rPr>
        <w:t>块冗余交流电源</w:t>
      </w:r>
      <w:r w:rsidRPr="002F7E2A">
        <w:rPr>
          <w:rFonts w:hint="eastAsia"/>
        </w:rPr>
        <w:t>:2</w:t>
      </w:r>
      <w:r w:rsidRPr="002F7E2A">
        <w:rPr>
          <w:rFonts w:hint="eastAsia"/>
        </w:rPr>
        <w:t>块交换模块板</w:t>
      </w:r>
      <w:r w:rsidRPr="002F7E2A">
        <w:rPr>
          <w:rFonts w:hint="eastAsia"/>
        </w:rPr>
        <w:t>:4</w:t>
      </w:r>
      <w:r w:rsidRPr="002F7E2A">
        <w:rPr>
          <w:rFonts w:hint="eastAsia"/>
        </w:rPr>
        <w:t>块</w:t>
      </w:r>
      <w:r w:rsidRPr="002F7E2A">
        <w:rPr>
          <w:rFonts w:hint="eastAsia"/>
        </w:rPr>
        <w:t>10GE</w:t>
      </w:r>
      <w:r w:rsidRPr="002F7E2A">
        <w:rPr>
          <w:rFonts w:hint="eastAsia"/>
        </w:rPr>
        <w:t>光模块板</w:t>
      </w:r>
      <w:r w:rsidRPr="002F7E2A">
        <w:rPr>
          <w:rFonts w:hint="eastAsia"/>
        </w:rPr>
        <w:t>;</w:t>
      </w:r>
      <w:r w:rsidRPr="002F7E2A">
        <w:rPr>
          <w:rFonts w:hint="eastAsia"/>
        </w:rPr>
        <w:t>配套线缆及安装滑轨</w:t>
      </w:r>
      <w:r w:rsidRPr="002F7E2A">
        <w:rPr>
          <w:rFonts w:hint="eastAsia"/>
        </w:rPr>
        <w:t>2</w:t>
      </w:r>
      <w:r w:rsidRPr="002F7E2A">
        <w:rPr>
          <w:rFonts w:hint="eastAsia"/>
        </w:rPr>
        <w:t>个。</w:t>
      </w:r>
    </w:p>
    <w:p w14:paraId="683E85E8" w14:textId="77777777" w:rsidR="00AD050D" w:rsidRPr="002F7E2A" w:rsidRDefault="00AD050D" w:rsidP="00351EEA">
      <w:pPr>
        <w:pStyle w:val="affa"/>
        <w:spacing w:line="360" w:lineRule="auto"/>
        <w:ind w:firstLine="480"/>
      </w:pPr>
      <w:r w:rsidRPr="002F7E2A">
        <w:rPr>
          <w:rFonts w:hint="eastAsia"/>
        </w:rPr>
        <w:t>e)</w:t>
      </w:r>
      <w:r w:rsidRPr="002F7E2A">
        <w:rPr>
          <w:rFonts w:hint="eastAsia"/>
        </w:rPr>
        <w:t>网络资源指标</w:t>
      </w:r>
      <w:r w:rsidRPr="002F7E2A">
        <w:rPr>
          <w:rFonts w:hint="eastAsia"/>
        </w:rPr>
        <w:t>:2</w:t>
      </w:r>
      <w:r w:rsidRPr="002F7E2A">
        <w:rPr>
          <w:rFonts w:hint="eastAsia"/>
        </w:rPr>
        <w:t>台万兆交换机</w:t>
      </w:r>
      <w:r w:rsidRPr="002F7E2A">
        <w:rPr>
          <w:rFonts w:hint="eastAsia"/>
        </w:rPr>
        <w:t>,</w:t>
      </w:r>
      <w:r w:rsidRPr="002F7E2A">
        <w:rPr>
          <w:rFonts w:hint="eastAsia"/>
        </w:rPr>
        <w:t>接口不少于</w:t>
      </w:r>
      <w:r w:rsidRPr="002F7E2A">
        <w:rPr>
          <w:rFonts w:hint="eastAsia"/>
        </w:rPr>
        <w:t>48</w:t>
      </w:r>
      <w:r w:rsidRPr="002F7E2A">
        <w:rPr>
          <w:rFonts w:hint="eastAsia"/>
        </w:rPr>
        <w:t>个</w:t>
      </w:r>
      <w:r w:rsidRPr="002F7E2A">
        <w:rPr>
          <w:rFonts w:hint="eastAsia"/>
        </w:rPr>
        <w:t>;1</w:t>
      </w:r>
      <w:r w:rsidRPr="002F7E2A">
        <w:rPr>
          <w:rFonts w:hint="eastAsia"/>
        </w:rPr>
        <w:t>台千兆交换机接口不少于</w:t>
      </w:r>
      <w:r w:rsidRPr="002F7E2A">
        <w:rPr>
          <w:rFonts w:hint="eastAsia"/>
        </w:rPr>
        <w:t>48</w:t>
      </w:r>
      <w:r w:rsidRPr="002F7E2A">
        <w:rPr>
          <w:rFonts w:hint="eastAsia"/>
        </w:rPr>
        <w:t>个。服务器与交换机以万兆接互连。</w:t>
      </w:r>
    </w:p>
    <w:p w14:paraId="41A414CF" w14:textId="77777777" w:rsidR="00AD050D" w:rsidRPr="002F7E2A" w:rsidRDefault="00AD050D" w:rsidP="00351EEA">
      <w:pPr>
        <w:pStyle w:val="affa"/>
        <w:spacing w:line="360" w:lineRule="auto"/>
        <w:ind w:firstLine="480"/>
      </w:pPr>
      <w:r w:rsidRPr="002F7E2A">
        <w:rPr>
          <w:rFonts w:hint="eastAsia"/>
        </w:rPr>
        <w:t>f)</w:t>
      </w:r>
      <w:r w:rsidRPr="002F7E2A">
        <w:rPr>
          <w:rFonts w:hint="eastAsia"/>
        </w:rPr>
        <w:t>测试云平台配各</w:t>
      </w:r>
      <w:r w:rsidRPr="002F7E2A">
        <w:rPr>
          <w:rFonts w:hint="eastAsia"/>
        </w:rPr>
        <w:t>UPS</w:t>
      </w:r>
      <w:r w:rsidRPr="002F7E2A">
        <w:rPr>
          <w:rFonts w:hint="eastAsia"/>
        </w:rPr>
        <w:t>电源</w:t>
      </w:r>
      <w:r w:rsidRPr="002F7E2A">
        <w:rPr>
          <w:rFonts w:hint="eastAsia"/>
        </w:rPr>
        <w:t>,</w:t>
      </w:r>
      <w:r w:rsidRPr="002F7E2A">
        <w:rPr>
          <w:rFonts w:hint="eastAsia"/>
        </w:rPr>
        <w:t>外部断电情況下可支持系统连续运</w:t>
      </w:r>
      <w:r w:rsidRPr="002F7E2A">
        <w:rPr>
          <w:rFonts w:hint="eastAsia"/>
        </w:rPr>
        <w:t xml:space="preserve">15min </w:t>
      </w:r>
      <w:r w:rsidRPr="002F7E2A">
        <w:rPr>
          <w:rFonts w:hint="eastAsia"/>
        </w:rPr>
        <w:t>。</w:t>
      </w:r>
    </w:p>
    <w:p w14:paraId="4EBF28E2" w14:textId="77777777" w:rsidR="00AD050D" w:rsidRPr="002F7E2A" w:rsidRDefault="00AD050D" w:rsidP="00351EEA">
      <w:pPr>
        <w:pStyle w:val="affa"/>
        <w:spacing w:line="360" w:lineRule="auto"/>
        <w:ind w:firstLine="480"/>
      </w:pPr>
      <w:r w:rsidRPr="002F7E2A">
        <w:rPr>
          <w:rFonts w:hint="eastAsia"/>
        </w:rPr>
        <w:t>g)</w:t>
      </w:r>
      <w:r w:rsidRPr="002F7E2A">
        <w:rPr>
          <w:rFonts w:hint="eastAsia"/>
        </w:rPr>
        <w:t>其他指标</w:t>
      </w:r>
      <w:r w:rsidRPr="002F7E2A">
        <w:rPr>
          <w:rFonts w:hint="eastAsia"/>
        </w:rPr>
        <w:t>:</w:t>
      </w:r>
      <w:r w:rsidRPr="002F7E2A">
        <w:rPr>
          <w:rFonts w:hint="eastAsia"/>
        </w:rPr>
        <w:t>测试云平台外接串口不少于</w:t>
      </w:r>
      <w:r w:rsidRPr="002F7E2A">
        <w:rPr>
          <w:rFonts w:hint="eastAsia"/>
        </w:rPr>
        <w:t>50</w:t>
      </w:r>
      <w:r w:rsidRPr="002F7E2A">
        <w:rPr>
          <w:rFonts w:hint="eastAsia"/>
        </w:rPr>
        <w:t>路</w:t>
      </w:r>
      <w:r w:rsidRPr="002F7E2A">
        <w:rPr>
          <w:rFonts w:hint="eastAsia"/>
        </w:rPr>
        <w:t>;</w:t>
      </w:r>
      <w:r w:rsidRPr="002F7E2A">
        <w:rPr>
          <w:rFonts w:hint="eastAsia"/>
        </w:rPr>
        <w:t>具有视频切换与视频输出功能</w:t>
      </w:r>
      <w:r w:rsidRPr="002F7E2A">
        <w:rPr>
          <w:rFonts w:hint="eastAsia"/>
        </w:rPr>
        <w:t>,</w:t>
      </w:r>
      <w:r w:rsidRPr="002F7E2A">
        <w:rPr>
          <w:rFonts w:hint="eastAsia"/>
        </w:rPr>
        <w:t>实现对虚拟机界面的图像拼接和切换输出。</w:t>
      </w:r>
    </w:p>
    <w:p w14:paraId="16903E38" w14:textId="77777777" w:rsidR="00AD050D" w:rsidRPr="002F7E2A" w:rsidRDefault="00AD050D" w:rsidP="00351EEA">
      <w:pPr>
        <w:pStyle w:val="affa"/>
        <w:spacing w:line="360" w:lineRule="auto"/>
        <w:ind w:firstLine="480"/>
      </w:pPr>
      <w:r w:rsidRPr="002F7E2A">
        <w:rPr>
          <w:rFonts w:hint="eastAsia"/>
        </w:rPr>
        <w:t>h)</w:t>
      </w:r>
      <w:r w:rsidRPr="002F7E2A">
        <w:rPr>
          <w:rFonts w:hint="eastAsia"/>
        </w:rPr>
        <w:t>布线安装指标</w:t>
      </w:r>
      <w:r w:rsidRPr="002F7E2A">
        <w:rPr>
          <w:rFonts w:hint="eastAsia"/>
        </w:rPr>
        <w:t>:</w:t>
      </w:r>
      <w:r w:rsidRPr="002F7E2A">
        <w:rPr>
          <w:rFonts w:hint="eastAsia"/>
        </w:rPr>
        <w:t>包括机架内布线、操作席位布线、演示环境布线、云桌面端机布线等</w:t>
      </w:r>
    </w:p>
    <w:p w14:paraId="36AFB533" w14:textId="77777777" w:rsidR="00AD050D" w:rsidRPr="002F7E2A" w:rsidRDefault="00AD050D" w:rsidP="00351EEA">
      <w:pPr>
        <w:pStyle w:val="affa"/>
        <w:spacing w:line="360" w:lineRule="auto"/>
        <w:ind w:firstLine="480"/>
      </w:pPr>
      <w:r w:rsidRPr="002F7E2A">
        <w:rPr>
          <w:rFonts w:hint="eastAsia"/>
        </w:rPr>
        <w:t>i)</w:t>
      </w:r>
      <w:r w:rsidRPr="002F7E2A">
        <w:rPr>
          <w:rFonts w:hint="eastAsia"/>
        </w:rPr>
        <w:t>机</w:t>
      </w:r>
      <w:r w:rsidRPr="002F7E2A">
        <w:rPr>
          <w:rFonts w:hint="eastAsia"/>
        </w:rPr>
        <w:t>.</w:t>
      </w:r>
      <w:r w:rsidRPr="002F7E2A">
        <w:rPr>
          <w:rFonts w:hint="eastAsia"/>
        </w:rPr>
        <w:t>柜主要技术参数包指</w:t>
      </w:r>
      <w:r w:rsidRPr="002F7E2A">
        <w:rPr>
          <w:rFonts w:hint="eastAsia"/>
        </w:rPr>
        <w:t>:</w:t>
      </w:r>
      <w:r w:rsidRPr="002F7E2A">
        <w:rPr>
          <w:rFonts w:hint="eastAsia"/>
        </w:rPr>
        <w:t>外形尺寸</w:t>
      </w:r>
      <w:r w:rsidRPr="002F7E2A">
        <w:rPr>
          <w:rFonts w:hint="eastAsia"/>
        </w:rPr>
        <w:t>(</w:t>
      </w:r>
      <w:r w:rsidRPr="002F7E2A">
        <w:rPr>
          <w:rFonts w:hint="eastAsia"/>
        </w:rPr>
        <w:t>高</w:t>
      </w:r>
      <w:r w:rsidRPr="002F7E2A">
        <w:rPr>
          <w:rFonts w:hint="eastAsia"/>
        </w:rPr>
        <w:t>x</w:t>
      </w:r>
      <w:r w:rsidRPr="002F7E2A">
        <w:rPr>
          <w:rFonts w:hint="eastAsia"/>
        </w:rPr>
        <w:t>宽</w:t>
      </w:r>
      <w:r w:rsidRPr="002F7E2A">
        <w:rPr>
          <w:rFonts w:hint="eastAsia"/>
        </w:rPr>
        <w:t>x</w:t>
      </w:r>
      <w:r w:rsidRPr="002F7E2A">
        <w:rPr>
          <w:rFonts w:hint="eastAsia"/>
        </w:rPr>
        <w:t>深</w:t>
      </w:r>
      <w:r w:rsidRPr="002F7E2A">
        <w:rPr>
          <w:rFonts w:hint="eastAsia"/>
        </w:rPr>
        <w:t>)2000m</w:t>
      </w:r>
      <w:r w:rsidRPr="002F7E2A">
        <w:rPr>
          <w:rFonts w:hint="eastAsia"/>
        </w:rPr>
        <w:t>×</w:t>
      </w:r>
      <w:r w:rsidRPr="002F7E2A">
        <w:rPr>
          <w:rFonts w:hint="eastAsia"/>
        </w:rPr>
        <w:t>600mm</w:t>
      </w:r>
      <w:r w:rsidRPr="002F7E2A">
        <w:rPr>
          <w:rFonts w:hint="eastAsia"/>
        </w:rPr>
        <w:t>×</w:t>
      </w:r>
      <w:r w:rsidRPr="002F7E2A">
        <w:rPr>
          <w:rFonts w:hint="eastAsia"/>
        </w:rPr>
        <w:t>1350mm;</w:t>
      </w:r>
      <w:r w:rsidRPr="002F7E2A">
        <w:rPr>
          <w:rFonts w:hint="eastAsia"/>
        </w:rPr>
        <w:t>机柜提供</w:t>
      </w:r>
      <w:r w:rsidRPr="002F7E2A">
        <w:rPr>
          <w:rFonts w:hint="eastAsia"/>
        </w:rPr>
        <w:t>42U</w:t>
      </w:r>
      <w:r w:rsidRPr="002F7E2A">
        <w:rPr>
          <w:rFonts w:hint="eastAsia"/>
        </w:rPr>
        <w:t>可用空间</w:t>
      </w:r>
      <w:r w:rsidRPr="002F7E2A">
        <w:rPr>
          <w:rFonts w:hint="eastAsia"/>
        </w:rPr>
        <w:t>:</w:t>
      </w:r>
      <w:r w:rsidRPr="002F7E2A">
        <w:rPr>
          <w:rFonts w:hint="eastAsia"/>
        </w:rPr>
        <w:t>静載不小于</w:t>
      </w:r>
      <w:r w:rsidRPr="002F7E2A">
        <w:rPr>
          <w:rFonts w:hint="eastAsia"/>
        </w:rPr>
        <w:t>1500kg:</w:t>
      </w:r>
      <w:r w:rsidRPr="002F7E2A">
        <w:rPr>
          <w:rFonts w:hint="eastAsia"/>
        </w:rPr>
        <w:t>前后风道通风设计</w:t>
      </w:r>
    </w:p>
    <w:p w14:paraId="0DC72A9D" w14:textId="77777777" w:rsidR="00AD050D" w:rsidRPr="002F7E2A" w:rsidRDefault="00AD050D" w:rsidP="00351EEA">
      <w:pPr>
        <w:pStyle w:val="affa"/>
        <w:spacing w:line="360" w:lineRule="auto"/>
        <w:ind w:firstLine="480"/>
      </w:pPr>
      <w:r w:rsidRPr="002F7E2A">
        <w:rPr>
          <w:rFonts w:hint="eastAsia"/>
        </w:rPr>
        <w:t>j)</w:t>
      </w:r>
      <w:r w:rsidRPr="002F7E2A">
        <w:rPr>
          <w:rFonts w:hint="eastAsia"/>
        </w:rPr>
        <w:t>配置入侵检测測、漏润扫描、日志审计、防火墙、终端安全管理、网络防病毒等网络安全防护设备。</w:t>
      </w:r>
    </w:p>
    <w:p w14:paraId="2CBA8EA5" w14:textId="77777777" w:rsidR="00AD050D" w:rsidRDefault="00AD050D" w:rsidP="00351EEA">
      <w:pPr>
        <w:pStyle w:val="4"/>
      </w:pPr>
      <w:r w:rsidRPr="006541AD">
        <w:rPr>
          <w:rFonts w:hint="eastAsia"/>
        </w:rPr>
        <w:t>软件测试云平台</w:t>
      </w:r>
    </w:p>
    <w:p w14:paraId="0BFF1FF8" w14:textId="77777777" w:rsidR="00AD050D" w:rsidRPr="002F7E2A" w:rsidRDefault="00AD050D" w:rsidP="00351EEA">
      <w:pPr>
        <w:pStyle w:val="affa"/>
        <w:spacing w:line="360" w:lineRule="auto"/>
        <w:ind w:firstLine="480"/>
      </w:pPr>
      <w:r w:rsidRPr="002F7E2A">
        <w:rPr>
          <w:rFonts w:hint="eastAsia"/>
        </w:rPr>
        <w:t>软件测试云平台包括云基础分系统、测试运行支撑分系统和测试数据采集与分析分系统三部分</w:t>
      </w:r>
      <w:r w:rsidRPr="002F7E2A">
        <w:rPr>
          <w:rFonts w:hint="eastAsia"/>
        </w:rPr>
        <w:t>,</w:t>
      </w:r>
      <w:r w:rsidRPr="002F7E2A">
        <w:rPr>
          <w:rFonts w:hint="eastAsia"/>
        </w:rPr>
        <w:t>云基础分系统与测试运行支撑分系统和测试数据采集与分析分系统之间采用松耦合方式构建。云基础分系统统一管理系统资源</w:t>
      </w:r>
      <w:r w:rsidRPr="002F7E2A">
        <w:rPr>
          <w:rFonts w:hint="eastAsia"/>
        </w:rPr>
        <w:t>,</w:t>
      </w:r>
      <w:r w:rsidRPr="002F7E2A">
        <w:rPr>
          <w:rFonts w:hint="eastAsia"/>
        </w:rPr>
        <w:t>对计算资源、存储资源、网终资源等进行虚拟化</w:t>
      </w:r>
      <w:r w:rsidRPr="002F7E2A">
        <w:rPr>
          <w:rFonts w:hint="eastAsia"/>
        </w:rPr>
        <w:t>,</w:t>
      </w:r>
      <w:r w:rsidRPr="002F7E2A">
        <w:rPr>
          <w:rFonts w:hint="eastAsia"/>
        </w:rPr>
        <w:t>提供资源的按需分配与管理</w:t>
      </w:r>
      <w:r w:rsidRPr="002F7E2A">
        <w:rPr>
          <w:rFonts w:hint="eastAsia"/>
        </w:rPr>
        <w:t>,</w:t>
      </w:r>
      <w:r w:rsidRPr="002F7E2A">
        <w:rPr>
          <w:rFonts w:hint="eastAsia"/>
        </w:rPr>
        <w:t>并开放管理接口</w:t>
      </w:r>
      <w:r w:rsidRPr="002F7E2A">
        <w:rPr>
          <w:rFonts w:hint="eastAsia"/>
        </w:rPr>
        <w:t>,</w:t>
      </w:r>
      <w:r w:rsidRPr="002F7E2A">
        <w:rPr>
          <w:rFonts w:hint="eastAsia"/>
        </w:rPr>
        <w:t>满足軟件测试平台对系统资源的需求。</w:t>
      </w:r>
    </w:p>
    <w:p w14:paraId="557A2045" w14:textId="77777777" w:rsidR="00AD050D" w:rsidRPr="002F7E2A" w:rsidRDefault="00AD050D" w:rsidP="00351EEA">
      <w:pPr>
        <w:pStyle w:val="affa"/>
        <w:spacing w:line="360" w:lineRule="auto"/>
        <w:ind w:firstLine="480"/>
      </w:pPr>
      <w:r w:rsidRPr="002F7E2A">
        <w:rPr>
          <w:rFonts w:hint="eastAsia"/>
        </w:rPr>
        <w:t>1.</w:t>
      </w:r>
      <w:r w:rsidRPr="002F7E2A">
        <w:rPr>
          <w:rFonts w:hint="eastAsia"/>
        </w:rPr>
        <w:t>总体指标</w:t>
      </w:r>
    </w:p>
    <w:p w14:paraId="4934D33A" w14:textId="77777777" w:rsidR="00AD050D" w:rsidRPr="002F7E2A" w:rsidRDefault="00AD050D" w:rsidP="00351EEA">
      <w:pPr>
        <w:pStyle w:val="affa"/>
        <w:spacing w:line="360" w:lineRule="auto"/>
        <w:ind w:firstLine="480"/>
      </w:pPr>
      <w:r w:rsidRPr="002F7E2A">
        <w:rPr>
          <w:rFonts w:hint="eastAsia"/>
        </w:rPr>
        <w:t>a)</w:t>
      </w:r>
      <w:r w:rsidRPr="002F7E2A">
        <w:rPr>
          <w:rFonts w:hint="eastAsia"/>
        </w:rPr>
        <w:t>平台可在集成的测试工具支持下完成电子信息装各非嵌入式软件的静态分析、代码扫描、单元测试、配置项测试、系统测试等測试任务。</w:t>
      </w:r>
    </w:p>
    <w:p w14:paraId="0A9841F3" w14:textId="77777777" w:rsidR="00AD050D" w:rsidRPr="002F7E2A" w:rsidRDefault="00AD050D" w:rsidP="00351EEA">
      <w:pPr>
        <w:pStyle w:val="affa"/>
        <w:spacing w:line="360" w:lineRule="auto"/>
        <w:ind w:firstLine="480"/>
      </w:pPr>
      <w:r w:rsidRPr="002F7E2A">
        <w:rPr>
          <w:rFonts w:hint="eastAsia"/>
        </w:rPr>
        <w:t>b)</w:t>
      </w:r>
      <w:r w:rsidRPr="002F7E2A">
        <w:rPr>
          <w:rFonts w:hint="eastAsia"/>
        </w:rPr>
        <w:t>平台具备同时开展多项测试任务的能力</w:t>
      </w:r>
      <w:r w:rsidRPr="002F7E2A">
        <w:rPr>
          <w:rFonts w:hint="eastAsia"/>
        </w:rPr>
        <w:t>,</w:t>
      </w:r>
      <w:r w:rsidRPr="002F7E2A">
        <w:rPr>
          <w:rFonts w:hint="eastAsia"/>
        </w:rPr>
        <w:t>同时支持的测试任务数量不少于</w:t>
      </w:r>
      <w:r w:rsidRPr="002F7E2A">
        <w:rPr>
          <w:rFonts w:hint="eastAsia"/>
        </w:rPr>
        <w:t>5</w:t>
      </w:r>
      <w:r w:rsidRPr="002F7E2A">
        <w:rPr>
          <w:rFonts w:hint="eastAsia"/>
        </w:rPr>
        <w:t>个</w:t>
      </w:r>
      <w:r w:rsidRPr="002F7E2A">
        <w:rPr>
          <w:rFonts w:hint="eastAsia"/>
        </w:rPr>
        <w:t>,</w:t>
      </w:r>
      <w:r w:rsidRPr="002F7E2A">
        <w:rPr>
          <w:rFonts w:hint="eastAsia"/>
        </w:rPr>
        <w:t>可支撑大規模分布式软件系统的集成测试。</w:t>
      </w:r>
    </w:p>
    <w:p w14:paraId="0E26ADA5" w14:textId="77777777" w:rsidR="00AD050D" w:rsidRPr="002F7E2A" w:rsidRDefault="00AD050D" w:rsidP="00351EEA">
      <w:pPr>
        <w:pStyle w:val="affa"/>
        <w:spacing w:line="360" w:lineRule="auto"/>
        <w:ind w:firstLine="480"/>
      </w:pPr>
      <w:r w:rsidRPr="002F7E2A">
        <w:rPr>
          <w:rFonts w:hint="eastAsia"/>
        </w:rPr>
        <w:t>c)</w:t>
      </w:r>
      <w:r w:rsidRPr="002F7E2A">
        <w:rPr>
          <w:rFonts w:hint="eastAsia"/>
        </w:rPr>
        <w:t>可统一管理多种硬件资源</w:t>
      </w:r>
      <w:r w:rsidRPr="002F7E2A">
        <w:rPr>
          <w:rFonts w:hint="eastAsia"/>
        </w:rPr>
        <w:t>,</w:t>
      </w:r>
      <w:r w:rsidRPr="002F7E2A">
        <w:rPr>
          <w:rFonts w:hint="eastAsia"/>
        </w:rPr>
        <w:t>实现虚拟机的生成、部署和联网</w:t>
      </w:r>
      <w:r w:rsidRPr="002F7E2A">
        <w:rPr>
          <w:rFonts w:hint="eastAsia"/>
        </w:rPr>
        <w:t>,</w:t>
      </w:r>
      <w:r w:rsidRPr="002F7E2A">
        <w:rPr>
          <w:rFonts w:hint="eastAsia"/>
        </w:rPr>
        <w:t>提供虚拟机终止、挂起、存储和唤醒服务。</w:t>
      </w:r>
    </w:p>
    <w:p w14:paraId="7CE0466A" w14:textId="77777777" w:rsidR="00AD050D" w:rsidRPr="002F7E2A" w:rsidRDefault="00AD050D" w:rsidP="00351EEA">
      <w:pPr>
        <w:pStyle w:val="affa"/>
        <w:spacing w:line="360" w:lineRule="auto"/>
        <w:ind w:firstLine="480"/>
      </w:pPr>
      <w:r w:rsidRPr="002F7E2A">
        <w:rPr>
          <w:rFonts w:hint="eastAsia"/>
        </w:rPr>
        <w:t>d)</w:t>
      </w:r>
      <w:r w:rsidRPr="002F7E2A">
        <w:rPr>
          <w:rFonts w:hint="eastAsia"/>
        </w:rPr>
        <w:t>可对计算机网络进行虚拟化</w:t>
      </w:r>
      <w:r w:rsidRPr="002F7E2A">
        <w:rPr>
          <w:rFonts w:hint="eastAsia"/>
        </w:rPr>
        <w:t>,</w:t>
      </w:r>
      <w:r w:rsidRPr="002F7E2A">
        <w:rPr>
          <w:rFonts w:hint="eastAsia"/>
        </w:rPr>
        <w:t>实现软件定义网络功能。</w:t>
      </w:r>
    </w:p>
    <w:p w14:paraId="42FA488B" w14:textId="77777777" w:rsidR="00AD050D" w:rsidRPr="002F7E2A" w:rsidRDefault="00AD050D" w:rsidP="00351EEA">
      <w:pPr>
        <w:pStyle w:val="affa"/>
        <w:spacing w:line="360" w:lineRule="auto"/>
        <w:ind w:firstLine="480"/>
      </w:pPr>
      <w:r w:rsidRPr="002F7E2A">
        <w:rPr>
          <w:rFonts w:hint="eastAsia"/>
        </w:rPr>
        <w:t>e)</w:t>
      </w:r>
      <w:r w:rsidRPr="002F7E2A">
        <w:rPr>
          <w:rFonts w:hint="eastAsia"/>
        </w:rPr>
        <w:t>可对虚拟机采用的操作系统、功能软件、硬件配额</w:t>
      </w:r>
      <w:r w:rsidRPr="002F7E2A">
        <w:rPr>
          <w:rFonts w:hint="eastAsia"/>
        </w:rPr>
        <w:t>(CPU</w:t>
      </w:r>
      <w:r w:rsidRPr="002F7E2A">
        <w:rPr>
          <w:rFonts w:hint="eastAsia"/>
        </w:rPr>
        <w:t>核心数、内存大小、硬大小</w:t>
      </w:r>
      <w:r w:rsidRPr="002F7E2A">
        <w:rPr>
          <w:rFonts w:hint="eastAsia"/>
        </w:rPr>
        <w:t>)</w:t>
      </w:r>
      <w:r w:rsidRPr="002F7E2A">
        <w:rPr>
          <w:rFonts w:hint="eastAsia"/>
        </w:rPr>
        <w:t>、网络环境和测试工具进行订单式的选配及安装</w:t>
      </w:r>
      <w:r w:rsidRPr="002F7E2A">
        <w:rPr>
          <w:rFonts w:hint="eastAsia"/>
        </w:rPr>
        <w:t>,</w:t>
      </w:r>
      <w:r w:rsidRPr="002F7E2A">
        <w:rPr>
          <w:rFonts w:hint="eastAsia"/>
        </w:rPr>
        <w:t>形成满足不同测试任务需求的测试环境集</w:t>
      </w:r>
      <w:r w:rsidRPr="002F7E2A">
        <w:rPr>
          <w:rFonts w:hint="eastAsia"/>
        </w:rPr>
        <w:t>(</w:t>
      </w:r>
      <w:r w:rsidRPr="002F7E2A">
        <w:rPr>
          <w:rFonts w:hint="eastAsia"/>
        </w:rPr>
        <w:t>测试计算机网络</w:t>
      </w:r>
      <w:r w:rsidRPr="002F7E2A">
        <w:rPr>
          <w:rFonts w:hint="eastAsia"/>
        </w:rPr>
        <w:t>),</w:t>
      </w:r>
      <w:r w:rsidRPr="002F7E2A">
        <w:rPr>
          <w:rFonts w:hint="eastAsia"/>
        </w:rPr>
        <w:t>并可对测试环境集进行整体备份和恢复。</w:t>
      </w:r>
    </w:p>
    <w:p w14:paraId="16BDD60A" w14:textId="77777777" w:rsidR="00AD050D" w:rsidRPr="002F7E2A" w:rsidRDefault="00AD050D" w:rsidP="00351EEA">
      <w:pPr>
        <w:pStyle w:val="affa"/>
        <w:spacing w:line="360" w:lineRule="auto"/>
        <w:ind w:firstLine="480"/>
      </w:pPr>
      <w:r w:rsidRPr="002F7E2A">
        <w:rPr>
          <w:rFonts w:hint="eastAsia"/>
        </w:rPr>
        <w:t>f)</w:t>
      </w:r>
      <w:r w:rsidRPr="002F7E2A">
        <w:rPr>
          <w:rFonts w:hint="eastAsia"/>
        </w:rPr>
        <w:t>支持不同测试工具间的测试数据的互联与共享</w:t>
      </w:r>
      <w:r w:rsidRPr="002F7E2A">
        <w:rPr>
          <w:rFonts w:hint="eastAsia"/>
        </w:rPr>
        <w:t>,</w:t>
      </w:r>
      <w:r w:rsidRPr="002F7E2A">
        <w:rPr>
          <w:rFonts w:hint="eastAsia"/>
        </w:rPr>
        <w:t>支持测试大数据分析。</w:t>
      </w:r>
    </w:p>
    <w:p w14:paraId="0BC8F36F" w14:textId="77777777" w:rsidR="00AD050D" w:rsidRPr="002F7E2A" w:rsidRDefault="00AD050D" w:rsidP="00351EEA">
      <w:pPr>
        <w:pStyle w:val="affa"/>
        <w:spacing w:line="360" w:lineRule="auto"/>
        <w:ind w:firstLine="480"/>
      </w:pPr>
      <w:r w:rsidRPr="002F7E2A">
        <w:rPr>
          <w:rFonts w:hint="eastAsia"/>
        </w:rPr>
        <w:t>g)</w:t>
      </w:r>
      <w:r w:rsidRPr="002F7E2A">
        <w:rPr>
          <w:rFonts w:hint="eastAsia"/>
        </w:rPr>
        <w:t>可实现测试过程数据和结果数据的实时采集、管理和存储</w:t>
      </w:r>
      <w:r w:rsidRPr="002F7E2A">
        <w:rPr>
          <w:rFonts w:hint="eastAsia"/>
        </w:rPr>
        <w:t>,</w:t>
      </w:r>
      <w:r w:rsidRPr="002F7E2A">
        <w:rPr>
          <w:rFonts w:hint="eastAsia"/>
        </w:rPr>
        <w:t>可自动分析处理測试数据</w:t>
      </w:r>
      <w:r w:rsidRPr="002F7E2A">
        <w:rPr>
          <w:rFonts w:hint="eastAsia"/>
        </w:rPr>
        <w:t>,</w:t>
      </w:r>
      <w:r w:rsidRPr="002F7E2A">
        <w:rPr>
          <w:rFonts w:hint="eastAsia"/>
        </w:rPr>
        <w:t>形成测试报告</w:t>
      </w:r>
      <w:r w:rsidRPr="002F7E2A">
        <w:rPr>
          <w:rFonts w:hint="eastAsia"/>
        </w:rPr>
        <w:t>,</w:t>
      </w:r>
      <w:r w:rsidRPr="002F7E2A">
        <w:rPr>
          <w:rFonts w:hint="eastAsia"/>
        </w:rPr>
        <w:t>并可对测试报告进行定制。</w:t>
      </w:r>
    </w:p>
    <w:p w14:paraId="372FACD6" w14:textId="77777777" w:rsidR="00AD050D" w:rsidRPr="002F7E2A" w:rsidRDefault="00AD050D" w:rsidP="00351EEA">
      <w:pPr>
        <w:pStyle w:val="affa"/>
        <w:spacing w:line="360" w:lineRule="auto"/>
        <w:ind w:firstLine="480"/>
      </w:pPr>
      <w:r w:rsidRPr="002F7E2A">
        <w:rPr>
          <w:rFonts w:hint="eastAsia"/>
        </w:rPr>
        <w:t>2.</w:t>
      </w:r>
      <w:r w:rsidRPr="002F7E2A">
        <w:rPr>
          <w:rFonts w:hint="eastAsia"/>
        </w:rPr>
        <w:t>云基础分系统指标</w:t>
      </w:r>
    </w:p>
    <w:p w14:paraId="3B065A78" w14:textId="77777777" w:rsidR="00AD050D" w:rsidRPr="002F7E2A" w:rsidRDefault="00AD050D" w:rsidP="00351EEA">
      <w:pPr>
        <w:pStyle w:val="affa"/>
        <w:spacing w:line="360" w:lineRule="auto"/>
        <w:ind w:firstLine="480"/>
      </w:pPr>
      <w:r w:rsidRPr="002F7E2A">
        <w:rPr>
          <w:rFonts w:hint="eastAsia"/>
        </w:rPr>
        <w:t>基础云平台统一管理系统资源</w:t>
      </w:r>
      <w:r w:rsidRPr="002F7E2A">
        <w:rPr>
          <w:rFonts w:hint="eastAsia"/>
        </w:rPr>
        <w:t>,</w:t>
      </w:r>
      <w:r w:rsidRPr="002F7E2A">
        <w:rPr>
          <w:rFonts w:hint="eastAsia"/>
        </w:rPr>
        <w:t>对计算资源、存傜资源、网络资源等进行虚拟化</w:t>
      </w:r>
      <w:r w:rsidRPr="002F7E2A">
        <w:rPr>
          <w:rFonts w:hint="eastAsia"/>
        </w:rPr>
        <w:t>,</w:t>
      </w:r>
      <w:r w:rsidRPr="002F7E2A">
        <w:rPr>
          <w:rFonts w:hint="eastAsia"/>
        </w:rPr>
        <w:t>提供资源的按需分配与管理</w:t>
      </w:r>
      <w:r w:rsidRPr="002F7E2A">
        <w:rPr>
          <w:rFonts w:hint="eastAsia"/>
        </w:rPr>
        <w:t>,</w:t>
      </w:r>
      <w:r w:rsidRPr="002F7E2A">
        <w:rPr>
          <w:rFonts w:hint="eastAsia"/>
        </w:rPr>
        <w:t>并开放管理接口</w:t>
      </w:r>
      <w:r w:rsidRPr="002F7E2A">
        <w:rPr>
          <w:rFonts w:hint="eastAsia"/>
        </w:rPr>
        <w:t>,</w:t>
      </w:r>
      <w:r w:rsidRPr="002F7E2A">
        <w:rPr>
          <w:rFonts w:hint="eastAsia"/>
        </w:rPr>
        <w:t>满足软件测试平台对云平台管理的集成要求。基础云平台应主要包括以下功能</w:t>
      </w:r>
      <w:r w:rsidRPr="002F7E2A">
        <w:rPr>
          <w:rFonts w:hint="eastAsia"/>
        </w:rPr>
        <w:t>:</w:t>
      </w:r>
    </w:p>
    <w:p w14:paraId="7DC9876E" w14:textId="77777777" w:rsidR="00AD050D" w:rsidRPr="002F7E2A" w:rsidRDefault="00AD050D" w:rsidP="00351EEA">
      <w:pPr>
        <w:pStyle w:val="affa"/>
        <w:spacing w:line="360" w:lineRule="auto"/>
        <w:ind w:firstLine="480"/>
      </w:pPr>
      <w:r w:rsidRPr="002F7E2A">
        <w:rPr>
          <w:rFonts w:hint="eastAsia"/>
        </w:rPr>
        <w:t>a)</w:t>
      </w:r>
      <w:r w:rsidRPr="002F7E2A">
        <w:rPr>
          <w:rFonts w:hint="eastAsia"/>
        </w:rPr>
        <w:t>基础云平台应具有硬件资源可扩展、按需分配、弹性伸缩、负载均衡等云平台的基本功能。</w:t>
      </w:r>
    </w:p>
    <w:p w14:paraId="375D7EFF" w14:textId="77777777" w:rsidR="00AD050D" w:rsidRPr="002F7E2A" w:rsidRDefault="00AD050D" w:rsidP="00351EEA">
      <w:pPr>
        <w:pStyle w:val="affa"/>
        <w:spacing w:line="360" w:lineRule="auto"/>
        <w:ind w:firstLine="480"/>
      </w:pPr>
      <w:r w:rsidRPr="002F7E2A">
        <w:rPr>
          <w:rFonts w:hint="eastAsia"/>
        </w:rPr>
        <w:t>b)</w:t>
      </w:r>
      <w:r w:rsidRPr="002F7E2A">
        <w:rPr>
          <w:rFonts w:hint="eastAsia"/>
        </w:rPr>
        <w:t>支持</w:t>
      </w:r>
      <w:r w:rsidRPr="002F7E2A">
        <w:rPr>
          <w:rFonts w:hint="eastAsia"/>
        </w:rPr>
        <w:t xml:space="preserve"> Docker</w:t>
      </w:r>
      <w:r w:rsidRPr="002F7E2A">
        <w:rPr>
          <w:rFonts w:hint="eastAsia"/>
        </w:rPr>
        <w:t>容器功能</w:t>
      </w:r>
      <w:r w:rsidRPr="002F7E2A">
        <w:rPr>
          <w:rFonts w:hint="eastAsia"/>
        </w:rPr>
        <w:t>,</w:t>
      </w:r>
      <w:r w:rsidRPr="002F7E2A">
        <w:rPr>
          <w:rFonts w:hint="eastAsia"/>
        </w:rPr>
        <w:t>可实现测试工具、測试环境的轻量化部署。</w:t>
      </w:r>
    </w:p>
    <w:p w14:paraId="18DDD62E" w14:textId="77777777" w:rsidR="00AD050D" w:rsidRPr="002F7E2A" w:rsidRDefault="00AD050D" w:rsidP="00351EEA">
      <w:pPr>
        <w:pStyle w:val="affa"/>
        <w:spacing w:line="360" w:lineRule="auto"/>
        <w:ind w:firstLine="480"/>
      </w:pPr>
      <w:r w:rsidRPr="002F7E2A">
        <w:rPr>
          <w:rFonts w:hint="eastAsia"/>
        </w:rPr>
        <w:t>e)</w:t>
      </w:r>
      <w:r w:rsidRPr="002F7E2A">
        <w:rPr>
          <w:rFonts w:hint="eastAsia"/>
        </w:rPr>
        <w:t>具有虚拟机定制生成功能</w:t>
      </w:r>
      <w:r w:rsidRPr="002F7E2A">
        <w:rPr>
          <w:rFonts w:hint="eastAsia"/>
        </w:rPr>
        <w:t>,</w:t>
      </w:r>
      <w:r w:rsidRPr="002F7E2A">
        <w:rPr>
          <w:rFonts w:hint="eastAsia"/>
        </w:rPr>
        <w:t>文持</w:t>
      </w:r>
      <w:r w:rsidRPr="002F7E2A">
        <w:rPr>
          <w:rFonts w:hint="eastAsia"/>
        </w:rPr>
        <w:t xml:space="preserve"> Linux</w:t>
      </w:r>
      <w:r w:rsidRPr="002F7E2A">
        <w:rPr>
          <w:rFonts w:hint="eastAsia"/>
        </w:rPr>
        <w:t>、</w:t>
      </w:r>
      <w:r w:rsidRPr="002F7E2A">
        <w:rPr>
          <w:rFonts w:hint="eastAsia"/>
        </w:rPr>
        <w:t xml:space="preserve"> Windows</w:t>
      </w:r>
      <w:r w:rsidRPr="002F7E2A">
        <w:rPr>
          <w:rFonts w:hint="eastAsia"/>
        </w:rPr>
        <w:t>和</w:t>
      </w:r>
      <w:r w:rsidRPr="002F7E2A">
        <w:rPr>
          <w:rFonts w:hint="eastAsia"/>
        </w:rPr>
        <w:t xml:space="preserve"> Kylin OS</w:t>
      </w:r>
      <w:r w:rsidRPr="002F7E2A">
        <w:rPr>
          <w:rFonts w:hint="eastAsia"/>
        </w:rPr>
        <w:t>等多种操作系统的虛拟机生成</w:t>
      </w:r>
      <w:r w:rsidRPr="002F7E2A">
        <w:rPr>
          <w:rFonts w:hint="eastAsia"/>
        </w:rPr>
        <w:t>,</w:t>
      </w:r>
      <w:r w:rsidRPr="002F7E2A">
        <w:rPr>
          <w:rFonts w:hint="eastAsia"/>
        </w:rPr>
        <w:t>单个虚拟机支持</w:t>
      </w:r>
      <w:r w:rsidRPr="002F7E2A">
        <w:rPr>
          <w:rFonts w:hint="eastAsia"/>
        </w:rPr>
        <w:t>TB</w:t>
      </w:r>
      <w:r w:rsidRPr="002F7E2A">
        <w:rPr>
          <w:rFonts w:hint="eastAsia"/>
        </w:rPr>
        <w:t>级存储卷。</w:t>
      </w:r>
    </w:p>
    <w:p w14:paraId="116E5883" w14:textId="77777777" w:rsidR="00AD050D" w:rsidRPr="002F7E2A" w:rsidRDefault="00AD050D" w:rsidP="00351EEA">
      <w:pPr>
        <w:pStyle w:val="affa"/>
        <w:spacing w:line="360" w:lineRule="auto"/>
        <w:ind w:firstLine="480"/>
      </w:pPr>
      <w:r w:rsidRPr="002F7E2A">
        <w:rPr>
          <w:rFonts w:hint="eastAsia"/>
        </w:rPr>
        <w:t>d)</w:t>
      </w:r>
      <w:r w:rsidRPr="002F7E2A">
        <w:rPr>
          <w:rFonts w:hint="eastAsia"/>
        </w:rPr>
        <w:t>具有网络虚拟化功能</w:t>
      </w:r>
      <w:r w:rsidRPr="002F7E2A">
        <w:rPr>
          <w:rFonts w:hint="eastAsia"/>
        </w:rPr>
        <w:t>,</w:t>
      </w:r>
      <w:r w:rsidRPr="002F7E2A">
        <w:rPr>
          <w:rFonts w:hint="eastAsia"/>
        </w:rPr>
        <w:t>支持虚拟机浮动</w:t>
      </w:r>
      <w:r w:rsidRPr="002F7E2A">
        <w:rPr>
          <w:rFonts w:hint="eastAsia"/>
        </w:rPr>
        <w:t>IP,</w:t>
      </w:r>
      <w:r w:rsidRPr="002F7E2A">
        <w:rPr>
          <w:rFonts w:hint="eastAsia"/>
        </w:rPr>
        <w:t>支持跨网段虚拟路由配置能够在虚拟机节点间构建多级交换网络</w:t>
      </w:r>
      <w:r w:rsidRPr="002F7E2A">
        <w:rPr>
          <w:rFonts w:hint="eastAsia"/>
        </w:rPr>
        <w:t>,</w:t>
      </w:r>
      <w:r w:rsidRPr="002F7E2A">
        <w:rPr>
          <w:rFonts w:hint="eastAsia"/>
        </w:rPr>
        <w:t>支持虚拟机节点与外部网络间的互联。</w:t>
      </w:r>
    </w:p>
    <w:p w14:paraId="51465D19" w14:textId="77777777" w:rsidR="00AD050D" w:rsidRPr="002F7E2A" w:rsidRDefault="00AD050D" w:rsidP="00351EEA">
      <w:pPr>
        <w:pStyle w:val="affa"/>
        <w:spacing w:line="360" w:lineRule="auto"/>
        <w:ind w:firstLine="480"/>
      </w:pPr>
      <w:r w:rsidRPr="002F7E2A">
        <w:rPr>
          <w:rFonts w:hint="eastAsia"/>
        </w:rPr>
        <w:t>e)</w:t>
      </w:r>
      <w:r w:rsidRPr="002F7E2A">
        <w:rPr>
          <w:rFonts w:hint="eastAsia"/>
        </w:rPr>
        <w:t>具有大数据存储与管理功能。对測试数据进行存储管理</w:t>
      </w:r>
      <w:r w:rsidRPr="002F7E2A">
        <w:rPr>
          <w:rFonts w:hint="eastAsia"/>
        </w:rPr>
        <w:t>,</w:t>
      </w:r>
      <w:r w:rsidRPr="002F7E2A">
        <w:rPr>
          <w:rFonts w:hint="eastAsia"/>
        </w:rPr>
        <w:t>支持后续大数据分析功能升级。</w:t>
      </w:r>
    </w:p>
    <w:p w14:paraId="136E7B2D" w14:textId="77777777" w:rsidR="00AD050D" w:rsidRPr="002F7E2A" w:rsidRDefault="00AD050D" w:rsidP="00351EEA">
      <w:pPr>
        <w:pStyle w:val="affa"/>
        <w:spacing w:line="360" w:lineRule="auto"/>
        <w:ind w:firstLine="480"/>
      </w:pPr>
      <w:r w:rsidRPr="002F7E2A">
        <w:rPr>
          <w:rFonts w:hint="eastAsia"/>
        </w:rPr>
        <w:t>f)</w:t>
      </w:r>
      <w:r w:rsidRPr="002F7E2A">
        <w:rPr>
          <w:rFonts w:hint="eastAsia"/>
        </w:rPr>
        <w:t>具有镜像与各份管理功能。支持虚拟机镜像的生成、存储、使用、删除等管理</w:t>
      </w:r>
      <w:r w:rsidRPr="002F7E2A">
        <w:rPr>
          <w:rFonts w:hint="eastAsia"/>
        </w:rPr>
        <w:t>,</w:t>
      </w:r>
      <w:r w:rsidRPr="002F7E2A">
        <w:rPr>
          <w:rFonts w:hint="eastAsia"/>
        </w:rPr>
        <w:t>支持虚拟机集群管理</w:t>
      </w:r>
      <w:r w:rsidRPr="002F7E2A">
        <w:rPr>
          <w:rFonts w:hint="eastAsia"/>
        </w:rPr>
        <w:t>,</w:t>
      </w:r>
      <w:r w:rsidRPr="002F7E2A">
        <w:rPr>
          <w:rFonts w:hint="eastAsia"/>
        </w:rPr>
        <w:t>对虚拟机集群进行统一各份、标识、恢复、删除等管運。</w:t>
      </w:r>
    </w:p>
    <w:p w14:paraId="107820D4" w14:textId="77777777" w:rsidR="00AD050D" w:rsidRPr="002F7E2A" w:rsidRDefault="00AD050D" w:rsidP="00351EEA">
      <w:pPr>
        <w:pStyle w:val="affa"/>
        <w:spacing w:line="360" w:lineRule="auto"/>
        <w:ind w:firstLine="480"/>
      </w:pPr>
      <w:r w:rsidRPr="002F7E2A">
        <w:rPr>
          <w:rFonts w:hint="eastAsia"/>
        </w:rPr>
        <w:t>g)</w:t>
      </w:r>
      <w:r w:rsidRPr="002F7E2A">
        <w:rPr>
          <w:rFonts w:hint="eastAsia"/>
        </w:rPr>
        <w:t>具有安全防护功能</w:t>
      </w:r>
      <w:r w:rsidRPr="002F7E2A">
        <w:rPr>
          <w:rFonts w:hint="eastAsia"/>
        </w:rPr>
        <w:t>,</w:t>
      </w:r>
      <w:r w:rsidRPr="002F7E2A">
        <w:rPr>
          <w:rFonts w:hint="eastAsia"/>
        </w:rPr>
        <w:t>保证云平台的系统安全、数据安全。支持访问权限管理、防病毒管理、安全日志管理等。</w:t>
      </w:r>
    </w:p>
    <w:p w14:paraId="6B901052" w14:textId="77777777" w:rsidR="00AD050D" w:rsidRPr="002F7E2A" w:rsidRDefault="00AD050D" w:rsidP="00351EEA">
      <w:pPr>
        <w:pStyle w:val="affa"/>
        <w:spacing w:line="360" w:lineRule="auto"/>
        <w:ind w:firstLine="480"/>
      </w:pPr>
      <w:r w:rsidRPr="002F7E2A">
        <w:rPr>
          <w:rFonts w:hint="eastAsia"/>
        </w:rPr>
        <w:t>h)</w:t>
      </w:r>
      <w:r w:rsidRPr="002F7E2A">
        <w:rPr>
          <w:rFonts w:hint="eastAsia"/>
        </w:rPr>
        <w:t>支持加密狗授权软件的使用。支持在服务器</w:t>
      </w:r>
      <w:r w:rsidRPr="002F7E2A">
        <w:rPr>
          <w:rFonts w:hint="eastAsia"/>
        </w:rPr>
        <w:t>USB</w:t>
      </w:r>
      <w:r w:rsidRPr="002F7E2A">
        <w:rPr>
          <w:rFonts w:hint="eastAsia"/>
        </w:rPr>
        <w:t>接口接入加密狗</w:t>
      </w:r>
      <w:r w:rsidRPr="002F7E2A">
        <w:rPr>
          <w:rFonts w:hint="eastAsia"/>
        </w:rPr>
        <w:t>,</w:t>
      </w:r>
      <w:r w:rsidRPr="002F7E2A">
        <w:rPr>
          <w:rFonts w:hint="eastAsia"/>
        </w:rPr>
        <w:t>可在云平台生成的任意虚拟机上使用该软件授权</w:t>
      </w:r>
      <w:r w:rsidRPr="002F7E2A">
        <w:rPr>
          <w:rFonts w:hint="eastAsia"/>
        </w:rPr>
        <w:t>(</w:t>
      </w:r>
      <w:r w:rsidRPr="002F7E2A">
        <w:rPr>
          <w:rFonts w:hint="eastAsia"/>
        </w:rPr>
        <w:t>不同时使用具有串口虚拟化功能。可在云平台生成的虚拟机上实现串口虚拟化</w:t>
      </w:r>
      <w:r w:rsidRPr="002F7E2A">
        <w:rPr>
          <w:rFonts w:hint="eastAsia"/>
        </w:rPr>
        <w:t>,</w:t>
      </w:r>
      <w:r w:rsidRPr="002F7E2A">
        <w:rPr>
          <w:rFonts w:hint="eastAsia"/>
        </w:rPr>
        <w:t>虚拟机与虚拟机间</w:t>
      </w:r>
      <w:r w:rsidRPr="002F7E2A">
        <w:rPr>
          <w:rFonts w:hint="eastAsia"/>
        </w:rPr>
        <w:t>,</w:t>
      </w:r>
      <w:r w:rsidRPr="002F7E2A">
        <w:rPr>
          <w:rFonts w:hint="eastAsia"/>
        </w:rPr>
        <w:t>虚拟机与外部设备间可通过串回进行通信。</w:t>
      </w:r>
    </w:p>
    <w:p w14:paraId="10CF198C" w14:textId="77777777" w:rsidR="00AD050D" w:rsidRPr="002F7E2A" w:rsidRDefault="00AD050D" w:rsidP="00351EEA">
      <w:pPr>
        <w:pStyle w:val="affa"/>
        <w:spacing w:line="360" w:lineRule="auto"/>
        <w:ind w:firstLine="480"/>
      </w:pPr>
      <w:r w:rsidRPr="002F7E2A">
        <w:rPr>
          <w:rFonts w:hint="eastAsia"/>
        </w:rPr>
        <w:t>j)</w:t>
      </w:r>
      <w:r w:rsidRPr="002F7E2A">
        <w:rPr>
          <w:rFonts w:hint="eastAsia"/>
        </w:rPr>
        <w:t>具有虚拟机界面监视功能。在不影响虚拟机操作员操作的前提下</w:t>
      </w:r>
      <w:r w:rsidRPr="002F7E2A">
        <w:rPr>
          <w:rFonts w:hint="eastAsia"/>
        </w:rPr>
        <w:t>,</w:t>
      </w:r>
      <w:r w:rsidRPr="002F7E2A">
        <w:rPr>
          <w:rFonts w:hint="eastAsia"/>
        </w:rPr>
        <w:t>可以将虚拟机操作界面切换至监视端显示。</w:t>
      </w:r>
    </w:p>
    <w:p w14:paraId="7413B7CB" w14:textId="77777777" w:rsidR="00AD050D" w:rsidRPr="002F7E2A" w:rsidRDefault="00AD050D" w:rsidP="00351EEA">
      <w:pPr>
        <w:pStyle w:val="affa"/>
        <w:spacing w:line="360" w:lineRule="auto"/>
        <w:ind w:firstLine="480"/>
      </w:pPr>
      <w:r w:rsidRPr="002F7E2A">
        <w:rPr>
          <w:rFonts w:hint="eastAsia"/>
        </w:rPr>
        <w:t>k)</w:t>
      </w:r>
      <w:r w:rsidRPr="002F7E2A">
        <w:rPr>
          <w:rFonts w:hint="eastAsia"/>
        </w:rPr>
        <w:t>具有用户管理功能。支持多用户共享资源</w:t>
      </w:r>
      <w:r w:rsidRPr="002F7E2A">
        <w:rPr>
          <w:rFonts w:hint="eastAsia"/>
        </w:rPr>
        <w:t>,</w:t>
      </w:r>
      <w:r w:rsidRPr="002F7E2A">
        <w:rPr>
          <w:rFonts w:hint="eastAsia"/>
        </w:rPr>
        <w:t>支持多用户按需动态分配资源</w:t>
      </w:r>
      <w:r w:rsidRPr="002F7E2A">
        <w:rPr>
          <w:rFonts w:hint="eastAsia"/>
        </w:rPr>
        <w:t>,</w:t>
      </w:r>
      <w:r w:rsidRPr="002F7E2A">
        <w:rPr>
          <w:rFonts w:hint="eastAsia"/>
        </w:rPr>
        <w:t>支持用户权限控制。</w:t>
      </w:r>
    </w:p>
    <w:p w14:paraId="337EDFD5" w14:textId="77777777" w:rsidR="00AD050D" w:rsidRPr="002F7E2A" w:rsidRDefault="00AD050D" w:rsidP="00351EEA">
      <w:pPr>
        <w:pStyle w:val="affa"/>
        <w:spacing w:line="360" w:lineRule="auto"/>
        <w:ind w:firstLine="480"/>
      </w:pPr>
      <w:r w:rsidRPr="002F7E2A">
        <w:t>l</w:t>
      </w:r>
      <w:r w:rsidRPr="002F7E2A">
        <w:rPr>
          <w:rFonts w:hint="eastAsia"/>
        </w:rPr>
        <w:t>)</w:t>
      </w:r>
      <w:r w:rsidRPr="002F7E2A">
        <w:rPr>
          <w:rFonts w:hint="eastAsia"/>
        </w:rPr>
        <w:t>具有虚拟机管理功能。支持虚拟机的按需申请、自动生成</w:t>
      </w:r>
      <w:r w:rsidRPr="002F7E2A">
        <w:rPr>
          <w:rFonts w:hint="eastAsia"/>
        </w:rPr>
        <w:t>,</w:t>
      </w:r>
      <w:r w:rsidRPr="002F7E2A">
        <w:rPr>
          <w:rFonts w:hint="eastAsia"/>
        </w:rPr>
        <w:t>实现虚拟机的启动、挂起、关闭等操作</w:t>
      </w:r>
      <w:r w:rsidRPr="002F7E2A">
        <w:rPr>
          <w:rFonts w:hint="eastAsia"/>
        </w:rPr>
        <w:t>,</w:t>
      </w:r>
      <w:r w:rsidRPr="002F7E2A">
        <w:rPr>
          <w:rFonts w:hint="eastAsia"/>
        </w:rPr>
        <w:t>可对虚拟机运行状态进行监视</w:t>
      </w:r>
      <w:r w:rsidRPr="002F7E2A">
        <w:rPr>
          <w:rFonts w:hint="eastAsia"/>
        </w:rPr>
        <w:t>,</w:t>
      </w:r>
      <w:r w:rsidRPr="002F7E2A">
        <w:rPr>
          <w:rFonts w:hint="eastAsia"/>
        </w:rPr>
        <w:t>具有虚拟机配置开机执行脚本等功能。</w:t>
      </w:r>
    </w:p>
    <w:p w14:paraId="255DB63D" w14:textId="77777777" w:rsidR="00AD050D" w:rsidRPr="002F7E2A" w:rsidRDefault="00AD050D" w:rsidP="00351EEA">
      <w:pPr>
        <w:pStyle w:val="affa"/>
        <w:spacing w:line="360" w:lineRule="auto"/>
        <w:ind w:firstLine="480"/>
      </w:pPr>
      <w:r w:rsidRPr="002F7E2A">
        <w:rPr>
          <w:rFonts w:hint="eastAsia"/>
        </w:rPr>
        <w:t>m)</w:t>
      </w:r>
      <w:r w:rsidRPr="002F7E2A">
        <w:rPr>
          <w:rFonts w:hint="eastAsia"/>
        </w:rPr>
        <w:t>具有可视化管理与运维界面</w:t>
      </w:r>
      <w:r w:rsidRPr="002F7E2A">
        <w:rPr>
          <w:rFonts w:hint="eastAsia"/>
        </w:rPr>
        <w:t>,</w:t>
      </w:r>
      <w:r w:rsidRPr="002F7E2A">
        <w:rPr>
          <w:rFonts w:hint="eastAsia"/>
        </w:rPr>
        <w:t>可对系统资源进行统一登记、标识、管理和状态监视</w:t>
      </w:r>
      <w:r w:rsidRPr="002F7E2A">
        <w:rPr>
          <w:rFonts w:hint="eastAsia"/>
        </w:rPr>
        <w:t>,</w:t>
      </w:r>
      <w:r w:rsidRPr="002F7E2A">
        <w:rPr>
          <w:rFonts w:hint="eastAsia"/>
        </w:rPr>
        <w:t>可单独实现对云平台的管理操作。</w:t>
      </w:r>
    </w:p>
    <w:p w14:paraId="1724FD0E" w14:textId="77777777" w:rsidR="00AD050D" w:rsidRPr="002F7E2A" w:rsidRDefault="00AD050D" w:rsidP="00351EEA">
      <w:pPr>
        <w:pStyle w:val="affa"/>
        <w:spacing w:line="360" w:lineRule="auto"/>
        <w:ind w:firstLine="480"/>
      </w:pPr>
      <w:r w:rsidRPr="002F7E2A">
        <w:rPr>
          <w:rFonts w:hint="eastAsia"/>
        </w:rPr>
        <w:t>n)</w:t>
      </w:r>
      <w:r w:rsidRPr="002F7E2A">
        <w:rPr>
          <w:rFonts w:hint="eastAsia"/>
        </w:rPr>
        <w:t>云基础及硬件管理功能。完成云计算主机群的安装、互联和配置</w:t>
      </w:r>
      <w:r w:rsidRPr="002F7E2A">
        <w:rPr>
          <w:rFonts w:hint="eastAsia"/>
        </w:rPr>
        <w:t>,</w:t>
      </w:r>
      <w:r w:rsidRPr="002F7E2A">
        <w:rPr>
          <w:rFonts w:hint="eastAsia"/>
        </w:rPr>
        <w:t>为上层的云计算提供硬件支撑。完成云主机操作系统的安装和系统计算、内存网终、存储资源的虚拟化功能提供云环境配置功能。</w:t>
      </w:r>
    </w:p>
    <w:p w14:paraId="010CD316" w14:textId="77777777" w:rsidR="00AD050D" w:rsidRPr="002F7E2A" w:rsidRDefault="00AD050D" w:rsidP="00351EEA">
      <w:pPr>
        <w:pStyle w:val="affa"/>
        <w:spacing w:line="360" w:lineRule="auto"/>
        <w:ind w:firstLine="480"/>
      </w:pPr>
      <w:r w:rsidRPr="002F7E2A">
        <w:rPr>
          <w:rFonts w:hint="eastAsia"/>
        </w:rPr>
        <w:t>3.</w:t>
      </w:r>
      <w:r w:rsidRPr="002F7E2A">
        <w:rPr>
          <w:rFonts w:hint="eastAsia"/>
        </w:rPr>
        <w:t>测试运行支撑分系统指标</w:t>
      </w:r>
    </w:p>
    <w:p w14:paraId="640AB407" w14:textId="77777777" w:rsidR="00AD050D" w:rsidRPr="002F7E2A" w:rsidRDefault="00AD050D" w:rsidP="00351EEA">
      <w:pPr>
        <w:pStyle w:val="affa"/>
        <w:spacing w:line="360" w:lineRule="auto"/>
        <w:ind w:firstLine="480"/>
      </w:pPr>
      <w:r w:rsidRPr="002F7E2A">
        <w:rPr>
          <w:rFonts w:hint="eastAsia"/>
        </w:rPr>
        <w:t>测试运行支撑分系统主要对软件测试过程和实施进行管理</w:t>
      </w:r>
      <w:r w:rsidRPr="002F7E2A">
        <w:rPr>
          <w:rFonts w:hint="eastAsia"/>
        </w:rPr>
        <w:t>,</w:t>
      </w:r>
      <w:r w:rsidRPr="002F7E2A">
        <w:rPr>
          <w:rFonts w:hint="eastAsia"/>
        </w:rPr>
        <w:t>包括测试对象管理、測试环境构建、测试运行控制等</w:t>
      </w:r>
      <w:r w:rsidRPr="002F7E2A">
        <w:rPr>
          <w:rFonts w:hint="eastAsia"/>
        </w:rPr>
        <w:t>,</w:t>
      </w:r>
      <w:r w:rsidRPr="002F7E2A">
        <w:rPr>
          <w:rFonts w:hint="eastAsia"/>
        </w:rPr>
        <w:t>主要功能指标包括</w:t>
      </w:r>
      <w:r w:rsidRPr="002F7E2A">
        <w:rPr>
          <w:rFonts w:hint="eastAsia"/>
        </w:rPr>
        <w:t>:</w:t>
      </w:r>
    </w:p>
    <w:p w14:paraId="09A963DD" w14:textId="77777777" w:rsidR="00AD050D" w:rsidRPr="002F7E2A" w:rsidRDefault="00AD050D" w:rsidP="00351EEA">
      <w:pPr>
        <w:pStyle w:val="affa"/>
        <w:spacing w:line="360" w:lineRule="auto"/>
        <w:ind w:firstLine="480"/>
      </w:pPr>
      <w:r w:rsidRPr="002F7E2A">
        <w:rPr>
          <w:rFonts w:hint="eastAsia"/>
        </w:rPr>
        <w:t>a)</w:t>
      </w:r>
      <w:r w:rsidRPr="002F7E2A">
        <w:rPr>
          <w:rFonts w:hint="eastAsia"/>
        </w:rPr>
        <w:t>被测对象管理功能</w:t>
      </w:r>
      <w:r w:rsidRPr="002F7E2A">
        <w:rPr>
          <w:rFonts w:hint="eastAsia"/>
        </w:rPr>
        <w:t>:</w:t>
      </w:r>
      <w:r w:rsidRPr="002F7E2A">
        <w:rPr>
          <w:rFonts w:hint="eastAsia"/>
        </w:rPr>
        <w:t>建立被测对象生命周期管理数据库</w:t>
      </w:r>
      <w:r w:rsidRPr="002F7E2A">
        <w:rPr>
          <w:rFonts w:hint="eastAsia"/>
        </w:rPr>
        <w:t>,</w:t>
      </w:r>
      <w:r w:rsidRPr="002F7E2A">
        <w:rPr>
          <w:rFonts w:hint="eastAsia"/>
        </w:rPr>
        <w:t>实现基于用户角色的被测对象入库、出库、更动、版本管理功能</w:t>
      </w:r>
      <w:r w:rsidRPr="002F7E2A">
        <w:rPr>
          <w:rFonts w:hint="eastAsia"/>
        </w:rPr>
        <w:t>,</w:t>
      </w:r>
      <w:r w:rsidRPr="002F7E2A">
        <w:rPr>
          <w:rFonts w:hint="eastAsia"/>
        </w:rPr>
        <w:t>为系统提供独立于测试项目的被测对象存储、管理环境。</w:t>
      </w:r>
    </w:p>
    <w:p w14:paraId="4268C2C4" w14:textId="77777777" w:rsidR="00AD050D" w:rsidRPr="002F7E2A" w:rsidRDefault="00AD050D" w:rsidP="00351EEA">
      <w:pPr>
        <w:pStyle w:val="affa"/>
        <w:spacing w:line="360" w:lineRule="auto"/>
        <w:ind w:firstLine="480"/>
      </w:pPr>
      <w:r w:rsidRPr="002F7E2A">
        <w:rPr>
          <w:rFonts w:hint="eastAsia"/>
        </w:rPr>
        <w:t>b)</w:t>
      </w:r>
      <w:r w:rsidRPr="002F7E2A">
        <w:rPr>
          <w:rFonts w:hint="eastAsia"/>
        </w:rPr>
        <w:t>测试环境定制功能</w:t>
      </w:r>
      <w:r w:rsidRPr="002F7E2A">
        <w:rPr>
          <w:rFonts w:hint="eastAsia"/>
        </w:rPr>
        <w:t>:</w:t>
      </w:r>
      <w:r w:rsidRPr="002F7E2A">
        <w:rPr>
          <w:rFonts w:hint="eastAsia"/>
        </w:rPr>
        <w:t>提供测试环境可视化定制功能</w:t>
      </w:r>
      <w:r w:rsidRPr="002F7E2A">
        <w:rPr>
          <w:rFonts w:hint="eastAsia"/>
        </w:rPr>
        <w:t>,</w:t>
      </w:r>
      <w:r w:rsidRPr="002F7E2A">
        <w:rPr>
          <w:rFonts w:hint="eastAsia"/>
        </w:rPr>
        <w:t>具备操作系统、常用功能软件、测试工具软件的定制、初始化与部署功能。支持基于虚拟机的部署和可视化虚拟网络括扑规划设计</w:t>
      </w:r>
      <w:r w:rsidRPr="002F7E2A">
        <w:rPr>
          <w:rFonts w:hint="eastAsia"/>
        </w:rPr>
        <w:t>,</w:t>
      </w:r>
      <w:r w:rsidRPr="002F7E2A">
        <w:rPr>
          <w:rFonts w:hint="eastAsia"/>
        </w:rPr>
        <w:t>支持测试环境集的整体备份、恢复等管理功能。</w:t>
      </w:r>
    </w:p>
    <w:p w14:paraId="4804BCDC" w14:textId="77777777" w:rsidR="00AD050D" w:rsidRPr="002F7E2A" w:rsidRDefault="00AD050D" w:rsidP="00351EEA">
      <w:pPr>
        <w:pStyle w:val="affa"/>
        <w:spacing w:line="360" w:lineRule="auto"/>
        <w:ind w:firstLine="480"/>
      </w:pPr>
      <w:r w:rsidRPr="002F7E2A">
        <w:rPr>
          <w:rFonts w:hint="eastAsia"/>
        </w:rPr>
        <w:t>c)</w:t>
      </w:r>
      <w:r w:rsidRPr="002F7E2A">
        <w:rPr>
          <w:rFonts w:hint="eastAsia"/>
        </w:rPr>
        <w:t>测试运行管理功能</w:t>
      </w:r>
      <w:r w:rsidRPr="002F7E2A">
        <w:rPr>
          <w:rFonts w:hint="eastAsia"/>
        </w:rPr>
        <w:t>:</w:t>
      </w:r>
      <w:r w:rsidRPr="002F7E2A">
        <w:rPr>
          <w:rFonts w:hint="eastAsia"/>
        </w:rPr>
        <w:t>支持虚拟机的创建、删除、挂起、迁移、扩容等。</w:t>
      </w:r>
    </w:p>
    <w:p w14:paraId="78CE0DB9" w14:textId="77777777" w:rsidR="00AD050D" w:rsidRPr="002F7E2A" w:rsidRDefault="00AD050D" w:rsidP="00351EEA">
      <w:pPr>
        <w:pStyle w:val="affa"/>
        <w:spacing w:line="360" w:lineRule="auto"/>
        <w:ind w:firstLine="480"/>
      </w:pPr>
      <w:r w:rsidRPr="002F7E2A">
        <w:rPr>
          <w:rFonts w:hint="eastAsia"/>
        </w:rPr>
        <w:t>a)</w:t>
      </w:r>
      <w:r w:rsidRPr="002F7E2A">
        <w:rPr>
          <w:rFonts w:hint="eastAsia"/>
        </w:rPr>
        <w:t>用户管理功能</w:t>
      </w:r>
      <w:r w:rsidRPr="002F7E2A">
        <w:rPr>
          <w:rFonts w:hint="eastAsia"/>
        </w:rPr>
        <w:t>:</w:t>
      </w:r>
      <w:r w:rsidRPr="002F7E2A">
        <w:rPr>
          <w:rFonts w:hint="eastAsia"/>
        </w:rPr>
        <w:t>实现被测对象、測试项目、测试工具、测试数据、澳测试流程、测试计划、测试人员、测试日志等对象的访间权限规划。对关键试活动进行日志记录与存储。</w:t>
      </w:r>
    </w:p>
    <w:p w14:paraId="13F16F31" w14:textId="77777777" w:rsidR="00AD050D" w:rsidRPr="002F7E2A" w:rsidRDefault="00AD050D" w:rsidP="00351EEA">
      <w:pPr>
        <w:pStyle w:val="affa"/>
        <w:spacing w:line="360" w:lineRule="auto"/>
        <w:ind w:firstLine="480"/>
      </w:pPr>
      <w:r w:rsidRPr="002F7E2A">
        <w:rPr>
          <w:rFonts w:hint="eastAsia"/>
        </w:rPr>
        <w:t>e)</w:t>
      </w:r>
      <w:r w:rsidRPr="002F7E2A">
        <w:rPr>
          <w:rFonts w:hint="eastAsia"/>
        </w:rPr>
        <w:t>云平台软件工具适配功能</w:t>
      </w:r>
      <w:r w:rsidRPr="002F7E2A">
        <w:rPr>
          <w:rFonts w:hint="eastAsia"/>
        </w:rPr>
        <w:t>:</w:t>
      </w:r>
      <w:r w:rsidRPr="002F7E2A">
        <w:rPr>
          <w:rFonts w:hint="eastAsia"/>
        </w:rPr>
        <w:t>完成已有、新购及开源软件测试工具的云平台配。提供软文件、硬件</w:t>
      </w:r>
      <w:r w:rsidRPr="002F7E2A">
        <w:rPr>
          <w:rFonts w:hint="eastAsia"/>
        </w:rPr>
        <w:t>Key</w:t>
      </w:r>
      <w:r w:rsidRPr="002F7E2A">
        <w:rPr>
          <w:rFonts w:hint="eastAsia"/>
        </w:rPr>
        <w:t>、网终版</w:t>
      </w:r>
      <w:r w:rsidRPr="002F7E2A">
        <w:rPr>
          <w:rFonts w:hint="eastAsia"/>
        </w:rPr>
        <w:t xml:space="preserve"> License</w:t>
      </w:r>
      <w:r w:rsidRPr="002F7E2A">
        <w:rPr>
          <w:rFonts w:hint="eastAsia"/>
        </w:rPr>
        <w:t>的集中登记、管理</w:t>
      </w:r>
      <w:r w:rsidRPr="002F7E2A">
        <w:rPr>
          <w:rFonts w:hint="eastAsia"/>
        </w:rPr>
        <w:t>,</w:t>
      </w:r>
      <w:r w:rsidRPr="002F7E2A">
        <w:rPr>
          <w:rFonts w:hint="eastAsia"/>
        </w:rPr>
        <w:t>实现虚拟机与</w:t>
      </w:r>
      <w:r w:rsidRPr="002F7E2A">
        <w:rPr>
          <w:rFonts w:hint="eastAsia"/>
        </w:rPr>
        <w:t xml:space="preserve"> License</w:t>
      </w:r>
      <w:r w:rsidRPr="002F7E2A">
        <w:rPr>
          <w:rFonts w:hint="eastAsia"/>
        </w:rPr>
        <w:t>的适配</w:t>
      </w:r>
      <w:r w:rsidRPr="002F7E2A">
        <w:rPr>
          <w:rFonts w:hint="eastAsia"/>
        </w:rPr>
        <w:t>;</w:t>
      </w:r>
      <w:r w:rsidRPr="002F7E2A">
        <w:rPr>
          <w:rFonts w:hint="eastAsia"/>
        </w:rPr>
        <w:t>单机版测试工具的封装和面向分布式云环境的功能转换</w:t>
      </w:r>
      <w:r w:rsidRPr="002F7E2A">
        <w:rPr>
          <w:rFonts w:hint="eastAsia"/>
        </w:rPr>
        <w:t>:B/S</w:t>
      </w:r>
      <w:r w:rsidRPr="002F7E2A">
        <w:rPr>
          <w:rFonts w:hint="eastAsia"/>
        </w:rPr>
        <w:t>架构、</w:t>
      </w:r>
      <w:r w:rsidRPr="002F7E2A">
        <w:rPr>
          <w:rFonts w:hint="eastAsia"/>
        </w:rPr>
        <w:t>CS</w:t>
      </w:r>
      <w:r w:rsidRPr="002F7E2A">
        <w:rPr>
          <w:rFonts w:hint="eastAsia"/>
        </w:rPr>
        <w:t>架构测试工具的云环境配置功能</w:t>
      </w:r>
    </w:p>
    <w:p w14:paraId="30435D61" w14:textId="77777777" w:rsidR="00AD050D" w:rsidRPr="002F7E2A" w:rsidRDefault="00AD050D" w:rsidP="00351EEA">
      <w:pPr>
        <w:pStyle w:val="affa"/>
        <w:spacing w:line="360" w:lineRule="auto"/>
        <w:ind w:firstLine="480"/>
      </w:pPr>
      <w:r w:rsidRPr="002F7E2A">
        <w:rPr>
          <w:rFonts w:hint="eastAsia"/>
        </w:rPr>
        <w:t>4.</w:t>
      </w:r>
      <w:r w:rsidRPr="002F7E2A">
        <w:rPr>
          <w:rFonts w:hint="eastAsia"/>
        </w:rPr>
        <w:t>测试数指采集与分析分系统指标</w:t>
      </w:r>
    </w:p>
    <w:p w14:paraId="23621D05" w14:textId="77777777" w:rsidR="00AD050D" w:rsidRPr="002F7E2A" w:rsidRDefault="00AD050D" w:rsidP="00351EEA">
      <w:pPr>
        <w:pStyle w:val="affa"/>
        <w:spacing w:line="360" w:lineRule="auto"/>
        <w:ind w:firstLine="480"/>
      </w:pPr>
      <w:r w:rsidRPr="002F7E2A">
        <w:rPr>
          <w:rFonts w:hint="eastAsia"/>
        </w:rPr>
        <w:t>a)</w:t>
      </w:r>
      <w:r w:rsidRPr="002F7E2A">
        <w:rPr>
          <w:rFonts w:hint="eastAsia"/>
        </w:rPr>
        <w:t>具有数据搜集与存储功能。能够对测试配置数据、测測试过程数据、测试结果数据进行搜集和存储</w:t>
      </w:r>
      <w:r w:rsidRPr="002F7E2A">
        <w:rPr>
          <w:rFonts w:hint="eastAsia"/>
        </w:rPr>
        <w:t>;</w:t>
      </w:r>
      <w:r w:rsidRPr="002F7E2A">
        <w:rPr>
          <w:rFonts w:hint="eastAsia"/>
        </w:rPr>
        <w:t>可实现格式化数据和非格式化数据的存储与应用</w:t>
      </w:r>
      <w:r w:rsidRPr="002F7E2A">
        <w:rPr>
          <w:rFonts w:hint="eastAsia"/>
        </w:rPr>
        <w:t>;</w:t>
      </w:r>
      <w:r w:rsidRPr="002F7E2A">
        <w:rPr>
          <w:rFonts w:hint="eastAsia"/>
        </w:rPr>
        <w:t>具有大数据分析扩展接口</w:t>
      </w:r>
      <w:r w:rsidRPr="002F7E2A">
        <w:rPr>
          <w:rFonts w:hint="eastAsia"/>
        </w:rPr>
        <w:t>,</w:t>
      </w:r>
      <w:r w:rsidRPr="002F7E2A">
        <w:rPr>
          <w:rFonts w:hint="eastAsia"/>
        </w:rPr>
        <w:t>可为后续大数据处理提供支撑。</w:t>
      </w:r>
    </w:p>
    <w:p w14:paraId="060006F0" w14:textId="77777777" w:rsidR="00AD050D" w:rsidRPr="002F7E2A" w:rsidRDefault="00AD050D" w:rsidP="00351EEA">
      <w:pPr>
        <w:pStyle w:val="affa"/>
        <w:spacing w:line="360" w:lineRule="auto"/>
        <w:ind w:firstLine="480"/>
      </w:pPr>
      <w:r w:rsidRPr="002F7E2A">
        <w:rPr>
          <w:rFonts w:hint="eastAsia"/>
        </w:rPr>
        <w:t>b)</w:t>
      </w:r>
      <w:r w:rsidRPr="002F7E2A">
        <w:rPr>
          <w:rFonts w:hint="eastAsia"/>
        </w:rPr>
        <w:t>具有测试数据综合分析功能。具有用户可定义的软件评价体系</w:t>
      </w:r>
      <w:r w:rsidRPr="002F7E2A">
        <w:rPr>
          <w:rFonts w:hint="eastAsia"/>
        </w:rPr>
        <w:t>,</w:t>
      </w:r>
      <w:r w:rsidRPr="002F7E2A">
        <w:rPr>
          <w:rFonts w:hint="eastAsia"/>
        </w:rPr>
        <w:t>能够根据评价指标对测试数据进行综合分析</w:t>
      </w:r>
      <w:r w:rsidRPr="002F7E2A">
        <w:rPr>
          <w:rFonts w:hint="eastAsia"/>
        </w:rPr>
        <w:t>,</w:t>
      </w:r>
      <w:r w:rsidRPr="002F7E2A">
        <w:rPr>
          <w:rFonts w:hint="eastAsia"/>
        </w:rPr>
        <w:t>并以可视化方式显示分析结果</w:t>
      </w:r>
      <w:r w:rsidRPr="002F7E2A">
        <w:rPr>
          <w:rFonts w:hint="eastAsia"/>
        </w:rPr>
        <w:t>,</w:t>
      </w:r>
      <w:r w:rsidRPr="002F7E2A">
        <w:rPr>
          <w:rFonts w:hint="eastAsia"/>
        </w:rPr>
        <w:t>同输出评价分析报告。</w:t>
      </w:r>
    </w:p>
    <w:p w14:paraId="4A16C88E" w14:textId="77777777" w:rsidR="00AD050D" w:rsidRPr="002F7E2A" w:rsidRDefault="00AD050D" w:rsidP="00351EEA">
      <w:pPr>
        <w:pStyle w:val="affa"/>
        <w:spacing w:line="360" w:lineRule="auto"/>
        <w:ind w:firstLine="480"/>
      </w:pPr>
      <w:r w:rsidRPr="002F7E2A">
        <w:rPr>
          <w:rFonts w:hint="eastAsia"/>
        </w:rPr>
        <w:t>c)</w:t>
      </w:r>
      <w:r w:rsidRPr="002F7E2A">
        <w:rPr>
          <w:rFonts w:hint="eastAsia"/>
        </w:rPr>
        <w:t>具有测试用例辅墈设计功能。通过对测试需求进行分析</w:t>
      </w:r>
      <w:r w:rsidRPr="002F7E2A">
        <w:rPr>
          <w:rFonts w:hint="eastAsia"/>
        </w:rPr>
        <w:t>,</w:t>
      </w:r>
      <w:r w:rsidRPr="002F7E2A">
        <w:rPr>
          <w:rFonts w:hint="eastAsia"/>
        </w:rPr>
        <w:t>基于历史测试场景、测试用例、测试数据等己有信息</w:t>
      </w:r>
      <w:r w:rsidRPr="002F7E2A">
        <w:rPr>
          <w:rFonts w:hint="eastAsia"/>
        </w:rPr>
        <w:t>,</w:t>
      </w:r>
      <w:r w:rsidRPr="002F7E2A">
        <w:rPr>
          <w:rFonts w:hint="eastAsia"/>
        </w:rPr>
        <w:t>形成典型被测对象在典型测试场景下的测试用例推荐</w:t>
      </w:r>
      <w:r w:rsidRPr="002F7E2A">
        <w:rPr>
          <w:rFonts w:hint="eastAsia"/>
        </w:rPr>
        <w:t>,</w:t>
      </w:r>
      <w:r w:rsidRPr="002F7E2A">
        <w:rPr>
          <w:rFonts w:hint="eastAsia"/>
        </w:rPr>
        <w:t>可辅助用户进行测试用例效计。</w:t>
      </w:r>
    </w:p>
    <w:p w14:paraId="6718BF3C" w14:textId="77777777" w:rsidR="00AD050D" w:rsidRPr="002F7E2A" w:rsidRDefault="00AD050D" w:rsidP="00351EEA">
      <w:pPr>
        <w:pStyle w:val="affa"/>
        <w:spacing w:line="360" w:lineRule="auto"/>
        <w:ind w:firstLine="480"/>
      </w:pPr>
      <w:r w:rsidRPr="002F7E2A">
        <w:rPr>
          <w:rFonts w:hint="eastAsia"/>
        </w:rPr>
        <w:t>5.</w:t>
      </w:r>
      <w:r w:rsidRPr="002F7E2A">
        <w:rPr>
          <w:rFonts w:hint="eastAsia"/>
        </w:rPr>
        <w:t>性能指标</w:t>
      </w:r>
    </w:p>
    <w:p w14:paraId="3B6D3DDC" w14:textId="77777777" w:rsidR="00AD050D" w:rsidRPr="002F7E2A" w:rsidRDefault="00AD050D" w:rsidP="00351EEA">
      <w:pPr>
        <w:pStyle w:val="affa"/>
        <w:spacing w:line="360" w:lineRule="auto"/>
        <w:ind w:firstLine="480"/>
      </w:pPr>
      <w:r w:rsidRPr="002F7E2A">
        <w:rPr>
          <w:rFonts w:hint="eastAsia"/>
        </w:rPr>
        <w:t>a)</w:t>
      </w:r>
      <w:r w:rsidRPr="002F7E2A">
        <w:rPr>
          <w:rFonts w:hint="eastAsia"/>
        </w:rPr>
        <w:t>測试云平台对硬件资源进行管理</w:t>
      </w:r>
      <w:r w:rsidRPr="002F7E2A">
        <w:rPr>
          <w:rFonts w:hint="eastAsia"/>
        </w:rPr>
        <w:t>,</w:t>
      </w:r>
      <w:r w:rsidRPr="002F7E2A">
        <w:rPr>
          <w:rFonts w:hint="eastAsia"/>
        </w:rPr>
        <w:t>所管理的服务器模不小于</w:t>
      </w:r>
      <w:r w:rsidRPr="002F7E2A">
        <w:rPr>
          <w:rFonts w:hint="eastAsia"/>
        </w:rPr>
        <w:t>13</w:t>
      </w:r>
      <w:r w:rsidRPr="002F7E2A">
        <w:rPr>
          <w:rFonts w:hint="eastAsia"/>
        </w:rPr>
        <w:t>台</w:t>
      </w:r>
      <w:r w:rsidRPr="002F7E2A">
        <w:rPr>
          <w:rFonts w:hint="eastAsia"/>
        </w:rPr>
        <w:t>,</w:t>
      </w:r>
      <w:r w:rsidRPr="002F7E2A">
        <w:rPr>
          <w:rFonts w:hint="eastAsia"/>
        </w:rPr>
        <w:t>可扩展至</w:t>
      </w:r>
      <w:r w:rsidRPr="002F7E2A">
        <w:rPr>
          <w:rFonts w:hint="eastAsia"/>
        </w:rPr>
        <w:t>50</w:t>
      </w:r>
      <w:r w:rsidRPr="002F7E2A">
        <w:rPr>
          <w:rFonts w:hint="eastAsia"/>
        </w:rPr>
        <w:t>台以上</w:t>
      </w:r>
      <w:r w:rsidRPr="002F7E2A">
        <w:rPr>
          <w:rFonts w:hint="eastAsia"/>
        </w:rPr>
        <w:t>;</w:t>
      </w:r>
      <w:r w:rsidRPr="002F7E2A">
        <w:rPr>
          <w:rFonts w:hint="eastAsia"/>
        </w:rPr>
        <w:t>管理存储资源规模不小于</w:t>
      </w:r>
      <w:r w:rsidRPr="002F7E2A">
        <w:rPr>
          <w:rFonts w:hint="eastAsia"/>
        </w:rPr>
        <w:t>200T,</w:t>
      </w:r>
      <w:r w:rsidRPr="002F7E2A">
        <w:rPr>
          <w:rFonts w:hint="eastAsia"/>
        </w:rPr>
        <w:t>最大可扩展至不少于</w:t>
      </w:r>
      <w:r w:rsidRPr="002F7E2A">
        <w:rPr>
          <w:rFonts w:hint="eastAsia"/>
        </w:rPr>
        <w:t>1000T</w:t>
      </w:r>
      <w:r w:rsidRPr="002F7E2A">
        <w:rPr>
          <w:rFonts w:hint="eastAsia"/>
        </w:rPr>
        <w:t>。</w:t>
      </w:r>
    </w:p>
    <w:p w14:paraId="68EAEB53" w14:textId="77777777" w:rsidR="00AD050D" w:rsidRPr="002F7E2A" w:rsidRDefault="00AD050D" w:rsidP="00351EEA">
      <w:pPr>
        <w:pStyle w:val="affa"/>
        <w:spacing w:line="360" w:lineRule="auto"/>
        <w:ind w:firstLine="480"/>
      </w:pPr>
      <w:r w:rsidRPr="002F7E2A">
        <w:rPr>
          <w:rFonts w:hint="eastAsia"/>
        </w:rPr>
        <w:t>b)</w:t>
      </w:r>
      <w:r w:rsidRPr="002F7E2A">
        <w:rPr>
          <w:rFonts w:hint="eastAsia"/>
        </w:rPr>
        <w:t>测试云平台能够虚拟出不少于</w:t>
      </w:r>
      <w:r w:rsidRPr="002F7E2A">
        <w:rPr>
          <w:rFonts w:hint="eastAsia"/>
        </w:rPr>
        <w:t>200</w:t>
      </w:r>
      <w:r w:rsidRPr="002F7E2A">
        <w:rPr>
          <w:rFonts w:hint="eastAsia"/>
        </w:rPr>
        <w:t>个虚拟机</w:t>
      </w:r>
      <w:r w:rsidRPr="002F7E2A">
        <w:rPr>
          <w:rFonts w:hint="eastAsia"/>
        </w:rPr>
        <w:t>(</w:t>
      </w:r>
      <w:r w:rsidRPr="002F7E2A">
        <w:rPr>
          <w:rFonts w:hint="eastAsia"/>
        </w:rPr>
        <w:t>配置为</w:t>
      </w:r>
      <w:r w:rsidRPr="002F7E2A">
        <w:rPr>
          <w:rFonts w:hint="eastAsia"/>
        </w:rPr>
        <w:t>2</w:t>
      </w:r>
      <w:r w:rsidRPr="002F7E2A">
        <w:rPr>
          <w:rFonts w:hint="eastAsia"/>
        </w:rPr>
        <w:t>核</w:t>
      </w:r>
      <w:r w:rsidRPr="002F7E2A">
        <w:rPr>
          <w:rFonts w:hint="eastAsia"/>
        </w:rPr>
        <w:t>CPU</w:t>
      </w:r>
      <w:r w:rsidRPr="002F7E2A">
        <w:rPr>
          <w:rFonts w:hint="eastAsia"/>
        </w:rPr>
        <w:t>、</w:t>
      </w:r>
      <w:r w:rsidRPr="002F7E2A">
        <w:rPr>
          <w:rFonts w:hint="eastAsia"/>
        </w:rPr>
        <w:t>4G</w:t>
      </w:r>
      <w:r w:rsidRPr="002F7E2A">
        <w:rPr>
          <w:rFonts w:hint="eastAsia"/>
        </w:rPr>
        <w:t>内存、</w:t>
      </w:r>
      <w:r w:rsidRPr="002F7E2A">
        <w:rPr>
          <w:rFonts w:hint="eastAsia"/>
        </w:rPr>
        <w:t>100G</w:t>
      </w:r>
      <w:r w:rsidRPr="002F7E2A">
        <w:rPr>
          <w:rFonts w:hint="eastAsia"/>
        </w:rPr>
        <w:t>存储容量</w:t>
      </w:r>
      <w:r w:rsidRPr="002F7E2A">
        <w:rPr>
          <w:rFonts w:hint="eastAsia"/>
        </w:rPr>
        <w:t>),</w:t>
      </w:r>
      <w:r w:rsidRPr="002F7E2A">
        <w:rPr>
          <w:rFonts w:hint="eastAsia"/>
        </w:rPr>
        <w:t>支持自定义虚拟机资源配置。</w:t>
      </w:r>
    </w:p>
    <w:p w14:paraId="1752B728" w14:textId="77777777" w:rsidR="00AD050D" w:rsidRPr="002F7E2A" w:rsidRDefault="00AD050D" w:rsidP="00351EEA">
      <w:pPr>
        <w:pStyle w:val="affa"/>
        <w:spacing w:line="360" w:lineRule="auto"/>
        <w:ind w:firstLine="480"/>
      </w:pPr>
      <w:r w:rsidRPr="002F7E2A">
        <w:rPr>
          <w:rFonts w:hint="eastAsia"/>
        </w:rPr>
        <w:t>c)</w:t>
      </w:r>
      <w:r w:rsidRPr="002F7E2A">
        <w:rPr>
          <w:rFonts w:hint="eastAsia"/>
        </w:rPr>
        <w:t>支持管理</w:t>
      </w:r>
      <w:r w:rsidRPr="002F7E2A">
        <w:rPr>
          <w:rFonts w:hint="eastAsia"/>
        </w:rPr>
        <w:t>200</w:t>
      </w:r>
      <w:r w:rsidRPr="002F7E2A">
        <w:rPr>
          <w:rFonts w:hint="eastAsia"/>
        </w:rPr>
        <w:t>个以上的虚拟机镜像</w:t>
      </w:r>
      <w:r w:rsidRPr="002F7E2A">
        <w:rPr>
          <w:rFonts w:hint="eastAsia"/>
        </w:rPr>
        <w:t>:</w:t>
      </w:r>
      <w:r w:rsidRPr="002F7E2A">
        <w:rPr>
          <w:rFonts w:hint="eastAsia"/>
        </w:rPr>
        <w:t>创建</w:t>
      </w:r>
      <w:r w:rsidRPr="002F7E2A">
        <w:rPr>
          <w:rFonts w:hint="eastAsia"/>
        </w:rPr>
        <w:t>50</w:t>
      </w:r>
      <w:r w:rsidRPr="002F7E2A">
        <w:rPr>
          <w:rFonts w:hint="eastAsia"/>
        </w:rPr>
        <w:t>个虚拟机实例用时</w:t>
      </w:r>
      <w:r w:rsidRPr="002F7E2A">
        <w:rPr>
          <w:rFonts w:hint="eastAsia"/>
        </w:rPr>
        <w:t>10min;</w:t>
      </w:r>
      <w:r w:rsidRPr="002F7E2A">
        <w:rPr>
          <w:rFonts w:hint="eastAsia"/>
        </w:rPr>
        <w:t>完成单虚拟机整机各份时间小于</w:t>
      </w:r>
      <w:r w:rsidRPr="002F7E2A">
        <w:rPr>
          <w:rFonts w:hint="eastAsia"/>
        </w:rPr>
        <w:t>5min</w:t>
      </w:r>
      <w:r w:rsidRPr="002F7E2A">
        <w:rPr>
          <w:rFonts w:hint="eastAsia"/>
        </w:rPr>
        <w:t>。</w:t>
      </w:r>
    </w:p>
    <w:p w14:paraId="5B493180" w14:textId="77777777" w:rsidR="00AD050D" w:rsidRDefault="00AD050D" w:rsidP="00351EEA">
      <w:pPr>
        <w:pStyle w:val="4"/>
      </w:pPr>
      <w:r w:rsidRPr="006541AD">
        <w:rPr>
          <w:rFonts w:hint="eastAsia"/>
        </w:rPr>
        <w:t>软件测试工具</w:t>
      </w:r>
    </w:p>
    <w:p w14:paraId="21FCEFA4" w14:textId="77777777" w:rsidR="00AD050D" w:rsidRPr="002F7E2A" w:rsidRDefault="00AD050D" w:rsidP="00351EEA">
      <w:pPr>
        <w:pStyle w:val="affa"/>
        <w:spacing w:line="360" w:lineRule="auto"/>
        <w:ind w:firstLine="480"/>
      </w:pPr>
      <w:r w:rsidRPr="002F7E2A">
        <w:rPr>
          <w:rFonts w:hint="eastAsia"/>
        </w:rPr>
        <w:t>1.</w:t>
      </w:r>
      <w:r w:rsidRPr="002F7E2A">
        <w:rPr>
          <w:rFonts w:hint="eastAsia"/>
        </w:rPr>
        <w:t>自动化功能测试工具技术指标</w:t>
      </w:r>
    </w:p>
    <w:p w14:paraId="7F822EE1" w14:textId="77777777" w:rsidR="00AD050D" w:rsidRPr="002F7E2A" w:rsidRDefault="00AD050D" w:rsidP="00351EEA">
      <w:pPr>
        <w:pStyle w:val="affa"/>
        <w:spacing w:line="360" w:lineRule="auto"/>
        <w:ind w:firstLine="480"/>
      </w:pPr>
      <w:r w:rsidRPr="002F7E2A">
        <w:rPr>
          <w:rFonts w:hint="eastAsia"/>
        </w:rPr>
        <w:t>a)</w:t>
      </w:r>
      <w:r w:rsidRPr="002F7E2A">
        <w:rPr>
          <w:rFonts w:hint="eastAsia"/>
        </w:rPr>
        <w:t>提供图形化和关键字驱动测測试功能</w:t>
      </w:r>
      <w:r w:rsidRPr="002F7E2A">
        <w:rPr>
          <w:rFonts w:hint="eastAsia"/>
        </w:rPr>
        <w:t>,</w:t>
      </w:r>
      <w:r w:rsidRPr="002F7E2A">
        <w:rPr>
          <w:rFonts w:hint="eastAsia"/>
        </w:rPr>
        <w:t>为非编程技术人员提供图形化的关键字视图</w:t>
      </w:r>
      <w:r w:rsidRPr="002F7E2A">
        <w:rPr>
          <w:rFonts w:hint="eastAsia"/>
        </w:rPr>
        <w:t>,</w:t>
      </w:r>
      <w:r w:rsidRPr="002F7E2A">
        <w:rPr>
          <w:rFonts w:hint="eastAsia"/>
        </w:rPr>
        <w:t>为数据驱动测试提供熱悉易用的数据表。</w:t>
      </w:r>
    </w:p>
    <w:p w14:paraId="404D78CE" w14:textId="77777777" w:rsidR="00AD050D" w:rsidRPr="002F7E2A" w:rsidRDefault="00AD050D" w:rsidP="00351EEA">
      <w:pPr>
        <w:pStyle w:val="affa"/>
        <w:spacing w:line="360" w:lineRule="auto"/>
        <w:ind w:firstLine="480"/>
      </w:pPr>
      <w:r w:rsidRPr="002F7E2A">
        <w:rPr>
          <w:rFonts w:hint="eastAsia"/>
        </w:rPr>
        <w:t>b)</w:t>
      </w:r>
      <w:r w:rsidRPr="002F7E2A">
        <w:rPr>
          <w:rFonts w:hint="eastAsia"/>
        </w:rPr>
        <w:t>提供测试流程模板</w:t>
      </w:r>
      <w:r w:rsidRPr="002F7E2A">
        <w:rPr>
          <w:rFonts w:hint="eastAsia"/>
        </w:rPr>
        <w:t>(</w:t>
      </w:r>
      <w:r w:rsidRPr="002F7E2A">
        <w:rPr>
          <w:rFonts w:hint="eastAsia"/>
        </w:rPr>
        <w:t>来自于实的流程指导</w:t>
      </w:r>
      <w:r w:rsidRPr="002F7E2A">
        <w:rPr>
          <w:rFonts w:hint="eastAsia"/>
        </w:rPr>
        <w:t>),</w:t>
      </w:r>
      <w:r w:rsidRPr="002F7E2A">
        <w:rPr>
          <w:rFonts w:hint="eastAsia"/>
        </w:rPr>
        <w:t>用户也可以自定义流程。</w:t>
      </w:r>
    </w:p>
    <w:p w14:paraId="77205578" w14:textId="77777777" w:rsidR="00AD050D" w:rsidRPr="002F7E2A" w:rsidRDefault="00AD050D" w:rsidP="00351EEA">
      <w:pPr>
        <w:pStyle w:val="affa"/>
        <w:spacing w:line="360" w:lineRule="auto"/>
        <w:ind w:firstLine="480"/>
      </w:pPr>
      <w:r w:rsidRPr="002F7E2A">
        <w:rPr>
          <w:rFonts w:hint="eastAsia"/>
        </w:rPr>
        <w:t>c)</w:t>
      </w:r>
      <w:r w:rsidRPr="002F7E2A">
        <w:rPr>
          <w:rFonts w:hint="eastAsia"/>
        </w:rPr>
        <w:t>能够和测试管理平台集成</w:t>
      </w:r>
      <w:r w:rsidRPr="002F7E2A">
        <w:rPr>
          <w:rFonts w:hint="eastAsia"/>
        </w:rPr>
        <w:t>,</w:t>
      </w:r>
      <w:r w:rsidRPr="002F7E2A">
        <w:rPr>
          <w:rFonts w:hint="eastAsia"/>
        </w:rPr>
        <w:t>在应用开发生命周期中实现案例的管理和重用。</w:t>
      </w:r>
    </w:p>
    <w:p w14:paraId="2E7BC63E" w14:textId="77777777" w:rsidR="00AD050D" w:rsidRPr="002F7E2A" w:rsidRDefault="00AD050D" w:rsidP="00351EEA">
      <w:pPr>
        <w:pStyle w:val="affa"/>
        <w:spacing w:line="360" w:lineRule="auto"/>
        <w:ind w:firstLine="480"/>
      </w:pPr>
      <w:r w:rsidRPr="002F7E2A">
        <w:rPr>
          <w:rFonts w:hint="eastAsia"/>
        </w:rPr>
        <w:t>d)</w:t>
      </w:r>
      <w:r w:rsidRPr="002F7E2A">
        <w:rPr>
          <w:rFonts w:hint="eastAsia"/>
        </w:rPr>
        <w:t>支持基于数据驱动的功能测试</w:t>
      </w:r>
      <w:r w:rsidRPr="002F7E2A">
        <w:rPr>
          <w:rFonts w:hint="eastAsia"/>
        </w:rPr>
        <w:t>,</w:t>
      </w:r>
      <w:r w:rsidRPr="002F7E2A">
        <w:rPr>
          <w:rFonts w:hint="eastAsia"/>
        </w:rPr>
        <w:t>可按用户自定义方式模拟生成功能测试所需的各种测试数据。</w:t>
      </w:r>
    </w:p>
    <w:p w14:paraId="5D7116DB" w14:textId="77777777" w:rsidR="00AD050D" w:rsidRPr="002F7E2A" w:rsidRDefault="00AD050D" w:rsidP="00351EEA">
      <w:pPr>
        <w:pStyle w:val="affa"/>
        <w:spacing w:line="360" w:lineRule="auto"/>
        <w:ind w:firstLine="480"/>
      </w:pPr>
      <w:r w:rsidRPr="002F7E2A">
        <w:rPr>
          <w:rFonts w:hint="eastAsia"/>
        </w:rPr>
        <w:t>e)</w:t>
      </w:r>
      <w:r w:rsidRPr="002F7E2A">
        <w:rPr>
          <w:rFonts w:hint="eastAsia"/>
        </w:rPr>
        <w:t>支持历史測试数据文件方式生成功能测试所需的测试数据</w:t>
      </w:r>
      <w:r w:rsidRPr="002F7E2A">
        <w:rPr>
          <w:rFonts w:hint="eastAsia"/>
        </w:rPr>
        <w:t>,</w:t>
      </w:r>
      <w:r w:rsidRPr="002F7E2A">
        <w:rPr>
          <w:rFonts w:hint="eastAsia"/>
        </w:rPr>
        <w:t>驱动被测软件自动运行。</w:t>
      </w:r>
    </w:p>
    <w:p w14:paraId="5686C3B2" w14:textId="77777777" w:rsidR="00AD050D" w:rsidRPr="002F7E2A" w:rsidRDefault="00AD050D" w:rsidP="00351EEA">
      <w:pPr>
        <w:pStyle w:val="affa"/>
        <w:spacing w:line="360" w:lineRule="auto"/>
        <w:ind w:firstLine="480"/>
      </w:pPr>
      <w:r w:rsidRPr="002F7E2A">
        <w:rPr>
          <w:rFonts w:hint="eastAsia"/>
        </w:rPr>
        <w:t>f)</w:t>
      </w:r>
      <w:r w:rsidRPr="002F7E2A">
        <w:rPr>
          <w:rFonts w:hint="eastAsia"/>
        </w:rPr>
        <w:t>支持典型分布式软件系统</w:t>
      </w:r>
      <w:r w:rsidRPr="002F7E2A">
        <w:rPr>
          <w:rFonts w:hint="eastAsia"/>
        </w:rPr>
        <w:t>(</w:t>
      </w:r>
      <w:r w:rsidRPr="002F7E2A">
        <w:rPr>
          <w:rFonts w:hint="eastAsia"/>
        </w:rPr>
        <w:t>或体系</w:t>
      </w:r>
      <w:r w:rsidRPr="002F7E2A">
        <w:rPr>
          <w:rFonts w:hint="eastAsia"/>
        </w:rPr>
        <w:t>),</w:t>
      </w:r>
      <w:r w:rsidRPr="002F7E2A">
        <w:rPr>
          <w:rFonts w:hint="eastAsia"/>
        </w:rPr>
        <w:t>例如指挥信息系统的自动化功能测试</w:t>
      </w:r>
      <w:r w:rsidRPr="002F7E2A">
        <w:rPr>
          <w:rFonts w:hint="eastAsia"/>
        </w:rPr>
        <w:t>,</w:t>
      </w:r>
      <w:r w:rsidRPr="002F7E2A">
        <w:rPr>
          <w:rFonts w:hint="eastAsia"/>
        </w:rPr>
        <w:t>支持规模不低于旅</w:t>
      </w:r>
      <w:r w:rsidRPr="002F7E2A">
        <w:rPr>
          <w:rFonts w:hint="eastAsia"/>
        </w:rPr>
        <w:t>(</w:t>
      </w:r>
      <w:r w:rsidRPr="002F7E2A">
        <w:rPr>
          <w:rFonts w:hint="eastAsia"/>
        </w:rPr>
        <w:t>团</w:t>
      </w:r>
      <w:r w:rsidRPr="002F7E2A">
        <w:rPr>
          <w:rFonts w:hint="eastAsia"/>
        </w:rPr>
        <w:t>)</w:t>
      </w:r>
      <w:r w:rsidRPr="002F7E2A">
        <w:rPr>
          <w:rFonts w:hint="eastAsia"/>
        </w:rPr>
        <w:t>级</w:t>
      </w:r>
      <w:r w:rsidRPr="002F7E2A">
        <w:rPr>
          <w:rFonts w:hint="eastAsia"/>
        </w:rPr>
        <w:t>(</w:t>
      </w:r>
      <w:r w:rsidRPr="002F7E2A">
        <w:rPr>
          <w:rFonts w:hint="eastAsia"/>
        </w:rPr>
        <w:t>或分布式节点数不小于</w:t>
      </w:r>
      <w:r w:rsidRPr="002F7E2A">
        <w:rPr>
          <w:rFonts w:hint="eastAsia"/>
        </w:rPr>
        <w:t>24</w:t>
      </w:r>
      <w:r w:rsidRPr="002F7E2A">
        <w:rPr>
          <w:rFonts w:hint="eastAsia"/>
        </w:rPr>
        <w:t>个</w:t>
      </w:r>
      <w:r w:rsidRPr="002F7E2A">
        <w:rPr>
          <w:rFonts w:hint="eastAsia"/>
        </w:rPr>
        <w:t>)</w:t>
      </w:r>
      <w:r w:rsidRPr="002F7E2A">
        <w:rPr>
          <w:rFonts w:hint="eastAsia"/>
        </w:rPr>
        <w:t>。</w:t>
      </w:r>
    </w:p>
    <w:p w14:paraId="0B0E7256" w14:textId="77777777" w:rsidR="00AD050D" w:rsidRPr="002F7E2A" w:rsidRDefault="00AD050D" w:rsidP="00351EEA">
      <w:pPr>
        <w:pStyle w:val="affa"/>
        <w:spacing w:line="360" w:lineRule="auto"/>
        <w:ind w:firstLine="480"/>
      </w:pPr>
      <w:r w:rsidRPr="002F7E2A">
        <w:rPr>
          <w:rFonts w:hint="eastAsia"/>
        </w:rPr>
        <w:t>g)</w:t>
      </w:r>
      <w:r w:rsidRPr="002F7E2A">
        <w:rPr>
          <w:rFonts w:hint="eastAsia"/>
        </w:rPr>
        <w:t>对于不断变化的应用</w:t>
      </w:r>
      <w:r w:rsidRPr="002F7E2A">
        <w:rPr>
          <w:rFonts w:hint="eastAsia"/>
        </w:rPr>
        <w:t>,</w:t>
      </w:r>
      <w:r w:rsidRPr="002F7E2A">
        <w:rPr>
          <w:rFonts w:hint="eastAsia"/>
        </w:rPr>
        <w:t>易于创建、执行和维护回归测试。</w:t>
      </w:r>
    </w:p>
    <w:p w14:paraId="44450B95" w14:textId="77777777" w:rsidR="00AD050D" w:rsidRPr="002F7E2A" w:rsidRDefault="00AD050D" w:rsidP="00351EEA">
      <w:pPr>
        <w:pStyle w:val="affa"/>
        <w:spacing w:line="360" w:lineRule="auto"/>
        <w:ind w:firstLine="480"/>
      </w:pPr>
      <w:r w:rsidRPr="002F7E2A">
        <w:rPr>
          <w:rFonts w:hint="eastAsia"/>
        </w:rPr>
        <w:t>h)</w:t>
      </w:r>
      <w:r w:rsidRPr="002F7E2A">
        <w:rPr>
          <w:rFonts w:hint="eastAsia"/>
        </w:rPr>
        <w:t>支持文档的自动生成</w:t>
      </w:r>
      <w:r w:rsidRPr="002F7E2A">
        <w:rPr>
          <w:rFonts w:hint="eastAsia"/>
        </w:rPr>
        <w:t>,</w:t>
      </w:r>
      <w:r w:rsidRPr="002F7E2A">
        <w:rPr>
          <w:rFonts w:hint="eastAsia"/>
        </w:rPr>
        <w:t>具有易用性和内置的环境支持支持运行的操作系统</w:t>
      </w:r>
      <w:r w:rsidRPr="002F7E2A">
        <w:rPr>
          <w:rFonts w:hint="eastAsia"/>
        </w:rPr>
        <w:t>:</w:t>
      </w:r>
      <w:r>
        <w:rPr>
          <w:rFonts w:hAnsi="宋体" w:cs="宋体" w:hint="eastAsia"/>
          <w:bCs/>
        </w:rPr>
        <w:t xml:space="preserve"> </w:t>
      </w:r>
      <w:r w:rsidRPr="002F7E2A">
        <w:rPr>
          <w:rFonts w:hint="eastAsia"/>
        </w:rPr>
        <w:t>Windows</w:t>
      </w:r>
      <w:r w:rsidRPr="002F7E2A">
        <w:rPr>
          <w:rFonts w:hint="eastAsia"/>
        </w:rPr>
        <w:t>系列操作系统、</w:t>
      </w:r>
      <w:r w:rsidRPr="002F7E2A">
        <w:rPr>
          <w:rFonts w:hint="eastAsia"/>
        </w:rPr>
        <w:t xml:space="preserve"> Linux</w:t>
      </w:r>
      <w:r w:rsidRPr="002F7E2A">
        <w:rPr>
          <w:rFonts w:hint="eastAsia"/>
        </w:rPr>
        <w:t>操作系统等。</w:t>
      </w:r>
    </w:p>
    <w:p w14:paraId="27DA31C4" w14:textId="77777777" w:rsidR="00AD050D" w:rsidRPr="002F7E2A" w:rsidRDefault="00AD050D" w:rsidP="00351EEA">
      <w:pPr>
        <w:pStyle w:val="affa"/>
        <w:spacing w:line="360" w:lineRule="auto"/>
        <w:ind w:firstLine="480"/>
      </w:pPr>
      <w:r w:rsidRPr="002F7E2A">
        <w:rPr>
          <w:rFonts w:hint="eastAsia"/>
        </w:rPr>
        <w:t>j)</w:t>
      </w:r>
      <w:r w:rsidRPr="002F7E2A">
        <w:rPr>
          <w:rFonts w:hint="eastAsia"/>
        </w:rPr>
        <w:t>浏览器</w:t>
      </w:r>
      <w:r w:rsidRPr="002F7E2A">
        <w:rPr>
          <w:rFonts w:hint="eastAsia"/>
        </w:rPr>
        <w:t>:</w:t>
      </w:r>
      <w:r w:rsidRPr="002F7E2A">
        <w:rPr>
          <w:rFonts w:hint="eastAsia"/>
        </w:rPr>
        <w:t>支持</w:t>
      </w:r>
      <w:r w:rsidRPr="002F7E2A">
        <w:rPr>
          <w:rFonts w:hint="eastAsia"/>
        </w:rPr>
        <w:t>IE</w:t>
      </w:r>
      <w:r w:rsidRPr="002F7E2A">
        <w:rPr>
          <w:rFonts w:hint="eastAsia"/>
        </w:rPr>
        <w:t>、</w:t>
      </w:r>
      <w:r w:rsidRPr="002F7E2A">
        <w:rPr>
          <w:rFonts w:hint="eastAsia"/>
        </w:rPr>
        <w:t xml:space="preserve"> Firefox</w:t>
      </w:r>
      <w:r w:rsidRPr="002F7E2A">
        <w:rPr>
          <w:rFonts w:hint="eastAsia"/>
        </w:rPr>
        <w:t>等主流浏览器</w:t>
      </w:r>
      <w:r w:rsidRPr="002F7E2A">
        <w:rPr>
          <w:rFonts w:hint="eastAsia"/>
        </w:rPr>
        <w:t>:</w:t>
      </w:r>
      <w:r w:rsidRPr="002F7E2A">
        <w:rPr>
          <w:rFonts w:hint="eastAsia"/>
        </w:rPr>
        <w:t>其中</w:t>
      </w:r>
      <w:r w:rsidRPr="002F7E2A">
        <w:rPr>
          <w:rFonts w:hint="eastAsia"/>
        </w:rPr>
        <w:t>IE</w:t>
      </w:r>
      <w:r w:rsidRPr="002F7E2A">
        <w:rPr>
          <w:rFonts w:hint="eastAsia"/>
        </w:rPr>
        <w:t>浏览器版本不低于</w:t>
      </w:r>
      <w:r w:rsidRPr="002F7E2A">
        <w:rPr>
          <w:rFonts w:hint="eastAsia"/>
        </w:rPr>
        <w:t>6.0SP1, Firefox</w:t>
      </w:r>
      <w:r w:rsidRPr="002F7E2A">
        <w:rPr>
          <w:rFonts w:hint="eastAsia"/>
        </w:rPr>
        <w:t>浏览器版本不低于</w:t>
      </w:r>
      <w:r w:rsidRPr="002F7E2A">
        <w:rPr>
          <w:rFonts w:hint="eastAsia"/>
        </w:rPr>
        <w:t>1.5</w:t>
      </w:r>
      <w:r w:rsidRPr="002F7E2A">
        <w:rPr>
          <w:rFonts w:hint="eastAsia"/>
        </w:rPr>
        <w:t>。</w:t>
      </w:r>
    </w:p>
    <w:p w14:paraId="78B3EF7C" w14:textId="77777777" w:rsidR="00AD050D" w:rsidRPr="002F7E2A" w:rsidRDefault="00AD050D" w:rsidP="00351EEA">
      <w:pPr>
        <w:pStyle w:val="affa"/>
        <w:spacing w:line="360" w:lineRule="auto"/>
        <w:ind w:firstLine="480"/>
      </w:pPr>
      <w:r w:rsidRPr="002F7E2A">
        <w:rPr>
          <w:rFonts w:hint="eastAsia"/>
        </w:rPr>
        <w:t>k)</w:t>
      </w:r>
      <w:r w:rsidRPr="002F7E2A">
        <w:rPr>
          <w:rFonts w:hint="eastAsia"/>
        </w:rPr>
        <w:t>支持对以下类型的应用程序进行自动化功能测试</w:t>
      </w:r>
      <w:r w:rsidRPr="002F7E2A">
        <w:rPr>
          <w:rFonts w:hint="eastAsia"/>
        </w:rPr>
        <w:t>:</w:t>
      </w:r>
      <w:r w:rsidRPr="002F7E2A">
        <w:rPr>
          <w:rFonts w:hint="eastAsia"/>
        </w:rPr>
        <w:t>标准</w:t>
      </w:r>
      <w:r w:rsidRPr="002F7E2A">
        <w:rPr>
          <w:rFonts w:hint="eastAsia"/>
        </w:rPr>
        <w:t xml:space="preserve"> Windows</w:t>
      </w:r>
      <w:r w:rsidRPr="002F7E2A">
        <w:rPr>
          <w:rFonts w:hint="eastAsia"/>
        </w:rPr>
        <w:t>应用程序</w:t>
      </w:r>
      <w:r w:rsidRPr="002F7E2A">
        <w:rPr>
          <w:rFonts w:hint="eastAsia"/>
        </w:rPr>
        <w:t>,</w:t>
      </w:r>
      <w:r w:rsidRPr="002F7E2A">
        <w:rPr>
          <w:rFonts w:hint="eastAsia"/>
        </w:rPr>
        <w:t>包括基于</w:t>
      </w:r>
      <w:r w:rsidRPr="002F7E2A">
        <w:rPr>
          <w:rFonts w:hint="eastAsia"/>
        </w:rPr>
        <w:t>Win32API</w:t>
      </w:r>
      <w:r w:rsidRPr="002F7E2A">
        <w:rPr>
          <w:rFonts w:hint="eastAsia"/>
        </w:rPr>
        <w:t>和</w:t>
      </w:r>
      <w:r w:rsidRPr="002F7E2A">
        <w:rPr>
          <w:rFonts w:hint="eastAsia"/>
        </w:rPr>
        <w:t>MFC</w:t>
      </w:r>
      <w:r w:rsidRPr="002F7E2A">
        <w:rPr>
          <w:rFonts w:hint="eastAsia"/>
        </w:rPr>
        <w:t>的应用程序、</w:t>
      </w:r>
      <w:r w:rsidRPr="002F7E2A">
        <w:rPr>
          <w:rFonts w:hint="eastAsia"/>
        </w:rPr>
        <w:t xml:space="preserve"> Activex</w:t>
      </w:r>
      <w:r w:rsidRPr="002F7E2A">
        <w:rPr>
          <w:rFonts w:hint="eastAsia"/>
        </w:rPr>
        <w:t>控件、</w:t>
      </w:r>
      <w:r w:rsidRPr="002F7E2A">
        <w:rPr>
          <w:rFonts w:hint="eastAsia"/>
        </w:rPr>
        <w:t xml:space="preserve"> Visual Basic</w:t>
      </w:r>
      <w:r w:rsidRPr="002F7E2A">
        <w:rPr>
          <w:rFonts w:hint="eastAsia"/>
        </w:rPr>
        <w:t>应用程序、</w:t>
      </w:r>
      <w:r w:rsidRPr="002F7E2A">
        <w:rPr>
          <w:rFonts w:hint="eastAsia"/>
        </w:rPr>
        <w:t>Web</w:t>
      </w:r>
      <w:r w:rsidRPr="002F7E2A">
        <w:rPr>
          <w:rFonts w:hint="eastAsia"/>
        </w:rPr>
        <w:t>页面。</w:t>
      </w:r>
    </w:p>
    <w:p w14:paraId="29F76C99" w14:textId="77777777" w:rsidR="00AD050D" w:rsidRPr="002F7E2A" w:rsidRDefault="00AD050D" w:rsidP="00351EEA">
      <w:pPr>
        <w:pStyle w:val="affa"/>
        <w:spacing w:line="360" w:lineRule="auto"/>
        <w:ind w:firstLine="480"/>
      </w:pPr>
      <w:r w:rsidRPr="002F7E2A">
        <w:rPr>
          <w:rFonts w:hint="eastAsia"/>
        </w:rPr>
        <w:t>2.</w:t>
      </w:r>
      <w:r w:rsidRPr="002F7E2A">
        <w:rPr>
          <w:rFonts w:hint="eastAsia"/>
        </w:rPr>
        <w:t>性能测试工具技术指标</w:t>
      </w:r>
    </w:p>
    <w:p w14:paraId="140DE980" w14:textId="77777777" w:rsidR="00AD050D" w:rsidRPr="002F7E2A" w:rsidRDefault="00AD050D" w:rsidP="00351EEA">
      <w:pPr>
        <w:pStyle w:val="affa"/>
        <w:spacing w:line="360" w:lineRule="auto"/>
        <w:ind w:firstLine="480"/>
      </w:pPr>
      <w:r w:rsidRPr="002F7E2A">
        <w:rPr>
          <w:rFonts w:hint="eastAsia"/>
        </w:rPr>
        <w:t>a)</w:t>
      </w:r>
      <w:r w:rsidRPr="002F7E2A">
        <w:rPr>
          <w:rFonts w:hint="eastAsia"/>
        </w:rPr>
        <w:t>具有非侵入性的实时性能监视功能</w:t>
      </w:r>
      <w:r w:rsidRPr="002F7E2A">
        <w:rPr>
          <w:rFonts w:hint="eastAsia"/>
        </w:rPr>
        <w:t>,</w:t>
      </w:r>
      <w:r w:rsidRPr="002F7E2A">
        <w:rPr>
          <w:rFonts w:hint="eastAsia"/>
        </w:rPr>
        <w:t>可提供被测系统主要性能指标的监视。</w:t>
      </w:r>
    </w:p>
    <w:p w14:paraId="74C384A6" w14:textId="77777777" w:rsidR="00AD050D" w:rsidRPr="002F7E2A" w:rsidRDefault="00AD050D" w:rsidP="00351EEA">
      <w:pPr>
        <w:pStyle w:val="affa"/>
        <w:spacing w:line="360" w:lineRule="auto"/>
        <w:ind w:firstLine="480"/>
      </w:pPr>
      <w:r w:rsidRPr="002F7E2A">
        <w:rPr>
          <w:rFonts w:hint="eastAsia"/>
        </w:rPr>
        <w:t>b)</w:t>
      </w:r>
      <w:r w:rsidRPr="002F7E2A">
        <w:rPr>
          <w:rFonts w:hint="eastAsia"/>
        </w:rPr>
        <w:t>可支持用户定义方式自动生成压力测试数据</w:t>
      </w:r>
      <w:r w:rsidRPr="002F7E2A">
        <w:rPr>
          <w:rFonts w:hint="eastAsia"/>
        </w:rPr>
        <w:t>,</w:t>
      </w:r>
      <w:r w:rsidRPr="002F7E2A">
        <w:rPr>
          <w:rFonts w:hint="eastAsia"/>
        </w:rPr>
        <w:t>支持对被测软件进行压力测试和稳定性、可靠性分析。</w:t>
      </w:r>
    </w:p>
    <w:p w14:paraId="0BC4DA81" w14:textId="77777777" w:rsidR="00AD050D" w:rsidRPr="002F7E2A" w:rsidRDefault="00AD050D" w:rsidP="00351EEA">
      <w:pPr>
        <w:pStyle w:val="affa"/>
        <w:spacing w:line="360" w:lineRule="auto"/>
        <w:ind w:firstLine="480"/>
      </w:pPr>
      <w:r w:rsidRPr="002F7E2A">
        <w:rPr>
          <w:rFonts w:hint="eastAsia"/>
        </w:rPr>
        <w:t>c)</w:t>
      </w:r>
      <w:r w:rsidRPr="002F7E2A">
        <w:rPr>
          <w:rFonts w:hint="eastAsia"/>
        </w:rPr>
        <w:t>可测试分析被测软件运行时对</w:t>
      </w:r>
      <w:r w:rsidRPr="002F7E2A">
        <w:rPr>
          <w:rFonts w:hint="eastAsia"/>
        </w:rPr>
        <w:t>CPU</w:t>
      </w:r>
      <w:r w:rsidRPr="002F7E2A">
        <w:rPr>
          <w:rFonts w:hint="eastAsia"/>
        </w:rPr>
        <w:t>等硬件资源占用率、系统响应时间等关键性能指标</w:t>
      </w:r>
    </w:p>
    <w:p w14:paraId="19FF46A1" w14:textId="77777777" w:rsidR="00AD050D" w:rsidRPr="002F7E2A" w:rsidRDefault="00AD050D" w:rsidP="00351EEA">
      <w:pPr>
        <w:pStyle w:val="affa"/>
        <w:spacing w:line="360" w:lineRule="auto"/>
        <w:ind w:firstLine="480"/>
      </w:pPr>
      <w:r w:rsidRPr="002F7E2A">
        <w:rPr>
          <w:rFonts w:hint="eastAsia"/>
        </w:rPr>
        <w:t>d)</w:t>
      </w:r>
      <w:r w:rsidRPr="002F7E2A">
        <w:rPr>
          <w:rFonts w:hint="eastAsia"/>
        </w:rPr>
        <w:t>支持对以下类型的应用程序进行自动化性能测试</w:t>
      </w:r>
      <w:r w:rsidRPr="002F7E2A">
        <w:rPr>
          <w:rFonts w:hint="eastAsia"/>
        </w:rPr>
        <w:t>:</w:t>
      </w:r>
      <w:r w:rsidRPr="002F7E2A">
        <w:rPr>
          <w:rFonts w:hint="eastAsia"/>
        </w:rPr>
        <w:t>标准</w:t>
      </w:r>
      <w:r w:rsidRPr="002F7E2A">
        <w:rPr>
          <w:rFonts w:hint="eastAsia"/>
        </w:rPr>
        <w:t xml:space="preserve"> Windows</w:t>
      </w:r>
      <w:r w:rsidRPr="002F7E2A">
        <w:rPr>
          <w:rFonts w:hint="eastAsia"/>
        </w:rPr>
        <w:t>应用程序</w:t>
      </w:r>
      <w:r w:rsidRPr="002F7E2A">
        <w:rPr>
          <w:rFonts w:hint="eastAsia"/>
        </w:rPr>
        <w:t>,</w:t>
      </w:r>
      <w:r w:rsidRPr="002F7E2A">
        <w:rPr>
          <w:rFonts w:hint="eastAsia"/>
        </w:rPr>
        <w:t>包括基于</w:t>
      </w:r>
      <w:r w:rsidRPr="002F7E2A">
        <w:rPr>
          <w:rFonts w:hint="eastAsia"/>
        </w:rPr>
        <w:t>Win32API</w:t>
      </w:r>
      <w:r w:rsidRPr="002F7E2A">
        <w:rPr>
          <w:rFonts w:hint="eastAsia"/>
        </w:rPr>
        <w:t>和</w:t>
      </w:r>
      <w:r w:rsidRPr="002F7E2A">
        <w:rPr>
          <w:rFonts w:hint="eastAsia"/>
        </w:rPr>
        <w:t>MFC</w:t>
      </w:r>
      <w:r w:rsidRPr="002F7E2A">
        <w:rPr>
          <w:rFonts w:hint="eastAsia"/>
        </w:rPr>
        <w:t>的应用程序、</w:t>
      </w:r>
      <w:r w:rsidRPr="002F7E2A">
        <w:rPr>
          <w:rFonts w:hint="eastAsia"/>
        </w:rPr>
        <w:t xml:space="preserve"> Activex</w:t>
      </w:r>
      <w:r w:rsidRPr="002F7E2A">
        <w:rPr>
          <w:rFonts w:hint="eastAsia"/>
        </w:rPr>
        <w:t>控件、</w:t>
      </w:r>
      <w:r w:rsidRPr="002F7E2A">
        <w:rPr>
          <w:rFonts w:hint="eastAsia"/>
        </w:rPr>
        <w:t>Web</w:t>
      </w:r>
      <w:r w:rsidRPr="002F7E2A">
        <w:rPr>
          <w:rFonts w:hint="eastAsia"/>
        </w:rPr>
        <w:t>页面。</w:t>
      </w:r>
    </w:p>
    <w:p w14:paraId="71455811" w14:textId="77777777" w:rsidR="00AD050D" w:rsidRPr="002F7E2A" w:rsidRDefault="00AD050D" w:rsidP="00351EEA">
      <w:pPr>
        <w:pStyle w:val="affa"/>
        <w:spacing w:line="360" w:lineRule="auto"/>
        <w:ind w:firstLine="480"/>
      </w:pPr>
      <w:r w:rsidRPr="002F7E2A">
        <w:rPr>
          <w:rFonts w:hint="eastAsia"/>
        </w:rPr>
        <w:t>e)</w:t>
      </w:r>
      <w:r w:rsidRPr="002F7E2A">
        <w:rPr>
          <w:rFonts w:hint="eastAsia"/>
        </w:rPr>
        <w:t>支持对典型分布式软件系统</w:t>
      </w:r>
      <w:r w:rsidRPr="002F7E2A">
        <w:rPr>
          <w:rFonts w:hint="eastAsia"/>
        </w:rPr>
        <w:t>(</w:t>
      </w:r>
      <w:r w:rsidRPr="002F7E2A">
        <w:rPr>
          <w:rFonts w:hint="eastAsia"/>
        </w:rPr>
        <w:t>或体系</w:t>
      </w:r>
      <w:r w:rsidRPr="002F7E2A">
        <w:rPr>
          <w:rFonts w:hint="eastAsia"/>
        </w:rPr>
        <w:t>),</w:t>
      </w:r>
      <w:r w:rsidRPr="002F7E2A">
        <w:rPr>
          <w:rFonts w:hint="eastAsia"/>
        </w:rPr>
        <w:t>例如指揮信息系统软件的整体性能测试</w:t>
      </w:r>
      <w:r w:rsidRPr="002F7E2A">
        <w:rPr>
          <w:rFonts w:hint="eastAsia"/>
        </w:rPr>
        <w:t>,</w:t>
      </w:r>
      <w:r w:rsidRPr="002F7E2A">
        <w:rPr>
          <w:rFonts w:hint="eastAsia"/>
        </w:rPr>
        <w:t>支持规模不低于旅</w:t>
      </w:r>
      <w:r w:rsidRPr="002F7E2A">
        <w:rPr>
          <w:rFonts w:hint="eastAsia"/>
        </w:rPr>
        <w:t>(</w:t>
      </w:r>
      <w:r w:rsidRPr="002F7E2A">
        <w:rPr>
          <w:rFonts w:hint="eastAsia"/>
        </w:rPr>
        <w:t>团</w:t>
      </w:r>
      <w:r w:rsidRPr="002F7E2A">
        <w:rPr>
          <w:rFonts w:hint="eastAsia"/>
        </w:rPr>
        <w:t>)</w:t>
      </w:r>
      <w:r w:rsidRPr="002F7E2A">
        <w:rPr>
          <w:rFonts w:hint="eastAsia"/>
        </w:rPr>
        <w:t>级</w:t>
      </w:r>
      <w:r w:rsidRPr="002F7E2A">
        <w:rPr>
          <w:rFonts w:hint="eastAsia"/>
        </w:rPr>
        <w:t>(</w:t>
      </w:r>
      <w:r w:rsidRPr="002F7E2A">
        <w:rPr>
          <w:rFonts w:hint="eastAsia"/>
        </w:rPr>
        <w:t>或分布式节点数不小于</w:t>
      </w:r>
      <w:r w:rsidRPr="002F7E2A">
        <w:rPr>
          <w:rFonts w:hint="eastAsia"/>
        </w:rPr>
        <w:t>24</w:t>
      </w:r>
      <w:r w:rsidRPr="002F7E2A">
        <w:rPr>
          <w:rFonts w:hint="eastAsia"/>
        </w:rPr>
        <w:t>个</w:t>
      </w:r>
      <w:r w:rsidRPr="002F7E2A">
        <w:rPr>
          <w:rFonts w:hint="eastAsia"/>
        </w:rPr>
        <w:t>)</w:t>
      </w:r>
      <w:r w:rsidRPr="002F7E2A">
        <w:rPr>
          <w:rFonts w:hint="eastAsia"/>
        </w:rPr>
        <w:t>。</w:t>
      </w:r>
    </w:p>
    <w:p w14:paraId="0C506C41" w14:textId="77777777" w:rsidR="00AD050D" w:rsidRPr="002F7E2A" w:rsidRDefault="00AD050D" w:rsidP="00351EEA">
      <w:pPr>
        <w:pStyle w:val="affa"/>
        <w:spacing w:line="360" w:lineRule="auto"/>
        <w:ind w:firstLine="480"/>
      </w:pPr>
      <w:r w:rsidRPr="002F7E2A">
        <w:rPr>
          <w:rFonts w:hint="eastAsia"/>
        </w:rPr>
        <w:t>f)</w:t>
      </w:r>
      <w:r w:rsidRPr="002F7E2A">
        <w:rPr>
          <w:rFonts w:hint="eastAsia"/>
        </w:rPr>
        <w:t>具有测试脚本录制功能。</w:t>
      </w:r>
    </w:p>
    <w:p w14:paraId="0455B8A2" w14:textId="77777777" w:rsidR="00AD050D" w:rsidRPr="002F7E2A" w:rsidRDefault="00AD050D" w:rsidP="00351EEA">
      <w:pPr>
        <w:pStyle w:val="affa"/>
        <w:spacing w:line="360" w:lineRule="auto"/>
        <w:ind w:firstLine="480"/>
      </w:pPr>
      <w:r w:rsidRPr="002F7E2A">
        <w:rPr>
          <w:rFonts w:hint="eastAsia"/>
        </w:rPr>
        <w:t>g)</w:t>
      </w:r>
      <w:r w:rsidRPr="002F7E2A">
        <w:rPr>
          <w:rFonts w:hint="eastAsia"/>
        </w:rPr>
        <w:t>支持文档自动生成</w:t>
      </w:r>
      <w:r w:rsidRPr="002F7E2A">
        <w:rPr>
          <w:rFonts w:hint="eastAsia"/>
        </w:rPr>
        <w:t>,</w:t>
      </w:r>
      <w:r w:rsidRPr="002F7E2A">
        <w:rPr>
          <w:rFonts w:hint="eastAsia"/>
        </w:rPr>
        <w:t>具有易用性和内置的环境支持。</w:t>
      </w:r>
    </w:p>
    <w:p w14:paraId="6798C91C" w14:textId="77777777" w:rsidR="00AD050D" w:rsidRPr="002F7E2A" w:rsidRDefault="00AD050D" w:rsidP="00351EEA">
      <w:pPr>
        <w:pStyle w:val="affa"/>
        <w:spacing w:line="360" w:lineRule="auto"/>
        <w:ind w:firstLine="480"/>
      </w:pPr>
      <w:r w:rsidRPr="002F7E2A">
        <w:t>h</w:t>
      </w:r>
      <w:r w:rsidRPr="002F7E2A">
        <w:rPr>
          <w:rFonts w:hint="eastAsia"/>
        </w:rPr>
        <w:t>)</w:t>
      </w:r>
      <w:r w:rsidRPr="002F7E2A">
        <w:rPr>
          <w:rFonts w:hint="eastAsia"/>
        </w:rPr>
        <w:t>支持运行的操作系统</w:t>
      </w:r>
      <w:r w:rsidRPr="002F7E2A">
        <w:rPr>
          <w:rFonts w:hint="eastAsia"/>
        </w:rPr>
        <w:t>: Windows</w:t>
      </w:r>
      <w:r w:rsidRPr="002F7E2A">
        <w:rPr>
          <w:rFonts w:hint="eastAsia"/>
        </w:rPr>
        <w:t>系列操作系统、</w:t>
      </w:r>
      <w:r w:rsidRPr="002F7E2A">
        <w:rPr>
          <w:rFonts w:hint="eastAsia"/>
        </w:rPr>
        <w:t>Linx</w:t>
      </w:r>
      <w:r w:rsidRPr="002F7E2A">
        <w:rPr>
          <w:rFonts w:hint="eastAsia"/>
        </w:rPr>
        <w:t>操作系统等。</w:t>
      </w:r>
    </w:p>
    <w:p w14:paraId="6B682218" w14:textId="77777777" w:rsidR="00AD050D" w:rsidRPr="002F7E2A" w:rsidRDefault="00AD050D" w:rsidP="00351EEA">
      <w:pPr>
        <w:pStyle w:val="affa"/>
        <w:spacing w:line="360" w:lineRule="auto"/>
        <w:ind w:firstLine="480"/>
      </w:pPr>
      <w:r w:rsidRPr="002F7E2A">
        <w:rPr>
          <w:rFonts w:hint="eastAsia"/>
        </w:rPr>
        <w:t>3.</w:t>
      </w:r>
      <w:r w:rsidRPr="002F7E2A">
        <w:rPr>
          <w:rFonts w:hint="eastAsia"/>
        </w:rPr>
        <w:t>软件源码自动分析工具技术指标</w:t>
      </w:r>
    </w:p>
    <w:p w14:paraId="14F0D447" w14:textId="77777777" w:rsidR="00AD050D" w:rsidRPr="002F7E2A" w:rsidRDefault="00AD050D" w:rsidP="00351EEA">
      <w:pPr>
        <w:pStyle w:val="affa"/>
        <w:spacing w:line="360" w:lineRule="auto"/>
        <w:ind w:firstLine="480"/>
      </w:pPr>
      <w:r w:rsidRPr="002F7E2A">
        <w:rPr>
          <w:rFonts w:hint="eastAsia"/>
        </w:rPr>
        <w:t>a)</w:t>
      </w:r>
      <w:r w:rsidRPr="002F7E2A">
        <w:rPr>
          <w:rFonts w:hint="eastAsia"/>
        </w:rPr>
        <w:t>至少可支持</w:t>
      </w:r>
      <w:r w:rsidRPr="002F7E2A">
        <w:rPr>
          <w:rFonts w:hint="eastAsia"/>
        </w:rPr>
        <w:t>CC-+</w:t>
      </w:r>
      <w:r w:rsidRPr="002F7E2A">
        <w:rPr>
          <w:rFonts w:hint="eastAsia"/>
        </w:rPr>
        <w:t>、</w:t>
      </w:r>
      <w:r w:rsidRPr="002F7E2A">
        <w:rPr>
          <w:rFonts w:hint="eastAsia"/>
        </w:rPr>
        <w:t>Java</w:t>
      </w:r>
      <w:r w:rsidRPr="002F7E2A">
        <w:rPr>
          <w:rFonts w:hint="eastAsia"/>
        </w:rPr>
        <w:t>、</w:t>
      </w:r>
      <w:r w:rsidRPr="002F7E2A">
        <w:rPr>
          <w:rFonts w:hint="eastAsia"/>
        </w:rPr>
        <w:t>NET</w:t>
      </w:r>
      <w:r w:rsidRPr="002F7E2A">
        <w:rPr>
          <w:rFonts w:hint="eastAsia"/>
        </w:rPr>
        <w:t>等</w:t>
      </w:r>
      <w:r w:rsidRPr="002F7E2A">
        <w:rPr>
          <w:rFonts w:hint="eastAsia"/>
        </w:rPr>
        <w:t>3</w:t>
      </w:r>
      <w:r w:rsidRPr="002F7E2A">
        <w:rPr>
          <w:rFonts w:hint="eastAsia"/>
        </w:rPr>
        <w:t>种语言的软件源码自动分析</w:t>
      </w:r>
      <w:r w:rsidRPr="002F7E2A">
        <w:rPr>
          <w:rFonts w:hint="eastAsia"/>
        </w:rPr>
        <w:t>:NET</w:t>
      </w:r>
      <w:r w:rsidRPr="002F7E2A">
        <w:rPr>
          <w:rFonts w:hint="eastAsia"/>
        </w:rPr>
        <w:t>语言的源码自动分析至少应支持检査</w:t>
      </w:r>
      <w:r w:rsidRPr="002F7E2A">
        <w:rPr>
          <w:rFonts w:hint="eastAsia"/>
        </w:rPr>
        <w:t>C#</w:t>
      </w:r>
      <w:r w:rsidRPr="002F7E2A">
        <w:rPr>
          <w:rFonts w:hint="eastAsia"/>
        </w:rPr>
        <w:t>、</w:t>
      </w:r>
      <w:r w:rsidRPr="002F7E2A">
        <w:rPr>
          <w:rFonts w:hint="eastAsia"/>
        </w:rPr>
        <w:t>VB.NET</w:t>
      </w:r>
      <w:r w:rsidRPr="002F7E2A">
        <w:rPr>
          <w:rFonts w:hint="eastAsia"/>
        </w:rPr>
        <w:t>、</w:t>
      </w:r>
      <w:r w:rsidRPr="002F7E2A">
        <w:rPr>
          <w:rFonts w:hint="eastAsia"/>
        </w:rPr>
        <w:t xml:space="preserve"> ASP. NET</w:t>
      </w:r>
      <w:r w:rsidRPr="002F7E2A">
        <w:rPr>
          <w:rFonts w:hint="eastAsia"/>
        </w:rPr>
        <w:t>源码的规范。</w:t>
      </w:r>
    </w:p>
    <w:p w14:paraId="760C6E73" w14:textId="77777777" w:rsidR="00AD050D" w:rsidRPr="002F7E2A" w:rsidRDefault="00AD050D" w:rsidP="00351EEA">
      <w:pPr>
        <w:pStyle w:val="affa"/>
        <w:spacing w:line="360" w:lineRule="auto"/>
        <w:ind w:firstLine="480"/>
      </w:pPr>
      <w:r w:rsidRPr="002F7E2A">
        <w:rPr>
          <w:rFonts w:hint="eastAsia"/>
        </w:rPr>
        <w:t>b)</w:t>
      </w:r>
      <w:r w:rsidRPr="002F7E2A">
        <w:rPr>
          <w:rFonts w:hint="eastAsia"/>
        </w:rPr>
        <w:t>可以导入和导出一个函数、一个文件和整个工程的测试用例。</w:t>
      </w:r>
    </w:p>
    <w:p w14:paraId="55F616A1" w14:textId="77777777" w:rsidR="00AD050D" w:rsidRPr="002F7E2A" w:rsidRDefault="00AD050D" w:rsidP="00351EEA">
      <w:pPr>
        <w:pStyle w:val="affa"/>
        <w:spacing w:line="360" w:lineRule="auto"/>
        <w:ind w:firstLine="480"/>
      </w:pPr>
      <w:r w:rsidRPr="002F7E2A">
        <w:rPr>
          <w:rFonts w:hint="eastAsia"/>
        </w:rPr>
        <w:t>c)</w:t>
      </w:r>
      <w:r w:rsidRPr="002F7E2A">
        <w:rPr>
          <w:rFonts w:hint="eastAsia"/>
        </w:rPr>
        <w:t>可以按“自动生成桩函数”、“使用原函数作为桩函数”和“自定义桩函数”三种方式生成桩函数。</w:t>
      </w:r>
    </w:p>
    <w:p w14:paraId="5CCF0B35" w14:textId="77777777" w:rsidR="00AD050D" w:rsidRPr="002F7E2A" w:rsidRDefault="00AD050D" w:rsidP="00351EEA">
      <w:pPr>
        <w:pStyle w:val="affa"/>
        <w:spacing w:line="360" w:lineRule="auto"/>
        <w:ind w:firstLine="480"/>
      </w:pPr>
      <w:r w:rsidRPr="002F7E2A">
        <w:rPr>
          <w:rFonts w:hint="eastAsia"/>
        </w:rPr>
        <w:t>d)</w:t>
      </w:r>
      <w:r w:rsidRPr="002F7E2A">
        <w:rPr>
          <w:rFonts w:hint="eastAsia"/>
        </w:rPr>
        <w:t>内置一定数量的代码编程规范</w:t>
      </w:r>
      <w:r w:rsidRPr="002F7E2A">
        <w:rPr>
          <w:rFonts w:hint="eastAsia"/>
        </w:rPr>
        <w:t>,</w:t>
      </w:r>
      <w:r w:rsidRPr="002F7E2A">
        <w:rPr>
          <w:rFonts w:hint="eastAsia"/>
        </w:rPr>
        <w:t>提供图形化的代码编程规范的定制工具</w:t>
      </w:r>
      <w:r w:rsidRPr="002F7E2A">
        <w:rPr>
          <w:rFonts w:hint="eastAsia"/>
        </w:rPr>
        <w:t>,</w:t>
      </w:r>
      <w:r w:rsidRPr="002F7E2A">
        <w:rPr>
          <w:rFonts w:hint="eastAsia"/>
        </w:rPr>
        <w:t>支持用户自定义代码编程规范</w:t>
      </w:r>
      <w:r w:rsidRPr="002F7E2A">
        <w:rPr>
          <w:rFonts w:hint="eastAsia"/>
        </w:rPr>
        <w:t>,</w:t>
      </w:r>
      <w:r w:rsidRPr="002F7E2A">
        <w:rPr>
          <w:rFonts w:hint="eastAsia"/>
        </w:rPr>
        <w:t>提供自动化的代码编程规范检查功能。</w:t>
      </w:r>
    </w:p>
    <w:p w14:paraId="0DEDDF9A" w14:textId="77777777" w:rsidR="00AD050D" w:rsidRPr="002F7E2A" w:rsidRDefault="00AD050D" w:rsidP="00351EEA">
      <w:pPr>
        <w:pStyle w:val="affa"/>
        <w:spacing w:line="360" w:lineRule="auto"/>
        <w:ind w:firstLine="480"/>
      </w:pPr>
      <w:r w:rsidRPr="002F7E2A">
        <w:rPr>
          <w:rFonts w:hint="eastAsia"/>
        </w:rPr>
        <w:t>e)</w:t>
      </w:r>
      <w:r w:rsidRPr="002F7E2A">
        <w:rPr>
          <w:rFonts w:hint="eastAsia"/>
        </w:rPr>
        <w:t>支持对内置代码编程规范和用户自定义代码编程规的修改。</w:t>
      </w:r>
    </w:p>
    <w:p w14:paraId="79A7C745" w14:textId="77777777" w:rsidR="00AD050D" w:rsidRPr="002F7E2A" w:rsidRDefault="00AD050D" w:rsidP="00351EEA">
      <w:pPr>
        <w:pStyle w:val="affa"/>
        <w:spacing w:line="360" w:lineRule="auto"/>
        <w:ind w:firstLine="480"/>
      </w:pPr>
      <w:r w:rsidRPr="002F7E2A">
        <w:rPr>
          <w:rFonts w:hint="eastAsia"/>
        </w:rPr>
        <w:t>f)</w:t>
      </w:r>
      <w:r w:rsidRPr="002F7E2A">
        <w:rPr>
          <w:rFonts w:hint="eastAsia"/>
        </w:rPr>
        <w:t>可图形化地实现代码走查</w:t>
      </w:r>
      <w:r w:rsidRPr="002F7E2A">
        <w:rPr>
          <w:rFonts w:hint="eastAsia"/>
        </w:rPr>
        <w:t>,</w:t>
      </w:r>
      <w:r w:rsidRPr="002F7E2A">
        <w:rPr>
          <w:rFonts w:hint="eastAsia"/>
        </w:rPr>
        <w:t>能检査未初始化而引用的变量和引用而未释放的变量</w:t>
      </w:r>
      <w:r w:rsidRPr="002F7E2A">
        <w:rPr>
          <w:rFonts w:hint="eastAsia"/>
        </w:rPr>
        <w:t>,</w:t>
      </w:r>
      <w:r w:rsidRPr="002F7E2A">
        <w:rPr>
          <w:rFonts w:hint="eastAsia"/>
        </w:rPr>
        <w:t>能査找空指针异常、数組越界、除零等锆误。</w:t>
      </w:r>
    </w:p>
    <w:p w14:paraId="3494A857" w14:textId="77777777" w:rsidR="00AD050D" w:rsidRPr="002F7E2A" w:rsidRDefault="00AD050D" w:rsidP="00351EEA">
      <w:pPr>
        <w:pStyle w:val="affa"/>
        <w:spacing w:line="360" w:lineRule="auto"/>
        <w:ind w:firstLine="480"/>
      </w:pPr>
      <w:r w:rsidRPr="002F7E2A">
        <w:rPr>
          <w:rFonts w:hint="eastAsia"/>
        </w:rPr>
        <w:t>g)</w:t>
      </w:r>
      <w:r w:rsidRPr="002F7E2A">
        <w:rPr>
          <w:rFonts w:hint="eastAsia"/>
        </w:rPr>
        <w:t>能自动执行白盒测試</w:t>
      </w:r>
      <w:r w:rsidRPr="002F7E2A">
        <w:rPr>
          <w:rFonts w:hint="eastAsia"/>
        </w:rPr>
        <w:t>,</w:t>
      </w:r>
      <w:r w:rsidRPr="002F7E2A">
        <w:rPr>
          <w:rFonts w:hint="eastAsia"/>
        </w:rPr>
        <w:t>确保代码中每一条独立的路径至少执行一次</w:t>
      </w:r>
      <w:r w:rsidRPr="002F7E2A">
        <w:rPr>
          <w:rFonts w:hint="eastAsia"/>
        </w:rPr>
        <w:t>,</w:t>
      </w:r>
      <w:r w:rsidRPr="002F7E2A">
        <w:rPr>
          <w:rFonts w:hint="eastAsia"/>
        </w:rPr>
        <w:t>支持圈复杂性指标的测试。</w:t>
      </w:r>
    </w:p>
    <w:p w14:paraId="460AD843" w14:textId="77777777" w:rsidR="00AD050D" w:rsidRPr="002F7E2A" w:rsidRDefault="00AD050D" w:rsidP="00351EEA">
      <w:pPr>
        <w:pStyle w:val="affa"/>
        <w:spacing w:line="360" w:lineRule="auto"/>
        <w:ind w:firstLine="480"/>
      </w:pPr>
      <w:r w:rsidRPr="002F7E2A">
        <w:rPr>
          <w:rFonts w:hint="eastAsia"/>
        </w:rPr>
        <w:t>h</w:t>
      </w:r>
      <w:r w:rsidRPr="002F7E2A">
        <w:rPr>
          <w:rFonts w:hint="eastAsia"/>
        </w:rPr>
        <w:t>）能根据某种质量模型评价代码的质量。</w:t>
      </w:r>
    </w:p>
    <w:p w14:paraId="29176732" w14:textId="77777777" w:rsidR="00AD050D" w:rsidRPr="002F7E2A" w:rsidRDefault="00AD050D" w:rsidP="00351EEA">
      <w:pPr>
        <w:pStyle w:val="affa"/>
        <w:spacing w:line="360" w:lineRule="auto"/>
        <w:ind w:firstLine="480"/>
      </w:pPr>
      <w:r w:rsidRPr="002F7E2A">
        <w:rPr>
          <w:rFonts w:hint="eastAsia"/>
        </w:rPr>
        <w:t>i)</w:t>
      </w:r>
      <w:r w:rsidRPr="002F7E2A">
        <w:rPr>
          <w:rFonts w:hint="eastAsia"/>
        </w:rPr>
        <w:t>能够根据需要自动生成测试报告</w:t>
      </w:r>
      <w:r w:rsidRPr="002F7E2A">
        <w:rPr>
          <w:rFonts w:hint="eastAsia"/>
        </w:rPr>
        <w:t>,</w:t>
      </w:r>
      <w:r w:rsidRPr="002F7E2A">
        <w:rPr>
          <w:rFonts w:hint="eastAsia"/>
        </w:rPr>
        <w:t>并根据用户的需求对报告格式进行定制。</w:t>
      </w:r>
    </w:p>
    <w:p w14:paraId="01DEAF60" w14:textId="77777777" w:rsidR="00AD050D" w:rsidRPr="002F7E2A" w:rsidRDefault="00AD050D" w:rsidP="00351EEA">
      <w:pPr>
        <w:pStyle w:val="affa"/>
        <w:spacing w:line="360" w:lineRule="auto"/>
        <w:ind w:firstLine="480"/>
      </w:pPr>
      <w:r w:rsidRPr="002F7E2A">
        <w:rPr>
          <w:rFonts w:hint="eastAsia"/>
        </w:rPr>
        <w:t>4.</w:t>
      </w:r>
      <w:r w:rsidRPr="002F7E2A">
        <w:rPr>
          <w:rFonts w:hint="eastAsia"/>
        </w:rPr>
        <w:t>单元测试工具</w:t>
      </w:r>
      <w:r w:rsidRPr="002F7E2A">
        <w:rPr>
          <w:rFonts w:hint="eastAsia"/>
        </w:rPr>
        <w:t xml:space="preserve"> LDRA Testbed</w:t>
      </w:r>
      <w:r w:rsidRPr="002F7E2A">
        <w:rPr>
          <w:rFonts w:hint="eastAsia"/>
        </w:rPr>
        <w:t>技术指标</w:t>
      </w:r>
    </w:p>
    <w:p w14:paraId="56FAB0EB" w14:textId="77777777" w:rsidR="00AD050D" w:rsidRPr="002F7E2A" w:rsidRDefault="00AD050D" w:rsidP="00351EEA">
      <w:pPr>
        <w:pStyle w:val="affa"/>
        <w:spacing w:line="360" w:lineRule="auto"/>
        <w:ind w:firstLine="480"/>
      </w:pPr>
      <w:r w:rsidRPr="002F7E2A">
        <w:rPr>
          <w:rFonts w:hint="eastAsia"/>
        </w:rPr>
        <w:t>a)</w:t>
      </w:r>
      <w:r w:rsidRPr="002F7E2A">
        <w:rPr>
          <w:rFonts w:hint="eastAsia"/>
        </w:rPr>
        <w:t>具有编程规则验证、数据流分析、控制流分析、表达式分析、接口分析、软件质量度量分析等功能。</w:t>
      </w:r>
    </w:p>
    <w:p w14:paraId="6A62064E" w14:textId="77777777" w:rsidR="00AD050D" w:rsidRPr="002F7E2A" w:rsidRDefault="00AD050D" w:rsidP="00351EEA">
      <w:pPr>
        <w:pStyle w:val="affa"/>
        <w:spacing w:line="360" w:lineRule="auto"/>
        <w:ind w:firstLine="480"/>
      </w:pPr>
      <w:r w:rsidRPr="002F7E2A">
        <w:rPr>
          <w:rFonts w:hint="eastAsia"/>
        </w:rPr>
        <w:t>b)</w:t>
      </w:r>
      <w:r w:rsidRPr="002F7E2A">
        <w:rPr>
          <w:rFonts w:hint="eastAsia"/>
        </w:rPr>
        <w:t>可提供多神代码覆盖率分析</w:t>
      </w:r>
      <w:r w:rsidRPr="002F7E2A">
        <w:rPr>
          <w:rFonts w:hint="eastAsia"/>
        </w:rPr>
        <w:t>,</w:t>
      </w:r>
      <w:r w:rsidRPr="002F7E2A">
        <w:rPr>
          <w:rFonts w:hint="eastAsia"/>
        </w:rPr>
        <w:t>主要包括</w:t>
      </w:r>
      <w:r w:rsidRPr="002F7E2A">
        <w:rPr>
          <w:rFonts w:hint="eastAsia"/>
        </w:rPr>
        <w:t>:</w:t>
      </w:r>
      <w:r w:rsidRPr="002F7E2A">
        <w:rPr>
          <w:rFonts w:hint="eastAsia"/>
        </w:rPr>
        <w:t>语句覆盖、分支</w:t>
      </w:r>
      <w:r w:rsidRPr="002F7E2A">
        <w:rPr>
          <w:rFonts w:hint="eastAsia"/>
        </w:rPr>
        <w:t>/</w:t>
      </w:r>
      <w:r w:rsidRPr="002F7E2A">
        <w:rPr>
          <w:rFonts w:hint="eastAsia"/>
        </w:rPr>
        <w:t>判定覆盖、</w:t>
      </w:r>
      <w:r w:rsidRPr="002F7E2A">
        <w:rPr>
          <w:rFonts w:hint="eastAsia"/>
        </w:rPr>
        <w:t>LCSAJ</w:t>
      </w:r>
      <w:r w:rsidRPr="002F7E2A">
        <w:rPr>
          <w:rFonts w:hint="eastAsia"/>
        </w:rPr>
        <w:t>覆盖、过程</w:t>
      </w:r>
      <w:r w:rsidRPr="002F7E2A">
        <w:rPr>
          <w:rFonts w:hint="eastAsia"/>
        </w:rPr>
        <w:t>/</w:t>
      </w:r>
      <w:r w:rsidRPr="002F7E2A">
        <w:rPr>
          <w:rFonts w:hint="eastAsia"/>
        </w:rPr>
        <w:t>函数调用覆盖、分支条件覆盖、分支条件组合覆盖、修正条件判定覆盖、动态数据流覆盖等。</w:t>
      </w:r>
    </w:p>
    <w:p w14:paraId="4D98D47F" w14:textId="77777777" w:rsidR="00AD050D" w:rsidRPr="002F7E2A" w:rsidRDefault="00AD050D" w:rsidP="00351EEA">
      <w:pPr>
        <w:pStyle w:val="affa"/>
        <w:spacing w:line="360" w:lineRule="auto"/>
        <w:ind w:firstLine="480"/>
      </w:pPr>
      <w:r w:rsidRPr="002F7E2A">
        <w:rPr>
          <w:rFonts w:hint="eastAsia"/>
        </w:rPr>
        <w:t>e)</w:t>
      </w:r>
      <w:r w:rsidRPr="002F7E2A">
        <w:rPr>
          <w:rFonts w:hint="eastAsia"/>
        </w:rPr>
        <w:t>支持图形化显示功能</w:t>
      </w:r>
      <w:r w:rsidRPr="002F7E2A">
        <w:rPr>
          <w:rFonts w:hint="eastAsia"/>
        </w:rPr>
        <w:t>,</w:t>
      </w:r>
      <w:r w:rsidRPr="002F7E2A">
        <w:rPr>
          <w:rFonts w:hint="eastAsia"/>
        </w:rPr>
        <w:t>主要包括</w:t>
      </w:r>
      <w:r w:rsidRPr="002F7E2A">
        <w:rPr>
          <w:rFonts w:hint="eastAsia"/>
        </w:rPr>
        <w:t>:</w:t>
      </w:r>
      <w:r w:rsidRPr="002F7E2A">
        <w:rPr>
          <w:rFonts w:hint="eastAsia"/>
        </w:rPr>
        <w:t>柱状堅、流程图、调用图、</w:t>
      </w:r>
      <w:r w:rsidRPr="002F7E2A">
        <w:rPr>
          <w:rFonts w:hint="eastAsia"/>
        </w:rPr>
        <w:t xml:space="preserve"> Kiviat</w:t>
      </w:r>
      <w:r w:rsidRPr="002F7E2A">
        <w:rPr>
          <w:rFonts w:hint="eastAsia"/>
        </w:rPr>
        <w:t>图等的显示。</w:t>
      </w:r>
    </w:p>
    <w:p w14:paraId="7B1CF722" w14:textId="77777777" w:rsidR="00AD050D" w:rsidRPr="002F7E2A" w:rsidRDefault="00AD050D" w:rsidP="00351EEA">
      <w:pPr>
        <w:pStyle w:val="affa"/>
        <w:spacing w:line="360" w:lineRule="auto"/>
        <w:ind w:firstLine="480"/>
      </w:pPr>
      <w:r w:rsidRPr="002F7E2A">
        <w:rPr>
          <w:rFonts w:hint="eastAsia"/>
        </w:rPr>
        <w:t>d)</w:t>
      </w:r>
      <w:r w:rsidRPr="002F7E2A">
        <w:rPr>
          <w:rFonts w:hint="eastAsia"/>
        </w:rPr>
        <w:t>支持</w:t>
      </w:r>
      <w:r w:rsidRPr="002F7E2A">
        <w:rPr>
          <w:rFonts w:hint="eastAsia"/>
        </w:rPr>
        <w:t>CC++</w:t>
      </w:r>
      <w:r w:rsidRPr="002F7E2A">
        <w:rPr>
          <w:rFonts w:hint="eastAsia"/>
        </w:rPr>
        <w:t>、</w:t>
      </w:r>
      <w:r w:rsidRPr="002F7E2A">
        <w:rPr>
          <w:rFonts w:hint="eastAsia"/>
        </w:rPr>
        <w:t>Java</w:t>
      </w:r>
      <w:r w:rsidRPr="002F7E2A">
        <w:rPr>
          <w:rFonts w:hint="eastAsia"/>
        </w:rPr>
        <w:t>等语言。</w:t>
      </w:r>
    </w:p>
    <w:p w14:paraId="2141BBE1" w14:textId="77777777" w:rsidR="00AD050D" w:rsidRPr="002F7E2A" w:rsidRDefault="00AD050D" w:rsidP="00351EEA">
      <w:pPr>
        <w:pStyle w:val="affa"/>
        <w:spacing w:line="360" w:lineRule="auto"/>
        <w:ind w:firstLine="480"/>
      </w:pPr>
      <w:r w:rsidRPr="002F7E2A">
        <w:rPr>
          <w:rFonts w:hint="eastAsia"/>
        </w:rPr>
        <w:t>e)</w:t>
      </w:r>
      <w:r w:rsidRPr="002F7E2A">
        <w:rPr>
          <w:rFonts w:hint="eastAsia"/>
        </w:rPr>
        <w:t>支持的代码规则主要包括</w:t>
      </w:r>
      <w:r w:rsidRPr="002F7E2A">
        <w:rPr>
          <w:rFonts w:hint="eastAsia"/>
        </w:rPr>
        <w:t>:</w:t>
      </w:r>
      <w:r w:rsidRPr="002F7E2A">
        <w:rPr>
          <w:rFonts w:hint="eastAsia"/>
        </w:rPr>
        <w:t>电子信息装备软件尤其是信息系统装备软件领域代码规则集</w:t>
      </w:r>
      <w:r w:rsidRPr="002F7E2A">
        <w:rPr>
          <w:rFonts w:hint="eastAsia"/>
        </w:rPr>
        <w:t>:</w:t>
      </w:r>
      <w:r w:rsidRPr="002F7E2A">
        <w:rPr>
          <w:rFonts w:hint="eastAsia"/>
        </w:rPr>
        <w:t>以及国际主流代码规则集</w:t>
      </w:r>
      <w:r w:rsidRPr="002F7E2A">
        <w:rPr>
          <w:rFonts w:hint="eastAsia"/>
        </w:rPr>
        <w:t>:</w:t>
      </w:r>
      <w:r w:rsidRPr="002F7E2A">
        <w:rPr>
          <w:rFonts w:hint="eastAsia"/>
        </w:rPr>
        <w:t>并支持自定义新建代码规则集。</w:t>
      </w:r>
    </w:p>
    <w:p w14:paraId="71D16932" w14:textId="77777777" w:rsidR="00AD050D" w:rsidRPr="002F7E2A" w:rsidRDefault="00AD050D" w:rsidP="00351EEA">
      <w:pPr>
        <w:pStyle w:val="affa"/>
        <w:spacing w:line="360" w:lineRule="auto"/>
        <w:ind w:firstLine="480"/>
      </w:pPr>
      <w:r w:rsidRPr="002F7E2A">
        <w:rPr>
          <w:rFonts w:hint="eastAsia"/>
        </w:rPr>
        <w:t>5.</w:t>
      </w:r>
      <w:r w:rsidRPr="002F7E2A">
        <w:rPr>
          <w:rFonts w:hint="eastAsia"/>
        </w:rPr>
        <w:t>软件测试用例辅助设计工具技术指标</w:t>
      </w:r>
    </w:p>
    <w:p w14:paraId="09BDA7CA" w14:textId="77777777" w:rsidR="00AD050D" w:rsidRPr="002F7E2A" w:rsidRDefault="00AD050D" w:rsidP="00351EEA">
      <w:pPr>
        <w:pStyle w:val="affa"/>
        <w:spacing w:line="360" w:lineRule="auto"/>
        <w:ind w:firstLine="480"/>
      </w:pPr>
      <w:r w:rsidRPr="002F7E2A">
        <w:rPr>
          <w:rFonts w:hint="eastAsia"/>
        </w:rPr>
        <w:t>a)</w:t>
      </w:r>
      <w:r w:rsidRPr="002F7E2A">
        <w:rPr>
          <w:rFonts w:hint="eastAsia"/>
        </w:rPr>
        <w:t>习导用户构建图形化的软件测试剖面不少于</w:t>
      </w:r>
      <w:r w:rsidRPr="002F7E2A">
        <w:rPr>
          <w:rFonts w:hint="eastAsia"/>
        </w:rPr>
        <w:t>5</w:t>
      </w:r>
      <w:r w:rsidRPr="002F7E2A">
        <w:rPr>
          <w:rFonts w:hint="eastAsia"/>
        </w:rPr>
        <w:t>种。</w:t>
      </w:r>
    </w:p>
    <w:p w14:paraId="4BDAB757" w14:textId="77777777" w:rsidR="00AD050D" w:rsidRPr="002F7E2A" w:rsidRDefault="00AD050D" w:rsidP="00351EEA">
      <w:pPr>
        <w:pStyle w:val="affa"/>
        <w:spacing w:line="360" w:lineRule="auto"/>
        <w:ind w:firstLine="480"/>
      </w:pPr>
      <w:r w:rsidRPr="002F7E2A">
        <w:rPr>
          <w:rFonts w:hint="eastAsia"/>
        </w:rPr>
        <w:t>b)</w:t>
      </w:r>
      <w:r w:rsidRPr="002F7E2A">
        <w:rPr>
          <w:rFonts w:hint="eastAsia"/>
        </w:rPr>
        <w:t>支持构建可靠性測试割面</w:t>
      </w:r>
      <w:r w:rsidRPr="002F7E2A">
        <w:rPr>
          <w:rFonts w:hint="eastAsia"/>
        </w:rPr>
        <w:t>,</w:t>
      </w:r>
      <w:r w:rsidRPr="002F7E2A">
        <w:rPr>
          <w:rFonts w:hint="eastAsia"/>
        </w:rPr>
        <w:t>例如客户割面元素不少于</w:t>
      </w:r>
      <w:r w:rsidRPr="002F7E2A">
        <w:rPr>
          <w:rFonts w:hint="eastAsia"/>
        </w:rPr>
        <w:t>10</w:t>
      </w:r>
      <w:r w:rsidRPr="002F7E2A">
        <w:rPr>
          <w:rFonts w:hint="eastAsia"/>
        </w:rPr>
        <w:t>个</w:t>
      </w:r>
      <w:r w:rsidRPr="002F7E2A">
        <w:rPr>
          <w:rFonts w:hint="eastAsia"/>
        </w:rPr>
        <w:t>,</w:t>
      </w:r>
      <w:r w:rsidRPr="002F7E2A">
        <w:rPr>
          <w:rFonts w:hint="eastAsia"/>
        </w:rPr>
        <w:t>用户面元素不少于</w:t>
      </w:r>
      <w:r w:rsidRPr="002F7E2A">
        <w:rPr>
          <w:rFonts w:hint="eastAsia"/>
        </w:rPr>
        <w:t>20</w:t>
      </w:r>
      <w:r w:rsidRPr="002F7E2A">
        <w:rPr>
          <w:rFonts w:hint="eastAsia"/>
        </w:rPr>
        <w:t>个</w:t>
      </w:r>
      <w:r w:rsidRPr="002F7E2A">
        <w:rPr>
          <w:rFonts w:hint="eastAsia"/>
        </w:rPr>
        <w:t>,</w:t>
      </w:r>
      <w:r w:rsidRPr="002F7E2A">
        <w:rPr>
          <w:rFonts w:hint="eastAsia"/>
        </w:rPr>
        <w:t>状态剖面元素不少于</w:t>
      </w:r>
      <w:r w:rsidRPr="002F7E2A">
        <w:rPr>
          <w:rFonts w:hint="eastAsia"/>
        </w:rPr>
        <w:t>50</w:t>
      </w:r>
      <w:r w:rsidRPr="002F7E2A">
        <w:rPr>
          <w:rFonts w:hint="eastAsia"/>
        </w:rPr>
        <w:t>，功能剖面元素不少于</w:t>
      </w:r>
      <w:r w:rsidRPr="002F7E2A">
        <w:rPr>
          <w:rFonts w:hint="eastAsia"/>
        </w:rPr>
        <w:t>100</w:t>
      </w:r>
      <w:r w:rsidRPr="002F7E2A">
        <w:rPr>
          <w:rFonts w:hint="eastAsia"/>
        </w:rPr>
        <w:t>个，操作剖面元素不少于</w:t>
      </w:r>
      <w:r w:rsidRPr="002F7E2A">
        <w:rPr>
          <w:rFonts w:hint="eastAsia"/>
        </w:rPr>
        <w:t>100</w:t>
      </w:r>
      <w:r w:rsidRPr="002F7E2A">
        <w:rPr>
          <w:rFonts w:hint="eastAsia"/>
        </w:rPr>
        <w:t>个。</w:t>
      </w:r>
    </w:p>
    <w:p w14:paraId="20B85EF9" w14:textId="77777777" w:rsidR="00AD050D" w:rsidRPr="002F7E2A" w:rsidRDefault="00AD050D" w:rsidP="00351EEA">
      <w:pPr>
        <w:pStyle w:val="affa"/>
        <w:spacing w:line="360" w:lineRule="auto"/>
        <w:ind w:firstLine="480"/>
      </w:pPr>
      <w:r w:rsidRPr="002F7E2A">
        <w:rPr>
          <w:rFonts w:hint="eastAsia"/>
        </w:rPr>
        <w:t>e)</w:t>
      </w:r>
      <w:r w:rsidRPr="002F7E2A">
        <w:rPr>
          <w:rFonts w:hint="eastAsia"/>
        </w:rPr>
        <w:t>可一次自动生成</w:t>
      </w:r>
      <w:r w:rsidRPr="002F7E2A">
        <w:rPr>
          <w:rFonts w:hint="eastAsia"/>
        </w:rPr>
        <w:t>XML</w:t>
      </w:r>
      <w:r w:rsidRPr="002F7E2A">
        <w:rPr>
          <w:rFonts w:hint="eastAsia"/>
        </w:rPr>
        <w:t>格式的软件测试用例数据最大不少于</w:t>
      </w:r>
      <w:r w:rsidRPr="002F7E2A">
        <w:rPr>
          <w:rFonts w:hint="eastAsia"/>
        </w:rPr>
        <w:t>1</w:t>
      </w:r>
      <w:r w:rsidRPr="002F7E2A">
        <w:rPr>
          <w:rFonts w:hint="eastAsia"/>
        </w:rPr>
        <w:t>万个。</w:t>
      </w:r>
    </w:p>
    <w:p w14:paraId="5C202C2E" w14:textId="77777777" w:rsidR="00AD050D" w:rsidRPr="002F7E2A" w:rsidRDefault="00AD050D" w:rsidP="00351EEA">
      <w:pPr>
        <w:pStyle w:val="affa"/>
        <w:spacing w:line="360" w:lineRule="auto"/>
        <w:ind w:firstLine="480"/>
      </w:pPr>
      <w:r w:rsidRPr="002F7E2A">
        <w:rPr>
          <w:rFonts w:hint="eastAsia"/>
        </w:rPr>
        <w:t>d)</w:t>
      </w:r>
      <w:r w:rsidRPr="002F7E2A">
        <w:rPr>
          <w:rFonts w:hint="eastAsia"/>
        </w:rPr>
        <w:t>生成包含</w:t>
      </w:r>
      <w:r w:rsidRPr="002F7E2A">
        <w:rPr>
          <w:rFonts w:hint="eastAsia"/>
        </w:rPr>
        <w:t>1</w:t>
      </w:r>
      <w:r w:rsidRPr="002F7E2A">
        <w:rPr>
          <w:rFonts w:hint="eastAsia"/>
        </w:rPr>
        <w:t>万个测试用例数据的文件时间不超过</w:t>
      </w:r>
      <w:r w:rsidRPr="002F7E2A">
        <w:rPr>
          <w:rFonts w:hint="eastAsia"/>
        </w:rPr>
        <w:t>1min</w:t>
      </w:r>
      <w:r w:rsidRPr="002F7E2A">
        <w:rPr>
          <w:rFonts w:hint="eastAsia"/>
        </w:rPr>
        <w:t>。</w:t>
      </w:r>
    </w:p>
    <w:p w14:paraId="594BC39D" w14:textId="77777777" w:rsidR="00AD050D" w:rsidRPr="002F7E2A" w:rsidRDefault="00AD050D" w:rsidP="00351EEA">
      <w:pPr>
        <w:pStyle w:val="affa"/>
        <w:spacing w:line="360" w:lineRule="auto"/>
        <w:ind w:firstLine="480"/>
      </w:pPr>
      <w:r w:rsidRPr="002F7E2A">
        <w:rPr>
          <w:rFonts w:hint="eastAsia"/>
        </w:rPr>
        <w:t>e)</w:t>
      </w:r>
      <w:r w:rsidRPr="002F7E2A">
        <w:rPr>
          <w:rFonts w:hint="eastAsia"/>
        </w:rPr>
        <w:t>支持测试人员开展规范的软件测试剖面构建和测试用例设计工作。</w:t>
      </w:r>
    </w:p>
    <w:p w14:paraId="4A9C553F" w14:textId="77777777" w:rsidR="00AD050D" w:rsidRPr="002F7E2A" w:rsidRDefault="00AD050D" w:rsidP="00351EEA">
      <w:pPr>
        <w:pStyle w:val="affa"/>
        <w:spacing w:line="360" w:lineRule="auto"/>
        <w:ind w:firstLine="480"/>
      </w:pPr>
      <w:r w:rsidRPr="002F7E2A">
        <w:rPr>
          <w:rFonts w:hint="eastAsia"/>
        </w:rPr>
        <w:t>f)</w:t>
      </w:r>
      <w:r w:rsidRPr="002F7E2A">
        <w:rPr>
          <w:rFonts w:hint="eastAsia"/>
        </w:rPr>
        <w:t>支持用户、状态、功能、操作等需求要素的层次关系和概率信息描述</w:t>
      </w:r>
      <w:r w:rsidRPr="002F7E2A">
        <w:rPr>
          <w:rFonts w:hint="eastAsia"/>
        </w:rPr>
        <w:t>,</w:t>
      </w:r>
      <w:r w:rsidRPr="002F7E2A">
        <w:rPr>
          <w:rFonts w:hint="eastAsia"/>
        </w:rPr>
        <w:t>同时支持描述各妻素之间的转移关系和时序约束等信息</w:t>
      </w:r>
      <w:r w:rsidRPr="002F7E2A">
        <w:rPr>
          <w:rFonts w:hint="eastAsia"/>
        </w:rPr>
        <w:t>,</w:t>
      </w:r>
      <w:r w:rsidRPr="002F7E2A">
        <w:rPr>
          <w:rFonts w:hint="eastAsia"/>
        </w:rPr>
        <w:t>可充分反映软件运行过程中的各类场景和外部激励。</w:t>
      </w:r>
    </w:p>
    <w:p w14:paraId="6A7F2B59" w14:textId="77777777" w:rsidR="00AD050D" w:rsidRPr="002F7E2A" w:rsidRDefault="00AD050D" w:rsidP="00351EEA">
      <w:pPr>
        <w:pStyle w:val="affa"/>
        <w:spacing w:line="360" w:lineRule="auto"/>
        <w:ind w:firstLine="480"/>
      </w:pPr>
      <w:r w:rsidRPr="002F7E2A">
        <w:rPr>
          <w:rFonts w:hint="eastAsia"/>
        </w:rPr>
        <w:t>g)</w:t>
      </w:r>
      <w:r w:rsidRPr="002F7E2A">
        <w:rPr>
          <w:rFonts w:hint="eastAsia"/>
        </w:rPr>
        <w:t>可依据软件测试剖面及外部接口取值分布特征</w:t>
      </w:r>
      <w:r w:rsidRPr="002F7E2A">
        <w:rPr>
          <w:rFonts w:hint="eastAsia"/>
        </w:rPr>
        <w:t>,</w:t>
      </w:r>
      <w:r w:rsidRPr="002F7E2A">
        <w:rPr>
          <w:rFonts w:hint="eastAsia"/>
        </w:rPr>
        <w:t>结合外部接口环境文件</w:t>
      </w:r>
      <w:r w:rsidRPr="002F7E2A">
        <w:rPr>
          <w:rFonts w:hint="eastAsia"/>
        </w:rPr>
        <w:t>,</w:t>
      </w:r>
      <w:r w:rsidRPr="002F7E2A">
        <w:rPr>
          <w:rFonts w:hint="eastAsia"/>
        </w:rPr>
        <w:t>自动生成海量</w:t>
      </w:r>
      <w:r w:rsidRPr="002F7E2A">
        <w:rPr>
          <w:rFonts w:hint="eastAsia"/>
        </w:rPr>
        <w:t>XML</w:t>
      </w:r>
      <w:r w:rsidRPr="002F7E2A">
        <w:rPr>
          <w:rFonts w:hint="eastAsia"/>
        </w:rPr>
        <w:t>格式的用例数据</w:t>
      </w:r>
      <w:r w:rsidRPr="002F7E2A">
        <w:rPr>
          <w:rFonts w:hint="eastAsia"/>
        </w:rPr>
        <w:t>,</w:t>
      </w:r>
      <w:r w:rsidRPr="002F7E2A">
        <w:rPr>
          <w:rFonts w:hint="eastAsia"/>
        </w:rPr>
        <w:t>用于软件功能测试。</w:t>
      </w:r>
    </w:p>
    <w:p w14:paraId="2BAEF0E4" w14:textId="77777777" w:rsidR="00AD050D" w:rsidRPr="002F7E2A" w:rsidRDefault="00AD050D" w:rsidP="00351EEA">
      <w:pPr>
        <w:pStyle w:val="affa"/>
        <w:spacing w:line="360" w:lineRule="auto"/>
        <w:ind w:firstLine="480"/>
      </w:pPr>
      <w:r w:rsidRPr="002F7E2A">
        <w:rPr>
          <w:rFonts w:hint="eastAsia"/>
        </w:rPr>
        <w:t>h)</w:t>
      </w:r>
      <w:r w:rsidRPr="002F7E2A">
        <w:rPr>
          <w:rFonts w:hint="eastAsia"/>
        </w:rPr>
        <w:t>支持运行的操作系统</w:t>
      </w:r>
      <w:r w:rsidRPr="002F7E2A">
        <w:rPr>
          <w:rFonts w:hint="eastAsia"/>
        </w:rPr>
        <w:t>: Windows</w:t>
      </w:r>
      <w:r w:rsidRPr="002F7E2A">
        <w:rPr>
          <w:rFonts w:hint="eastAsia"/>
        </w:rPr>
        <w:t>系列操作系统、</w:t>
      </w:r>
      <w:r w:rsidRPr="002F7E2A">
        <w:rPr>
          <w:rFonts w:hint="eastAsia"/>
        </w:rPr>
        <w:t xml:space="preserve"> Linux</w:t>
      </w:r>
      <w:r w:rsidRPr="002F7E2A">
        <w:rPr>
          <w:rFonts w:hint="eastAsia"/>
        </w:rPr>
        <w:t>操作系统等。</w:t>
      </w:r>
    </w:p>
    <w:p w14:paraId="715C2275" w14:textId="77777777" w:rsidR="00AD050D" w:rsidRPr="002F7E2A" w:rsidRDefault="00AD050D" w:rsidP="00351EEA">
      <w:pPr>
        <w:pStyle w:val="affa"/>
        <w:spacing w:line="360" w:lineRule="auto"/>
        <w:ind w:firstLine="480"/>
      </w:pPr>
      <w:r w:rsidRPr="002F7E2A">
        <w:rPr>
          <w:rFonts w:hint="eastAsia"/>
        </w:rPr>
        <w:t>6.</w:t>
      </w:r>
      <w:r w:rsidRPr="002F7E2A">
        <w:rPr>
          <w:rFonts w:hint="eastAsia"/>
        </w:rPr>
        <w:t>代码质量测測试工具技术指标</w:t>
      </w:r>
    </w:p>
    <w:p w14:paraId="76A2D537" w14:textId="77777777" w:rsidR="00AD050D" w:rsidRPr="002F7E2A" w:rsidRDefault="00AD050D" w:rsidP="00351EEA">
      <w:pPr>
        <w:pStyle w:val="affa"/>
        <w:spacing w:line="360" w:lineRule="auto"/>
        <w:ind w:firstLine="480"/>
      </w:pPr>
      <w:r w:rsidRPr="002F7E2A">
        <w:rPr>
          <w:rFonts w:hint="eastAsia"/>
        </w:rPr>
        <w:t>a)</w:t>
      </w:r>
      <w:r w:rsidRPr="002F7E2A">
        <w:rPr>
          <w:rFonts w:hint="eastAsia"/>
        </w:rPr>
        <w:t>至少支持</w:t>
      </w:r>
      <w:r w:rsidRPr="002F7E2A">
        <w:rPr>
          <w:rFonts w:hint="eastAsia"/>
        </w:rPr>
        <w:t>C/C++</w:t>
      </w:r>
      <w:r w:rsidRPr="002F7E2A">
        <w:rPr>
          <w:rFonts w:hint="eastAsia"/>
        </w:rPr>
        <w:t>、</w:t>
      </w:r>
      <w:r w:rsidRPr="002F7E2A">
        <w:rPr>
          <w:rFonts w:hint="eastAsia"/>
        </w:rPr>
        <w:t>Java</w:t>
      </w:r>
      <w:r w:rsidRPr="002F7E2A">
        <w:rPr>
          <w:rFonts w:hint="eastAsia"/>
        </w:rPr>
        <w:t>、</w:t>
      </w:r>
      <w:r w:rsidRPr="002F7E2A">
        <w:rPr>
          <w:rFonts w:hint="eastAsia"/>
        </w:rPr>
        <w:t>C#</w:t>
      </w:r>
      <w:r w:rsidRPr="002F7E2A">
        <w:rPr>
          <w:rFonts w:hint="eastAsia"/>
        </w:rPr>
        <w:t>等</w:t>
      </w:r>
      <w:r w:rsidRPr="002F7E2A">
        <w:rPr>
          <w:rFonts w:hint="eastAsia"/>
        </w:rPr>
        <w:t>3</w:t>
      </w:r>
      <w:r w:rsidRPr="002F7E2A">
        <w:rPr>
          <w:rFonts w:hint="eastAsia"/>
        </w:rPr>
        <w:t>种语言。</w:t>
      </w:r>
    </w:p>
    <w:p w14:paraId="5FDAA2C7" w14:textId="77777777" w:rsidR="00AD050D" w:rsidRPr="002F7E2A" w:rsidRDefault="00AD050D" w:rsidP="00351EEA">
      <w:pPr>
        <w:pStyle w:val="affa"/>
        <w:spacing w:line="360" w:lineRule="auto"/>
        <w:ind w:firstLine="480"/>
      </w:pPr>
      <w:r w:rsidRPr="002F7E2A">
        <w:rPr>
          <w:rFonts w:hint="eastAsia"/>
        </w:rPr>
        <w:t>b)</w:t>
      </w:r>
      <w:r w:rsidRPr="002F7E2A">
        <w:rPr>
          <w:rFonts w:hint="eastAsia"/>
        </w:rPr>
        <w:t>支持代码缺陷裣测、安全漏洞检测、度量分析、架构分析、质量趋势分析、架构约東分析等功能。</w:t>
      </w:r>
    </w:p>
    <w:p w14:paraId="61A3999D" w14:textId="77777777" w:rsidR="00AD050D" w:rsidRPr="002F7E2A" w:rsidRDefault="00AD050D" w:rsidP="00351EEA">
      <w:pPr>
        <w:pStyle w:val="affa"/>
        <w:spacing w:line="360" w:lineRule="auto"/>
        <w:ind w:firstLine="480"/>
      </w:pPr>
      <w:r w:rsidRPr="002F7E2A">
        <w:rPr>
          <w:rFonts w:hint="eastAsia"/>
        </w:rPr>
        <w:t>c)</w:t>
      </w:r>
      <w:r w:rsidRPr="002F7E2A">
        <w:rPr>
          <w:rFonts w:hint="eastAsia"/>
        </w:rPr>
        <w:t>支持</w:t>
      </w:r>
      <w:r w:rsidRPr="002F7E2A">
        <w:rPr>
          <w:rFonts w:hint="eastAsia"/>
        </w:rPr>
        <w:t xml:space="preserve"> Windows</w:t>
      </w:r>
      <w:r w:rsidRPr="002F7E2A">
        <w:rPr>
          <w:rFonts w:hint="eastAsia"/>
        </w:rPr>
        <w:t>、</w:t>
      </w:r>
      <w:r w:rsidRPr="002F7E2A">
        <w:rPr>
          <w:rFonts w:hint="eastAsia"/>
        </w:rPr>
        <w:t xml:space="preserve"> Linux</w:t>
      </w:r>
      <w:r w:rsidRPr="002F7E2A">
        <w:rPr>
          <w:rFonts w:hint="eastAsia"/>
        </w:rPr>
        <w:t>、</w:t>
      </w:r>
      <w:r w:rsidRPr="002F7E2A">
        <w:rPr>
          <w:rFonts w:hint="eastAsia"/>
        </w:rPr>
        <w:t xml:space="preserve"> Kylin OS</w:t>
      </w:r>
      <w:r w:rsidRPr="002F7E2A">
        <w:rPr>
          <w:rFonts w:hint="eastAsia"/>
        </w:rPr>
        <w:t>等操作系统。</w:t>
      </w:r>
    </w:p>
    <w:p w14:paraId="5C48F666" w14:textId="77777777" w:rsidR="00AD050D" w:rsidRPr="002F7E2A" w:rsidRDefault="00AD050D" w:rsidP="00351EEA">
      <w:pPr>
        <w:pStyle w:val="affa"/>
        <w:spacing w:line="360" w:lineRule="auto"/>
        <w:ind w:firstLine="480"/>
      </w:pPr>
      <w:r w:rsidRPr="002F7E2A">
        <w:rPr>
          <w:rFonts w:hint="eastAsia"/>
        </w:rPr>
        <w:t>d)</w:t>
      </w:r>
      <w:r w:rsidRPr="002F7E2A">
        <w:rPr>
          <w:rFonts w:hint="eastAsia"/>
        </w:rPr>
        <w:t>不需要写测试月例就能找出程序中的关鍵</w:t>
      </w:r>
      <w:r w:rsidRPr="002F7E2A">
        <w:rPr>
          <w:rFonts w:hint="eastAsia"/>
        </w:rPr>
        <w:t>bug,</w:t>
      </w:r>
      <w:r w:rsidRPr="002F7E2A">
        <w:rPr>
          <w:rFonts w:hint="eastAsia"/>
        </w:rPr>
        <w:t>包括程序动态运行时发生的错误</w:t>
      </w:r>
      <w:r w:rsidRPr="002F7E2A">
        <w:rPr>
          <w:rFonts w:hint="eastAsia"/>
        </w:rPr>
        <w:t>(</w:t>
      </w:r>
      <w:r w:rsidRPr="002F7E2A">
        <w:rPr>
          <w:rFonts w:hint="eastAsia"/>
        </w:rPr>
        <w:t>如指针越界、内存泄露、溢出、数组越界、变量未初始化等</w:t>
      </w:r>
      <w:r w:rsidRPr="002F7E2A">
        <w:rPr>
          <w:rFonts w:hint="eastAsia"/>
        </w:rPr>
        <w:t>),</w:t>
      </w:r>
      <w:r w:rsidRPr="002F7E2A">
        <w:rPr>
          <w:rFonts w:hint="eastAsia"/>
        </w:rPr>
        <w:t>并且能够准确定位程序出错的位置。</w:t>
      </w:r>
    </w:p>
    <w:p w14:paraId="76218323" w14:textId="77777777" w:rsidR="00AD050D" w:rsidRPr="002F7E2A" w:rsidRDefault="00AD050D" w:rsidP="00351EEA">
      <w:pPr>
        <w:pStyle w:val="affa"/>
        <w:spacing w:line="360" w:lineRule="auto"/>
        <w:ind w:firstLine="480"/>
      </w:pPr>
      <w:r w:rsidRPr="002F7E2A">
        <w:rPr>
          <w:rFonts w:hint="eastAsia"/>
        </w:rPr>
        <w:t>e)</w:t>
      </w:r>
      <w:r w:rsidRPr="002F7E2A">
        <w:rPr>
          <w:rFonts w:hint="eastAsia"/>
        </w:rPr>
        <w:t>支持主流编码规则。</w:t>
      </w:r>
    </w:p>
    <w:p w14:paraId="7EB0DEFB" w14:textId="77777777" w:rsidR="00AD050D" w:rsidRPr="002F7E2A" w:rsidRDefault="00AD050D" w:rsidP="00351EEA">
      <w:pPr>
        <w:pStyle w:val="affa"/>
        <w:spacing w:line="360" w:lineRule="auto"/>
        <w:ind w:firstLine="480"/>
      </w:pPr>
      <w:r w:rsidRPr="002F7E2A">
        <w:rPr>
          <w:rFonts w:hint="eastAsia"/>
        </w:rPr>
        <w:t>f)</w:t>
      </w:r>
      <w:r w:rsidRPr="002F7E2A">
        <w:rPr>
          <w:rFonts w:hint="eastAsia"/>
        </w:rPr>
        <w:t>支持</w:t>
      </w:r>
      <w:r w:rsidRPr="002F7E2A">
        <w:rPr>
          <w:rFonts w:hint="eastAsia"/>
        </w:rPr>
        <w:t xml:space="preserve"> Mccabe</w:t>
      </w:r>
      <w:r w:rsidRPr="002F7E2A">
        <w:rPr>
          <w:rFonts w:hint="eastAsia"/>
        </w:rPr>
        <w:t>复杂度、</w:t>
      </w:r>
      <w:r w:rsidRPr="002F7E2A">
        <w:rPr>
          <w:rFonts w:hint="eastAsia"/>
        </w:rPr>
        <w:t xml:space="preserve"> Halstead</w:t>
      </w:r>
      <w:r w:rsidRPr="002F7E2A">
        <w:rPr>
          <w:rFonts w:hint="eastAsia"/>
        </w:rPr>
        <w:t>程序度量、代码行数、继承数、循环数等各种基本度量。</w:t>
      </w:r>
    </w:p>
    <w:p w14:paraId="62673A65" w14:textId="77777777" w:rsidR="00AD050D" w:rsidRPr="002F7E2A" w:rsidRDefault="00AD050D" w:rsidP="00351EEA">
      <w:pPr>
        <w:pStyle w:val="affa"/>
        <w:spacing w:line="360" w:lineRule="auto"/>
        <w:ind w:firstLine="480"/>
      </w:pPr>
      <w:r w:rsidRPr="002F7E2A">
        <w:rPr>
          <w:rFonts w:hint="eastAsia"/>
        </w:rPr>
        <w:t>g)</w:t>
      </w:r>
      <w:r w:rsidRPr="002F7E2A">
        <w:rPr>
          <w:rFonts w:hint="eastAsia"/>
        </w:rPr>
        <w:t>支持缺陷按级别、类型、存在状态、处理状态的分析统计。</w:t>
      </w:r>
    </w:p>
    <w:p w14:paraId="2D380E3B" w14:textId="77777777" w:rsidR="00AD050D" w:rsidRPr="002F7E2A" w:rsidRDefault="00AD050D" w:rsidP="00351EEA">
      <w:pPr>
        <w:pStyle w:val="affa"/>
        <w:spacing w:line="360" w:lineRule="auto"/>
        <w:ind w:firstLine="480"/>
      </w:pPr>
      <w:r w:rsidRPr="002F7E2A">
        <w:rPr>
          <w:rFonts w:hint="eastAsia"/>
        </w:rPr>
        <w:t>h)</w:t>
      </w:r>
      <w:r w:rsidRPr="002F7E2A">
        <w:rPr>
          <w:rFonts w:hint="eastAsia"/>
        </w:rPr>
        <w:t>支持自动生成缺陷报告、缺陷报表査看和导出、多样化的结果统计</w:t>
      </w:r>
      <w:r w:rsidRPr="002F7E2A">
        <w:rPr>
          <w:rFonts w:hint="eastAsia"/>
        </w:rPr>
        <w:t>(bug</w:t>
      </w:r>
      <w:r w:rsidRPr="002F7E2A">
        <w:rPr>
          <w:rFonts w:hint="eastAsia"/>
        </w:rPr>
        <w:t>分类统计、</w:t>
      </w:r>
      <w:r w:rsidRPr="002F7E2A">
        <w:rPr>
          <w:rFonts w:hint="eastAsia"/>
        </w:rPr>
        <w:t>bug</w:t>
      </w:r>
      <w:r w:rsidRPr="002F7E2A">
        <w:rPr>
          <w:rFonts w:hint="eastAsia"/>
        </w:rPr>
        <w:t>状态统计、函数复东度、多神缺陷过滤标准等</w:t>
      </w:r>
      <w:r w:rsidRPr="002F7E2A">
        <w:rPr>
          <w:rFonts w:hint="eastAsia"/>
        </w:rPr>
        <w:t>)</w:t>
      </w:r>
      <w:r w:rsidRPr="002F7E2A">
        <w:rPr>
          <w:rFonts w:hint="eastAsia"/>
        </w:rPr>
        <w:t>。</w:t>
      </w:r>
    </w:p>
    <w:p w14:paraId="5A86C998" w14:textId="77777777" w:rsidR="00AD050D" w:rsidRPr="002F7E2A" w:rsidRDefault="00AD050D" w:rsidP="00351EEA">
      <w:pPr>
        <w:pStyle w:val="affa"/>
        <w:spacing w:line="360" w:lineRule="auto"/>
        <w:ind w:firstLine="480"/>
      </w:pPr>
      <w:r w:rsidRPr="002F7E2A">
        <w:rPr>
          <w:rFonts w:hint="eastAsia"/>
        </w:rPr>
        <w:t>7.</w:t>
      </w:r>
      <w:r w:rsidRPr="002F7E2A">
        <w:rPr>
          <w:rFonts w:hint="eastAsia"/>
        </w:rPr>
        <w:t>数据标准规范检测測工具技术指标</w:t>
      </w:r>
    </w:p>
    <w:p w14:paraId="7FF0B617" w14:textId="77777777" w:rsidR="00AD050D" w:rsidRPr="002F7E2A" w:rsidRDefault="00AD050D" w:rsidP="00351EEA">
      <w:pPr>
        <w:pStyle w:val="affa"/>
        <w:spacing w:line="360" w:lineRule="auto"/>
        <w:ind w:firstLine="480"/>
      </w:pPr>
      <w:r w:rsidRPr="002F7E2A">
        <w:rPr>
          <w:rFonts w:hint="eastAsia"/>
        </w:rPr>
        <w:t>a)</w:t>
      </w:r>
      <w:r w:rsidRPr="002F7E2A">
        <w:rPr>
          <w:rFonts w:hint="eastAsia"/>
        </w:rPr>
        <w:t>可支持</w:t>
      </w:r>
      <w:r w:rsidRPr="002F7E2A">
        <w:rPr>
          <w:rFonts w:hint="eastAsia"/>
        </w:rPr>
        <w:t xml:space="preserve"> Oracle</w:t>
      </w:r>
      <w:r w:rsidRPr="002F7E2A">
        <w:rPr>
          <w:rFonts w:hint="eastAsia"/>
        </w:rPr>
        <w:t>、</w:t>
      </w:r>
      <w:r w:rsidRPr="002F7E2A">
        <w:rPr>
          <w:rFonts w:hint="eastAsia"/>
        </w:rPr>
        <w:t xml:space="preserve"> SQL Sever</w:t>
      </w:r>
      <w:r w:rsidRPr="002F7E2A">
        <w:rPr>
          <w:rFonts w:hint="eastAsia"/>
        </w:rPr>
        <w:t>、</w:t>
      </w:r>
      <w:r w:rsidRPr="002F7E2A">
        <w:rPr>
          <w:rFonts w:hint="eastAsia"/>
        </w:rPr>
        <w:t xml:space="preserve"> MYSQL</w:t>
      </w:r>
      <w:r w:rsidRPr="002F7E2A">
        <w:rPr>
          <w:rFonts w:hint="eastAsia"/>
        </w:rPr>
        <w:t>、达梦、金仓等多种关系型数据库</w:t>
      </w:r>
    </w:p>
    <w:p w14:paraId="50868372" w14:textId="77777777" w:rsidR="00AD050D" w:rsidRPr="002F7E2A" w:rsidRDefault="00AD050D" w:rsidP="00351EEA">
      <w:pPr>
        <w:pStyle w:val="affa"/>
        <w:spacing w:line="360" w:lineRule="auto"/>
        <w:ind w:firstLine="480"/>
      </w:pPr>
      <w:r w:rsidRPr="002F7E2A">
        <w:rPr>
          <w:rFonts w:hint="eastAsia"/>
        </w:rPr>
        <w:t>b)</w:t>
      </w:r>
      <w:r w:rsidRPr="002F7E2A">
        <w:rPr>
          <w:rFonts w:hint="eastAsia"/>
        </w:rPr>
        <w:t>支持多种数据标准</w:t>
      </w:r>
    </w:p>
    <w:p w14:paraId="536D8641" w14:textId="77777777" w:rsidR="00AD050D" w:rsidRPr="002F7E2A" w:rsidRDefault="00AD050D" w:rsidP="00351EEA">
      <w:pPr>
        <w:pStyle w:val="affa"/>
        <w:spacing w:line="360" w:lineRule="auto"/>
        <w:ind w:firstLine="480"/>
      </w:pPr>
      <w:r w:rsidRPr="002F7E2A">
        <w:rPr>
          <w:rFonts w:hint="eastAsia"/>
        </w:rPr>
        <w:t>c)</w:t>
      </w:r>
      <w:r w:rsidRPr="002F7E2A">
        <w:rPr>
          <w:rFonts w:hint="eastAsia"/>
        </w:rPr>
        <w:t>单检查规则测试时间</w:t>
      </w:r>
      <w:r w:rsidRPr="002F7E2A">
        <w:rPr>
          <w:rFonts w:hint="eastAsia"/>
        </w:rPr>
        <w:t>:</w:t>
      </w:r>
      <w:r w:rsidRPr="002F7E2A">
        <w:rPr>
          <w:rFonts w:hint="eastAsia"/>
        </w:rPr>
        <w:t>在</w:t>
      </w:r>
      <w:r w:rsidRPr="002F7E2A">
        <w:rPr>
          <w:rFonts w:hint="eastAsia"/>
        </w:rPr>
        <w:t>100M</w:t>
      </w:r>
      <w:r w:rsidRPr="002F7E2A">
        <w:rPr>
          <w:rFonts w:hint="eastAsia"/>
        </w:rPr>
        <w:t>局域网环境中</w:t>
      </w:r>
      <w:r w:rsidRPr="002F7E2A">
        <w:rPr>
          <w:rFonts w:hint="eastAsia"/>
        </w:rPr>
        <w:t>,</w:t>
      </w:r>
      <w:r w:rsidRPr="002F7E2A">
        <w:rPr>
          <w:rFonts w:hint="eastAsia"/>
        </w:rPr>
        <w:t>在标准库数据表中数据小于</w:t>
      </w:r>
      <w:r w:rsidRPr="002F7E2A">
        <w:rPr>
          <w:rFonts w:hint="eastAsia"/>
        </w:rPr>
        <w:t>1000</w:t>
      </w:r>
      <w:r w:rsidRPr="002F7E2A">
        <w:rPr>
          <w:rFonts w:hint="eastAsia"/>
        </w:rPr>
        <w:t>个时</w:t>
      </w:r>
      <w:r w:rsidRPr="002F7E2A">
        <w:rPr>
          <w:rFonts w:hint="eastAsia"/>
        </w:rPr>
        <w:t>,</w:t>
      </w:r>
      <w:r w:rsidRPr="002F7E2A">
        <w:rPr>
          <w:rFonts w:hint="eastAsia"/>
        </w:rPr>
        <w:t>单检査规则测试每分钟检登不少于</w:t>
      </w:r>
      <w:r w:rsidRPr="002F7E2A">
        <w:rPr>
          <w:rFonts w:hint="eastAsia"/>
        </w:rPr>
        <w:t>100</w:t>
      </w:r>
      <w:r w:rsidRPr="002F7E2A">
        <w:rPr>
          <w:rFonts w:hint="eastAsia"/>
        </w:rPr>
        <w:t>张数据表。</w:t>
      </w:r>
    </w:p>
    <w:p w14:paraId="2BC43D49" w14:textId="77777777" w:rsidR="00AD050D" w:rsidRPr="002F7E2A" w:rsidRDefault="00AD050D" w:rsidP="00351EEA">
      <w:pPr>
        <w:pStyle w:val="affa"/>
        <w:spacing w:line="360" w:lineRule="auto"/>
        <w:ind w:firstLine="480"/>
      </w:pPr>
      <w:r w:rsidRPr="002F7E2A">
        <w:rPr>
          <w:rFonts w:hint="eastAsia"/>
        </w:rPr>
        <w:t>d)</w:t>
      </w:r>
      <w:r w:rsidRPr="002F7E2A">
        <w:rPr>
          <w:rFonts w:hint="eastAsia"/>
        </w:rPr>
        <w:t>测试报告导出时间</w:t>
      </w:r>
      <w:r w:rsidRPr="002F7E2A">
        <w:rPr>
          <w:rFonts w:hint="eastAsia"/>
        </w:rPr>
        <w:t>:</w:t>
      </w:r>
      <w:r w:rsidRPr="002F7E2A">
        <w:rPr>
          <w:rFonts w:hint="eastAsia"/>
        </w:rPr>
        <w:t>在问题数小于</w:t>
      </w:r>
      <w:r w:rsidRPr="002F7E2A">
        <w:rPr>
          <w:rFonts w:hint="eastAsia"/>
        </w:rPr>
        <w:t>1000</w:t>
      </w:r>
      <w:r w:rsidRPr="002F7E2A">
        <w:rPr>
          <w:rFonts w:hint="eastAsia"/>
        </w:rPr>
        <w:t>个时</w:t>
      </w:r>
      <w:r w:rsidRPr="002F7E2A">
        <w:rPr>
          <w:rFonts w:hint="eastAsia"/>
        </w:rPr>
        <w:t>,</w:t>
      </w:r>
      <w:r w:rsidRPr="002F7E2A">
        <w:rPr>
          <w:rFonts w:hint="eastAsia"/>
        </w:rPr>
        <w:t>测试报告导出时间小于</w:t>
      </w:r>
      <w:r w:rsidRPr="002F7E2A">
        <w:rPr>
          <w:rFonts w:hint="eastAsia"/>
        </w:rPr>
        <w:t>3</w:t>
      </w:r>
      <w:r w:rsidRPr="002F7E2A">
        <w:rPr>
          <w:rFonts w:hint="eastAsia"/>
        </w:rPr>
        <w:t>分钟。</w:t>
      </w:r>
    </w:p>
    <w:p w14:paraId="226FF2E9" w14:textId="77777777" w:rsidR="00AD050D" w:rsidRPr="002F7E2A" w:rsidRDefault="00AD050D" w:rsidP="00351EEA">
      <w:pPr>
        <w:pStyle w:val="affa"/>
        <w:spacing w:line="360" w:lineRule="auto"/>
        <w:ind w:firstLine="480"/>
      </w:pPr>
      <w:r w:rsidRPr="002F7E2A">
        <w:rPr>
          <w:rFonts w:hint="eastAsia"/>
        </w:rPr>
        <w:t>8.</w:t>
      </w:r>
      <w:r w:rsidRPr="002F7E2A">
        <w:rPr>
          <w:rFonts w:hint="eastAsia"/>
        </w:rPr>
        <w:t>逻辑覆盖率测试工具技术指标</w:t>
      </w:r>
    </w:p>
    <w:p w14:paraId="3BC6A2DF" w14:textId="77777777" w:rsidR="00AD050D" w:rsidRPr="002F7E2A" w:rsidRDefault="00AD050D" w:rsidP="00351EEA">
      <w:pPr>
        <w:pStyle w:val="affa"/>
        <w:spacing w:line="360" w:lineRule="auto"/>
        <w:ind w:firstLine="480"/>
      </w:pPr>
      <w:r w:rsidRPr="002F7E2A">
        <w:rPr>
          <w:rFonts w:hint="eastAsia"/>
        </w:rPr>
        <w:t>a)</w:t>
      </w:r>
      <w:r w:rsidRPr="002F7E2A">
        <w:rPr>
          <w:rFonts w:hint="eastAsia"/>
        </w:rPr>
        <w:t>支持</w:t>
      </w:r>
      <w:r w:rsidRPr="002F7E2A">
        <w:rPr>
          <w:rFonts w:hint="eastAsia"/>
        </w:rPr>
        <w:t>C</w:t>
      </w:r>
      <w:r w:rsidRPr="002F7E2A">
        <w:rPr>
          <w:rFonts w:hint="eastAsia"/>
        </w:rPr>
        <w:t>、</w:t>
      </w:r>
      <w:r w:rsidRPr="002F7E2A">
        <w:rPr>
          <w:rFonts w:hint="eastAsia"/>
        </w:rPr>
        <w:t>C++</w:t>
      </w:r>
      <w:r w:rsidRPr="002F7E2A">
        <w:rPr>
          <w:rFonts w:hint="eastAsia"/>
        </w:rPr>
        <w:t>语言的插桩</w:t>
      </w:r>
    </w:p>
    <w:p w14:paraId="4E6310C3" w14:textId="77777777" w:rsidR="00AD050D" w:rsidRPr="002F7E2A" w:rsidRDefault="00AD050D" w:rsidP="00351EEA">
      <w:pPr>
        <w:pStyle w:val="affa"/>
        <w:spacing w:line="360" w:lineRule="auto"/>
        <w:ind w:firstLine="480"/>
      </w:pPr>
      <w:r w:rsidRPr="002F7E2A">
        <w:rPr>
          <w:rFonts w:hint="eastAsia"/>
        </w:rPr>
        <w:t>b)</w:t>
      </w:r>
      <w:r w:rsidRPr="002F7E2A">
        <w:rPr>
          <w:rFonts w:hint="eastAsia"/>
        </w:rPr>
        <w:t>插桩膨胀率控制在</w:t>
      </w:r>
      <w:r w:rsidRPr="002F7E2A">
        <w:rPr>
          <w:rFonts w:hint="eastAsia"/>
        </w:rPr>
        <w:t>15%</w:t>
      </w:r>
      <w:r w:rsidRPr="002F7E2A">
        <w:rPr>
          <w:rFonts w:hint="eastAsia"/>
        </w:rPr>
        <w:t>以内</w:t>
      </w:r>
    </w:p>
    <w:p w14:paraId="4986FB2E" w14:textId="77777777" w:rsidR="00AD050D" w:rsidRPr="002F7E2A" w:rsidRDefault="00AD050D" w:rsidP="00351EEA">
      <w:pPr>
        <w:pStyle w:val="affa"/>
        <w:spacing w:line="360" w:lineRule="auto"/>
        <w:ind w:firstLine="480"/>
      </w:pPr>
      <w:r w:rsidRPr="002F7E2A">
        <w:rPr>
          <w:rFonts w:hint="eastAsia"/>
        </w:rPr>
        <w:t>c)</w:t>
      </w:r>
      <w:r w:rsidRPr="002F7E2A">
        <w:rPr>
          <w:rFonts w:hint="eastAsia"/>
        </w:rPr>
        <w:t>可以快速定位系统性能的瓶颈所在</w:t>
      </w:r>
      <w:r w:rsidRPr="002F7E2A">
        <w:rPr>
          <w:rFonts w:hint="eastAsia"/>
        </w:rPr>
        <w:t>,</w:t>
      </w:r>
      <w:r w:rsidRPr="002F7E2A">
        <w:rPr>
          <w:rFonts w:hint="eastAsia"/>
        </w:rPr>
        <w:t>即时非抽样监控超过</w:t>
      </w:r>
      <w:r w:rsidRPr="002F7E2A">
        <w:rPr>
          <w:rFonts w:hint="eastAsia"/>
        </w:rPr>
        <w:t>12</w:t>
      </w:r>
      <w:r w:rsidRPr="002F7E2A">
        <w:rPr>
          <w:rFonts w:hint="eastAsia"/>
        </w:rPr>
        <w:t>万个</w:t>
      </w:r>
      <w:r w:rsidRPr="002F7E2A">
        <w:rPr>
          <w:rFonts w:hint="eastAsia"/>
        </w:rPr>
        <w:t>C/C++</w:t>
      </w:r>
      <w:r w:rsidRPr="002F7E2A">
        <w:rPr>
          <w:rFonts w:hint="eastAsia"/>
        </w:rPr>
        <w:t>函数、</w:t>
      </w:r>
      <w:r w:rsidRPr="002F7E2A">
        <w:rPr>
          <w:rFonts w:hint="eastAsia"/>
        </w:rPr>
        <w:t>150</w:t>
      </w:r>
      <w:r w:rsidRPr="002F7E2A">
        <w:rPr>
          <w:rFonts w:hint="eastAsia"/>
        </w:rPr>
        <w:t>万行代码。</w:t>
      </w:r>
    </w:p>
    <w:p w14:paraId="5A5EF498" w14:textId="77777777" w:rsidR="00AD050D" w:rsidRPr="002F7E2A" w:rsidRDefault="00AD050D" w:rsidP="00351EEA">
      <w:pPr>
        <w:pStyle w:val="affa"/>
        <w:spacing w:line="360" w:lineRule="auto"/>
        <w:ind w:firstLine="480"/>
      </w:pPr>
      <w:r w:rsidRPr="002F7E2A">
        <w:rPr>
          <w:rFonts w:hint="eastAsia"/>
        </w:rPr>
        <w:t>d)</w:t>
      </w:r>
      <w:r w:rsidRPr="002F7E2A">
        <w:rPr>
          <w:rFonts w:hint="eastAsia"/>
        </w:rPr>
        <w:t>支持</w:t>
      </w:r>
      <w:r w:rsidRPr="002F7E2A">
        <w:rPr>
          <w:rFonts w:hint="eastAsia"/>
        </w:rPr>
        <w:t>4</w:t>
      </w:r>
      <w:r w:rsidRPr="002F7E2A">
        <w:rPr>
          <w:rFonts w:hint="eastAsia"/>
        </w:rPr>
        <w:t>种覆盖率</w:t>
      </w:r>
      <w:r w:rsidRPr="002F7E2A">
        <w:rPr>
          <w:rFonts w:hint="eastAsia"/>
        </w:rPr>
        <w:t>:</w:t>
      </w:r>
      <w:r w:rsidRPr="002F7E2A">
        <w:rPr>
          <w:rFonts w:hint="eastAsia"/>
        </w:rPr>
        <w:t>块覆盖、语句覆盖、判定覆盖、</w:t>
      </w:r>
      <w:r w:rsidRPr="002F7E2A">
        <w:rPr>
          <w:rFonts w:hint="eastAsia"/>
        </w:rPr>
        <w:t>MC/DC</w:t>
      </w:r>
    </w:p>
    <w:p w14:paraId="07DA3FBE" w14:textId="77777777" w:rsidR="00AD050D" w:rsidRPr="002F7E2A" w:rsidRDefault="00AD050D" w:rsidP="00351EEA">
      <w:pPr>
        <w:pStyle w:val="affa"/>
        <w:spacing w:line="360" w:lineRule="auto"/>
        <w:ind w:firstLine="480"/>
      </w:pPr>
      <w:r w:rsidRPr="002F7E2A">
        <w:rPr>
          <w:rFonts w:hint="eastAsia"/>
        </w:rPr>
        <w:t>e)</w:t>
      </w:r>
      <w:r w:rsidRPr="002F7E2A">
        <w:rPr>
          <w:rFonts w:hint="eastAsia"/>
        </w:rPr>
        <w:t>支持网口、串口、</w:t>
      </w:r>
      <w:r w:rsidRPr="002F7E2A">
        <w:rPr>
          <w:rFonts w:hint="eastAsia"/>
        </w:rPr>
        <w:t>CAN</w:t>
      </w:r>
      <w:r w:rsidRPr="002F7E2A">
        <w:rPr>
          <w:rFonts w:hint="eastAsia"/>
        </w:rPr>
        <w:t>、</w:t>
      </w:r>
      <w:r w:rsidRPr="002F7E2A">
        <w:rPr>
          <w:rFonts w:hint="eastAsia"/>
        </w:rPr>
        <w:t>JTAG</w:t>
      </w:r>
      <w:r w:rsidRPr="002F7E2A">
        <w:rPr>
          <w:rFonts w:hint="eastAsia"/>
        </w:rPr>
        <w:t>等测试接口。</w:t>
      </w:r>
    </w:p>
    <w:p w14:paraId="5ACC0B4D" w14:textId="77777777" w:rsidR="00AD050D" w:rsidRPr="002F7E2A" w:rsidRDefault="00AD050D" w:rsidP="00351EEA">
      <w:pPr>
        <w:pStyle w:val="affa"/>
        <w:spacing w:line="360" w:lineRule="auto"/>
        <w:ind w:firstLine="480"/>
      </w:pPr>
      <w:r w:rsidRPr="002F7E2A">
        <w:rPr>
          <w:rFonts w:hint="eastAsia"/>
        </w:rPr>
        <w:t>f)</w:t>
      </w:r>
      <w:r w:rsidRPr="002F7E2A">
        <w:rPr>
          <w:rFonts w:hint="eastAsia"/>
        </w:rPr>
        <w:t>支持离线查看测试结果。</w:t>
      </w:r>
    </w:p>
    <w:p w14:paraId="60DA7A6A" w14:textId="77777777" w:rsidR="00AD050D" w:rsidRPr="002F7E2A" w:rsidRDefault="00AD050D" w:rsidP="00351EEA">
      <w:pPr>
        <w:pStyle w:val="affa"/>
        <w:spacing w:line="360" w:lineRule="auto"/>
        <w:ind w:firstLine="480"/>
      </w:pPr>
      <w:r w:rsidRPr="002F7E2A">
        <w:rPr>
          <w:rFonts w:hint="eastAsia"/>
        </w:rPr>
        <w:t>g)</w:t>
      </w:r>
      <w:r w:rsidRPr="002F7E2A">
        <w:rPr>
          <w:rFonts w:hint="eastAsia"/>
        </w:rPr>
        <w:t>在测试过程中</w:t>
      </w:r>
      <w:r w:rsidRPr="002F7E2A">
        <w:rPr>
          <w:rFonts w:hint="eastAsia"/>
        </w:rPr>
        <w:t>,</w:t>
      </w:r>
      <w:r w:rsidRPr="002F7E2A">
        <w:rPr>
          <w:rFonts w:hint="eastAsia"/>
        </w:rPr>
        <w:t>可以实时更新程序的各种语句、判决、</w:t>
      </w:r>
      <w:r w:rsidRPr="002F7E2A">
        <w:rPr>
          <w:rFonts w:hint="eastAsia"/>
        </w:rPr>
        <w:t>MCDC</w:t>
      </w:r>
      <w:r w:rsidRPr="002F7E2A">
        <w:rPr>
          <w:rFonts w:hint="eastAsia"/>
        </w:rPr>
        <w:t>的盖率、函数的流程及调用关系、内存、</w:t>
      </w:r>
      <w:r w:rsidRPr="002F7E2A">
        <w:rPr>
          <w:rFonts w:hint="eastAsia"/>
        </w:rPr>
        <w:t>A- B T</w:t>
      </w:r>
      <w:r w:rsidRPr="002F7E2A">
        <w:t>imer</w:t>
      </w:r>
      <w:r w:rsidRPr="002F7E2A">
        <w:rPr>
          <w:rFonts w:hint="eastAsia"/>
        </w:rPr>
        <w:t>。</w:t>
      </w:r>
    </w:p>
    <w:p w14:paraId="38970E7F" w14:textId="77777777" w:rsidR="00AD050D" w:rsidRPr="002F7E2A" w:rsidRDefault="00AD050D" w:rsidP="00351EEA">
      <w:pPr>
        <w:pStyle w:val="affa"/>
        <w:spacing w:line="360" w:lineRule="auto"/>
        <w:ind w:firstLine="480"/>
      </w:pPr>
      <w:r w:rsidRPr="002F7E2A">
        <w:rPr>
          <w:rFonts w:hint="eastAsia"/>
        </w:rPr>
        <w:t>9.FPGA</w:t>
      </w:r>
      <w:r w:rsidRPr="002F7E2A">
        <w:rPr>
          <w:rFonts w:hint="eastAsia"/>
        </w:rPr>
        <w:t>混合仿真验证工具技术指标</w:t>
      </w:r>
    </w:p>
    <w:p w14:paraId="1613FDC0" w14:textId="77777777" w:rsidR="00AD050D" w:rsidRPr="002F7E2A" w:rsidRDefault="00AD050D" w:rsidP="00351EEA">
      <w:pPr>
        <w:pStyle w:val="affa"/>
        <w:spacing w:line="360" w:lineRule="auto"/>
        <w:ind w:firstLine="480"/>
      </w:pPr>
      <w:r w:rsidRPr="002F7E2A">
        <w:rPr>
          <w:rFonts w:hint="eastAsia"/>
        </w:rPr>
        <w:t>a)</w:t>
      </w:r>
      <w:r w:rsidRPr="002F7E2A">
        <w:rPr>
          <w:rFonts w:hint="eastAsia"/>
        </w:rPr>
        <w:t>支持</w:t>
      </w:r>
      <w:r w:rsidRPr="002F7E2A">
        <w:rPr>
          <w:rFonts w:hint="eastAsia"/>
        </w:rPr>
        <w:t xml:space="preserve"> Verilog</w:t>
      </w:r>
      <w:r w:rsidRPr="002F7E2A">
        <w:rPr>
          <w:rFonts w:hint="eastAsia"/>
        </w:rPr>
        <w:t>、</w:t>
      </w:r>
      <w:r w:rsidRPr="002F7E2A">
        <w:rPr>
          <w:rFonts w:hint="eastAsia"/>
        </w:rPr>
        <w:t>VHDL</w:t>
      </w:r>
      <w:r w:rsidRPr="002F7E2A">
        <w:rPr>
          <w:rFonts w:hint="eastAsia"/>
        </w:rPr>
        <w:t>、</w:t>
      </w:r>
      <w:r w:rsidRPr="002F7E2A">
        <w:rPr>
          <w:rFonts w:hint="eastAsia"/>
        </w:rPr>
        <w:t xml:space="preserve"> System Verilog</w:t>
      </w:r>
      <w:r w:rsidRPr="002F7E2A">
        <w:rPr>
          <w:rFonts w:hint="eastAsia"/>
        </w:rPr>
        <w:t>、</w:t>
      </w:r>
      <w:r w:rsidRPr="002F7E2A">
        <w:rPr>
          <w:rFonts w:hint="eastAsia"/>
        </w:rPr>
        <w:t xml:space="preserve"> Systemc</w:t>
      </w:r>
      <w:r w:rsidRPr="002F7E2A">
        <w:rPr>
          <w:rFonts w:hint="eastAsia"/>
        </w:rPr>
        <w:t>、</w:t>
      </w:r>
      <w:r w:rsidRPr="002F7E2A">
        <w:rPr>
          <w:rFonts w:hint="eastAsia"/>
        </w:rPr>
        <w:t xml:space="preserve"> Open Vera</w:t>
      </w:r>
      <w:r w:rsidRPr="002F7E2A">
        <w:rPr>
          <w:rFonts w:hint="eastAsia"/>
        </w:rPr>
        <w:t>、混合语言仿真。</w:t>
      </w:r>
    </w:p>
    <w:p w14:paraId="17FA5989" w14:textId="77777777" w:rsidR="00AD050D" w:rsidRPr="002F7E2A" w:rsidRDefault="00AD050D" w:rsidP="00351EEA">
      <w:pPr>
        <w:pStyle w:val="affa"/>
        <w:spacing w:line="360" w:lineRule="auto"/>
        <w:ind w:firstLine="480"/>
      </w:pPr>
      <w:r w:rsidRPr="002F7E2A">
        <w:rPr>
          <w:rFonts w:hint="eastAsia"/>
        </w:rPr>
        <w:t>b)</w:t>
      </w:r>
      <w:r w:rsidRPr="002F7E2A">
        <w:rPr>
          <w:rFonts w:hint="eastAsia"/>
        </w:rPr>
        <w:t>支持主流</w:t>
      </w:r>
      <w:r w:rsidRPr="002F7E2A">
        <w:rPr>
          <w:rFonts w:hint="eastAsia"/>
        </w:rPr>
        <w:t>FPGA</w:t>
      </w:r>
      <w:r w:rsidRPr="002F7E2A">
        <w:rPr>
          <w:rFonts w:hint="eastAsia"/>
        </w:rPr>
        <w:t>芯片厂商的主要器件的仿真</w:t>
      </w:r>
      <w:r w:rsidRPr="002F7E2A">
        <w:rPr>
          <w:rFonts w:hint="eastAsia"/>
        </w:rPr>
        <w:t>,</w:t>
      </w:r>
      <w:r w:rsidRPr="002F7E2A">
        <w:rPr>
          <w:rFonts w:hint="eastAsia"/>
        </w:rPr>
        <w:t>具有较好的</w:t>
      </w:r>
      <w:r w:rsidRPr="002F7E2A">
        <w:rPr>
          <w:rFonts w:hint="eastAsia"/>
        </w:rPr>
        <w:t>RTL</w:t>
      </w:r>
      <w:r w:rsidRPr="002F7E2A">
        <w:rPr>
          <w:rFonts w:hint="eastAsia"/>
        </w:rPr>
        <w:t>与门级仿真性能。</w:t>
      </w:r>
    </w:p>
    <w:p w14:paraId="7A49ABBE" w14:textId="77777777" w:rsidR="00AD050D" w:rsidRPr="002F7E2A" w:rsidRDefault="00AD050D" w:rsidP="00351EEA">
      <w:pPr>
        <w:pStyle w:val="affa"/>
        <w:spacing w:line="360" w:lineRule="auto"/>
        <w:ind w:firstLine="480"/>
      </w:pPr>
      <w:r w:rsidRPr="002F7E2A">
        <w:rPr>
          <w:rFonts w:hint="eastAsia"/>
        </w:rPr>
        <w:t>e)</w:t>
      </w:r>
      <w:r w:rsidRPr="002F7E2A">
        <w:rPr>
          <w:rFonts w:hint="eastAsia"/>
        </w:rPr>
        <w:t>支持性能分析功能</w:t>
      </w:r>
      <w:r w:rsidRPr="002F7E2A">
        <w:rPr>
          <w:rFonts w:hint="eastAsia"/>
        </w:rPr>
        <w:t>,</w:t>
      </w:r>
      <w:r w:rsidRPr="002F7E2A">
        <w:rPr>
          <w:rFonts w:hint="eastAsia"/>
        </w:rPr>
        <w:t>能够分析性能瓶颈。</w:t>
      </w:r>
    </w:p>
    <w:p w14:paraId="774E8318" w14:textId="77777777" w:rsidR="00AD050D" w:rsidRPr="002F7E2A" w:rsidRDefault="00AD050D" w:rsidP="00351EEA">
      <w:pPr>
        <w:pStyle w:val="affa"/>
        <w:spacing w:line="360" w:lineRule="auto"/>
        <w:ind w:firstLine="480"/>
      </w:pPr>
      <w:r w:rsidRPr="002F7E2A">
        <w:rPr>
          <w:rFonts w:hint="eastAsia"/>
        </w:rPr>
        <w:t>d)</w:t>
      </w:r>
      <w:r w:rsidRPr="002F7E2A">
        <w:rPr>
          <w:rFonts w:hint="eastAsia"/>
        </w:rPr>
        <w:t>支持仿真时访问</w:t>
      </w:r>
      <w:r w:rsidRPr="002F7E2A">
        <w:rPr>
          <w:rFonts w:hint="eastAsia"/>
        </w:rPr>
        <w:t>VHDL</w:t>
      </w:r>
      <w:r w:rsidRPr="002F7E2A">
        <w:rPr>
          <w:rFonts w:hint="eastAsia"/>
        </w:rPr>
        <w:t>或</w:t>
      </w:r>
      <w:r w:rsidRPr="002F7E2A">
        <w:rPr>
          <w:rFonts w:hint="eastAsia"/>
        </w:rPr>
        <w:t xml:space="preserve"> Verilog</w:t>
      </w:r>
      <w:r w:rsidRPr="002F7E2A">
        <w:rPr>
          <w:rFonts w:hint="eastAsia"/>
        </w:rPr>
        <w:t>混合设计中的下层模块的信号</w:t>
      </w:r>
      <w:r w:rsidRPr="002F7E2A">
        <w:rPr>
          <w:rFonts w:hint="eastAsia"/>
        </w:rPr>
        <w:t>,</w:t>
      </w:r>
      <w:r w:rsidRPr="002F7E2A">
        <w:rPr>
          <w:rFonts w:hint="eastAsia"/>
        </w:rPr>
        <w:t>便于仿真调试。</w:t>
      </w:r>
    </w:p>
    <w:p w14:paraId="1A081F4A" w14:textId="77777777" w:rsidR="00AD050D" w:rsidRPr="002F7E2A" w:rsidRDefault="00AD050D" w:rsidP="00351EEA">
      <w:pPr>
        <w:pStyle w:val="affa"/>
        <w:spacing w:line="360" w:lineRule="auto"/>
        <w:ind w:firstLine="480"/>
      </w:pPr>
      <w:r w:rsidRPr="002F7E2A">
        <w:rPr>
          <w:rFonts w:hint="eastAsia"/>
        </w:rPr>
        <w:t>e)</w:t>
      </w:r>
      <w:r w:rsidRPr="002F7E2A">
        <w:rPr>
          <w:rFonts w:hint="eastAsia"/>
        </w:rPr>
        <w:t>支持仿真恢复与继续功能。</w:t>
      </w:r>
    </w:p>
    <w:p w14:paraId="44A51F31" w14:textId="77777777" w:rsidR="00AD050D" w:rsidRPr="002F7E2A" w:rsidRDefault="00AD050D" w:rsidP="00351EEA">
      <w:pPr>
        <w:pStyle w:val="affa"/>
        <w:spacing w:line="360" w:lineRule="auto"/>
        <w:ind w:firstLine="480"/>
      </w:pPr>
      <w:r w:rsidRPr="002F7E2A">
        <w:rPr>
          <w:rFonts w:hint="eastAsia"/>
        </w:rPr>
        <w:t>f)</w:t>
      </w:r>
      <w:r w:rsidRPr="002F7E2A">
        <w:rPr>
          <w:rFonts w:hint="eastAsia"/>
        </w:rPr>
        <w:t>提供设置复杂断点、信号眼踪等调试功能。</w:t>
      </w:r>
    </w:p>
    <w:p w14:paraId="0DAA7551" w14:textId="77777777" w:rsidR="00AD050D" w:rsidRPr="002F7E2A" w:rsidRDefault="00AD050D" w:rsidP="00351EEA">
      <w:pPr>
        <w:pStyle w:val="affa"/>
        <w:spacing w:line="360" w:lineRule="auto"/>
        <w:ind w:firstLine="480"/>
      </w:pPr>
      <w:r w:rsidRPr="002F7E2A">
        <w:rPr>
          <w:rFonts w:hint="eastAsia"/>
        </w:rPr>
        <w:t>g)</w:t>
      </w:r>
      <w:r w:rsidRPr="002F7E2A">
        <w:rPr>
          <w:rFonts w:hint="eastAsia"/>
        </w:rPr>
        <w:t>支持</w:t>
      </w:r>
      <w:r w:rsidRPr="002F7E2A">
        <w:rPr>
          <w:rFonts w:hint="eastAsia"/>
        </w:rPr>
        <w:t>SVA</w:t>
      </w:r>
      <w:r w:rsidRPr="002F7E2A">
        <w:rPr>
          <w:rFonts w:hint="eastAsia"/>
        </w:rPr>
        <w:t>等断言的调试。</w:t>
      </w:r>
    </w:p>
    <w:p w14:paraId="5F636816" w14:textId="77777777" w:rsidR="00AD050D" w:rsidRPr="002F7E2A" w:rsidRDefault="00AD050D" w:rsidP="00351EEA">
      <w:pPr>
        <w:pStyle w:val="affa"/>
        <w:spacing w:line="360" w:lineRule="auto"/>
        <w:ind w:firstLine="480"/>
      </w:pPr>
      <w:r w:rsidRPr="002F7E2A">
        <w:rPr>
          <w:rFonts w:hint="eastAsia"/>
        </w:rPr>
        <w:t>h)</w:t>
      </w:r>
      <w:r w:rsidRPr="002F7E2A">
        <w:rPr>
          <w:rFonts w:hint="eastAsia"/>
        </w:rPr>
        <w:t>支持代码覆盖率统计功能。</w:t>
      </w:r>
    </w:p>
    <w:p w14:paraId="039CEEA9" w14:textId="77777777" w:rsidR="00AD050D" w:rsidRPr="002F7E2A" w:rsidRDefault="00AD050D" w:rsidP="00351EEA">
      <w:pPr>
        <w:pStyle w:val="affa"/>
        <w:spacing w:line="360" w:lineRule="auto"/>
        <w:ind w:firstLine="480"/>
      </w:pPr>
      <w:r w:rsidRPr="002F7E2A">
        <w:rPr>
          <w:rFonts w:hint="eastAsia"/>
        </w:rPr>
        <w:t>i)</w:t>
      </w:r>
      <w:r w:rsidRPr="002F7E2A">
        <w:rPr>
          <w:rFonts w:hint="eastAsia"/>
        </w:rPr>
        <w:t>支持在通用的</w:t>
      </w:r>
      <w:r w:rsidRPr="002F7E2A">
        <w:rPr>
          <w:rFonts w:hint="eastAsia"/>
        </w:rPr>
        <w:t xml:space="preserve"> Linux</w:t>
      </w:r>
      <w:r w:rsidRPr="002F7E2A">
        <w:rPr>
          <w:rFonts w:hint="eastAsia"/>
        </w:rPr>
        <w:t>操作系统下运行。</w:t>
      </w:r>
    </w:p>
    <w:p w14:paraId="367C74A1" w14:textId="77777777" w:rsidR="00AD050D" w:rsidRDefault="00AD050D" w:rsidP="00351EEA">
      <w:pPr>
        <w:pStyle w:val="4"/>
      </w:pPr>
      <w:r w:rsidRPr="005D20C1">
        <w:rPr>
          <w:rFonts w:hint="eastAsia"/>
        </w:rPr>
        <w:t>软件测试资产库管理系统技术指标</w:t>
      </w:r>
    </w:p>
    <w:p w14:paraId="5F9316E8" w14:textId="77777777" w:rsidR="00AD050D" w:rsidRPr="002F7E2A" w:rsidRDefault="00AD050D" w:rsidP="00351EEA">
      <w:pPr>
        <w:pStyle w:val="affa"/>
        <w:spacing w:line="360" w:lineRule="auto"/>
        <w:ind w:firstLine="480"/>
      </w:pPr>
      <w:r w:rsidRPr="002F7E2A">
        <w:rPr>
          <w:rFonts w:hint="eastAsia"/>
        </w:rPr>
        <w:t>1.</w:t>
      </w:r>
      <w:r w:rsidRPr="002F7E2A">
        <w:rPr>
          <w:rFonts w:hint="eastAsia"/>
        </w:rPr>
        <w:t>总体指标</w:t>
      </w:r>
    </w:p>
    <w:p w14:paraId="28E2BAFE" w14:textId="77777777" w:rsidR="00AD050D" w:rsidRPr="002F7E2A" w:rsidRDefault="00AD050D" w:rsidP="00351EEA">
      <w:pPr>
        <w:pStyle w:val="affa"/>
        <w:spacing w:line="360" w:lineRule="auto"/>
        <w:ind w:firstLine="480"/>
      </w:pPr>
      <w:r w:rsidRPr="002F7E2A">
        <w:rPr>
          <w:rFonts w:hint="eastAsia"/>
        </w:rPr>
        <w:t>a)</w:t>
      </w:r>
      <w:r w:rsidRPr="002F7E2A">
        <w:rPr>
          <w:rFonts w:hint="eastAsia"/>
        </w:rPr>
        <w:t>能够与软件测试云平台实现功能集成</w:t>
      </w:r>
      <w:r w:rsidRPr="002F7E2A">
        <w:rPr>
          <w:rFonts w:hint="eastAsia"/>
        </w:rPr>
        <w:t>,</w:t>
      </w:r>
      <w:r w:rsidRPr="002F7E2A">
        <w:rPr>
          <w:rFonts w:hint="eastAsia"/>
        </w:rPr>
        <w:t>数据能与测试云平台共享、主要管理功能可通过云平台实现统一调度。</w:t>
      </w:r>
    </w:p>
    <w:p w14:paraId="1D2C6DA7" w14:textId="77777777" w:rsidR="00AD050D" w:rsidRPr="002F7E2A" w:rsidRDefault="00AD050D" w:rsidP="00351EEA">
      <w:pPr>
        <w:pStyle w:val="affa"/>
        <w:spacing w:line="360" w:lineRule="auto"/>
        <w:ind w:firstLine="480"/>
      </w:pPr>
      <w:r w:rsidRPr="002F7E2A">
        <w:rPr>
          <w:rFonts w:hint="eastAsia"/>
        </w:rPr>
        <w:t>b)</w:t>
      </w:r>
      <w:r w:rsidRPr="002F7E2A">
        <w:rPr>
          <w:rFonts w:hint="eastAsia"/>
        </w:rPr>
        <w:t>具备项目管理、决策过程管理、需求管理、软件产品过程与质量管理、设计管理、配置管理、开发管理、系统管理、测试管理、证书初始化与管理、源码比对与追踪、软件集成发布、软件题管理、版本状态管控、测试资源管理、被测软件管理、资产库统计和知识库管理等功能。</w:t>
      </w:r>
    </w:p>
    <w:p w14:paraId="4C776F2B" w14:textId="77777777" w:rsidR="00AD050D" w:rsidRPr="002F7E2A" w:rsidRDefault="00AD050D" w:rsidP="00351EEA">
      <w:pPr>
        <w:pStyle w:val="affa"/>
        <w:spacing w:line="360" w:lineRule="auto"/>
        <w:ind w:firstLine="480"/>
      </w:pPr>
      <w:r w:rsidRPr="002F7E2A">
        <w:rPr>
          <w:rFonts w:hint="eastAsia"/>
        </w:rPr>
        <w:t>c)</w:t>
      </w:r>
      <w:r w:rsidRPr="002F7E2A">
        <w:rPr>
          <w:rFonts w:hint="eastAsia"/>
        </w:rPr>
        <w:t>对外预留数据和功能的开放接口</w:t>
      </w:r>
      <w:r w:rsidRPr="002F7E2A">
        <w:rPr>
          <w:rFonts w:hint="eastAsia"/>
        </w:rPr>
        <w:t>,</w:t>
      </w:r>
      <w:r w:rsidRPr="002F7E2A">
        <w:rPr>
          <w:rFonts w:hint="eastAsia"/>
        </w:rPr>
        <w:t>支持软件试验和软件测试的大数据分析评估。</w:t>
      </w:r>
    </w:p>
    <w:p w14:paraId="1CF093BF" w14:textId="77777777" w:rsidR="00AD050D" w:rsidRPr="002F7E2A" w:rsidRDefault="00AD050D" w:rsidP="00351EEA">
      <w:pPr>
        <w:pStyle w:val="affa"/>
        <w:spacing w:line="360" w:lineRule="auto"/>
        <w:ind w:firstLine="480"/>
      </w:pPr>
      <w:r w:rsidRPr="002F7E2A">
        <w:rPr>
          <w:rFonts w:hint="eastAsia"/>
        </w:rPr>
        <w:t>2.</w:t>
      </w:r>
      <w:r w:rsidRPr="002F7E2A">
        <w:rPr>
          <w:rFonts w:hint="eastAsia"/>
        </w:rPr>
        <w:t>主要功能指标</w:t>
      </w:r>
    </w:p>
    <w:p w14:paraId="5460D908" w14:textId="77777777" w:rsidR="00AD050D" w:rsidRPr="002F7E2A" w:rsidRDefault="00AD050D" w:rsidP="00351EEA">
      <w:pPr>
        <w:pStyle w:val="affa"/>
        <w:spacing w:line="360" w:lineRule="auto"/>
        <w:ind w:firstLine="480"/>
      </w:pPr>
      <w:r w:rsidRPr="002F7E2A">
        <w:rPr>
          <w:rFonts w:hint="eastAsia"/>
        </w:rPr>
        <w:t>(1)</w:t>
      </w:r>
      <w:r w:rsidRPr="002F7E2A">
        <w:rPr>
          <w:rFonts w:hint="eastAsia"/>
        </w:rPr>
        <w:t>测试软件研制过程管理分系统</w:t>
      </w:r>
    </w:p>
    <w:p w14:paraId="2272EF29" w14:textId="77777777" w:rsidR="00AD050D" w:rsidRPr="002F7E2A" w:rsidRDefault="00AD050D" w:rsidP="00351EEA">
      <w:pPr>
        <w:pStyle w:val="affa"/>
        <w:spacing w:line="360" w:lineRule="auto"/>
        <w:ind w:firstLine="480"/>
      </w:pPr>
      <w:r w:rsidRPr="002F7E2A">
        <w:rPr>
          <w:rFonts w:hint="eastAsia"/>
        </w:rPr>
        <w:t>a)</w:t>
      </w:r>
      <w:r w:rsidRPr="002F7E2A">
        <w:rPr>
          <w:rFonts w:hint="eastAsia"/>
        </w:rPr>
        <w:t>测试软件研制过程管理分系统具备项目管理、决策过程管理、需求管理、过程与产品质量管理、设计管理、配置管理、开发管理、系统管理和测试管理等功能</w:t>
      </w:r>
      <w:r w:rsidRPr="002F7E2A">
        <w:rPr>
          <w:rFonts w:hint="eastAsia"/>
        </w:rPr>
        <w:t>,</w:t>
      </w:r>
      <w:r w:rsidRPr="002F7E2A">
        <w:rPr>
          <w:rFonts w:hint="eastAsia"/>
        </w:rPr>
        <w:t>管理标准参照《</w:t>
      </w:r>
      <w:r w:rsidRPr="002F7E2A">
        <w:rPr>
          <w:rFonts w:hint="eastAsia"/>
        </w:rPr>
        <w:t>GJB5000A</w:t>
      </w:r>
      <w:r w:rsidRPr="002F7E2A">
        <w:rPr>
          <w:rFonts w:hint="eastAsia"/>
        </w:rPr>
        <w:t>军用软件研制能力成熟度模型》执行。</w:t>
      </w:r>
    </w:p>
    <w:p w14:paraId="2E4DB6E9" w14:textId="77777777" w:rsidR="00AD050D" w:rsidRPr="002F7E2A" w:rsidRDefault="00AD050D" w:rsidP="00351EEA">
      <w:pPr>
        <w:pStyle w:val="affa"/>
        <w:spacing w:line="360" w:lineRule="auto"/>
        <w:ind w:firstLine="480"/>
      </w:pPr>
      <w:r w:rsidRPr="002F7E2A">
        <w:rPr>
          <w:rFonts w:hint="eastAsia"/>
        </w:rPr>
        <w:t>b)</w:t>
      </w:r>
      <w:r w:rsidRPr="002F7E2A">
        <w:rPr>
          <w:rFonts w:hint="eastAsia"/>
        </w:rPr>
        <w:t>项目管模块能满足软件开发组织对软件项目在进度、工作量、质量、资源等进行集成管理的需要。能够基于平台进行项目策划、资源分配、进度成本汇报眼踪、测量与分析、风险管理、质量保证</w:t>
      </w:r>
      <w:r w:rsidRPr="002F7E2A">
        <w:rPr>
          <w:rFonts w:hint="eastAsia"/>
        </w:rPr>
        <w:t>;</w:t>
      </w:r>
      <w:r w:rsidRPr="002F7E2A">
        <w:rPr>
          <w:rFonts w:hint="eastAsia"/>
        </w:rPr>
        <w:t>能够基于平台提供的各种视图</w:t>
      </w:r>
      <w:r w:rsidRPr="002F7E2A">
        <w:rPr>
          <w:rFonts w:hint="eastAsia"/>
        </w:rPr>
        <w:t>,</w:t>
      </w:r>
      <w:r w:rsidRPr="002F7E2A">
        <w:rPr>
          <w:rFonts w:hint="eastAsia"/>
        </w:rPr>
        <w:t>了解项目的状况、问题点和各项综合统计指标。</w:t>
      </w:r>
    </w:p>
    <w:p w14:paraId="766ED944" w14:textId="77777777" w:rsidR="00AD050D" w:rsidRPr="002F7E2A" w:rsidRDefault="00AD050D" w:rsidP="00351EEA">
      <w:pPr>
        <w:pStyle w:val="affa"/>
        <w:spacing w:line="360" w:lineRule="auto"/>
        <w:ind w:firstLine="480"/>
      </w:pPr>
      <w:r w:rsidRPr="002F7E2A">
        <w:rPr>
          <w:rFonts w:hint="eastAsia"/>
        </w:rPr>
        <w:t>c)</w:t>
      </w:r>
      <w:r w:rsidRPr="002F7E2A">
        <w:rPr>
          <w:rFonts w:hint="eastAsia"/>
        </w:rPr>
        <w:t>决策过程管理模块支持对项目间题进行决策分析正式评价过程的管理</w:t>
      </w:r>
      <w:r w:rsidRPr="002F7E2A">
        <w:rPr>
          <w:rFonts w:hint="eastAsia"/>
        </w:rPr>
        <w:t>,</w:t>
      </w:r>
      <w:r w:rsidRPr="002F7E2A">
        <w:rPr>
          <w:rFonts w:hint="eastAsia"/>
        </w:rPr>
        <w:t>包括</w:t>
      </w:r>
      <w:r w:rsidRPr="002F7E2A">
        <w:rPr>
          <w:rFonts w:hint="eastAsia"/>
        </w:rPr>
        <w:t>:</w:t>
      </w:r>
      <w:r w:rsidRPr="002F7E2A">
        <w:rPr>
          <w:rFonts w:hint="eastAsia"/>
        </w:rPr>
        <w:t>判断问题是否需要采取正式评价</w:t>
      </w:r>
      <w:r w:rsidRPr="002F7E2A">
        <w:rPr>
          <w:rFonts w:hint="eastAsia"/>
        </w:rPr>
        <w:t>,</w:t>
      </w:r>
      <w:r w:rsidRPr="002F7E2A">
        <w:rPr>
          <w:rFonts w:hint="eastAsia"/>
        </w:rPr>
        <w:t>如需要正式评价</w:t>
      </w:r>
      <w:r w:rsidRPr="002F7E2A">
        <w:rPr>
          <w:rFonts w:hint="eastAsia"/>
        </w:rPr>
        <w:t>,</w:t>
      </w:r>
      <w:r w:rsidRPr="002F7E2A">
        <w:rPr>
          <w:rFonts w:hint="eastAsia"/>
        </w:rPr>
        <w:t>则标识间题各选方案</w:t>
      </w:r>
      <w:r w:rsidRPr="002F7E2A">
        <w:rPr>
          <w:rFonts w:hint="eastAsia"/>
        </w:rPr>
        <w:t>,</w:t>
      </w:r>
      <w:r w:rsidRPr="002F7E2A">
        <w:rPr>
          <w:rFonts w:hint="eastAsia"/>
        </w:rPr>
        <w:t>按照评价准则对备选方案进行正式评价</w:t>
      </w:r>
      <w:r w:rsidRPr="002F7E2A">
        <w:rPr>
          <w:rFonts w:hint="eastAsia"/>
        </w:rPr>
        <w:t>,</w:t>
      </w:r>
      <w:r w:rsidRPr="002F7E2A">
        <w:rPr>
          <w:rFonts w:hint="eastAsia"/>
        </w:rPr>
        <w:t>记录正式评价过程数据远中最终方案并在风险管理中识别相应的风险。</w:t>
      </w:r>
    </w:p>
    <w:p w14:paraId="1591F0A1" w14:textId="77777777" w:rsidR="00AD050D" w:rsidRPr="002F7E2A" w:rsidRDefault="00AD050D" w:rsidP="00351EEA">
      <w:pPr>
        <w:pStyle w:val="affa"/>
        <w:spacing w:line="360" w:lineRule="auto"/>
        <w:ind w:firstLine="480"/>
      </w:pPr>
      <w:r w:rsidRPr="002F7E2A">
        <w:rPr>
          <w:rFonts w:hint="eastAsia"/>
        </w:rPr>
        <w:t>d)</w:t>
      </w:r>
      <w:r w:rsidRPr="002F7E2A">
        <w:rPr>
          <w:rFonts w:hint="eastAsia"/>
        </w:rPr>
        <w:t>过程与产品质量管理模玦支持过程和产品质量保证任务的策划、执行、跟踪。支持从组织资产库中导入常用的裣查单</w:t>
      </w:r>
      <w:r w:rsidRPr="002F7E2A">
        <w:rPr>
          <w:rFonts w:hint="eastAsia"/>
        </w:rPr>
        <w:t>,</w:t>
      </w:r>
      <w:r w:rsidRPr="002F7E2A">
        <w:rPr>
          <w:rFonts w:hint="eastAsia"/>
        </w:rPr>
        <w:t>支持项目中检査项的删减；支持在审核时发现的不符合项的在线处理流程</w:t>
      </w:r>
      <w:r w:rsidRPr="002F7E2A">
        <w:rPr>
          <w:rFonts w:hint="eastAsia"/>
        </w:rPr>
        <w:t>,</w:t>
      </w:r>
      <w:r w:rsidRPr="002F7E2A">
        <w:rPr>
          <w:rFonts w:hint="eastAsia"/>
        </w:rPr>
        <w:t>支持不符合项的汇</w:t>
      </w:r>
      <w:r w:rsidRPr="002F7E2A">
        <w:rPr>
          <w:rFonts w:hint="eastAsia"/>
        </w:rPr>
        <w:t>.</w:t>
      </w:r>
      <w:r w:rsidRPr="002F7E2A">
        <w:rPr>
          <w:rFonts w:hint="eastAsia"/>
        </w:rPr>
        <w:t>总功能</w:t>
      </w:r>
      <w:r w:rsidRPr="002F7E2A">
        <w:rPr>
          <w:rFonts w:hint="eastAsia"/>
        </w:rPr>
        <w:t>;</w:t>
      </w:r>
      <w:r w:rsidRPr="002F7E2A">
        <w:rPr>
          <w:rFonts w:hint="eastAsia"/>
        </w:rPr>
        <w:t>支持生成质量保证的阶段报告、里程碑报告及质量总结报告。</w:t>
      </w:r>
    </w:p>
    <w:p w14:paraId="1AC90BC2" w14:textId="77777777" w:rsidR="00AD050D" w:rsidRPr="002F7E2A" w:rsidRDefault="00AD050D" w:rsidP="00351EEA">
      <w:pPr>
        <w:pStyle w:val="affa"/>
        <w:spacing w:line="360" w:lineRule="auto"/>
        <w:ind w:firstLine="480"/>
      </w:pPr>
      <w:r w:rsidRPr="002F7E2A">
        <w:rPr>
          <w:rFonts w:hint="eastAsia"/>
        </w:rPr>
        <w:t>e)</w:t>
      </w:r>
      <w:r w:rsidRPr="002F7E2A">
        <w:rPr>
          <w:rFonts w:hint="eastAsia"/>
        </w:rPr>
        <w:t>配置管理模块应满足相关标淮和规范</w:t>
      </w:r>
      <w:r w:rsidRPr="002F7E2A">
        <w:rPr>
          <w:rFonts w:hint="eastAsia"/>
        </w:rPr>
        <w:t>,</w:t>
      </w:r>
      <w:r w:rsidRPr="002F7E2A">
        <w:rPr>
          <w:rFonts w:hint="eastAsia"/>
        </w:rPr>
        <w:t>以软件配置管理为核心</w:t>
      </w:r>
      <w:r w:rsidRPr="002F7E2A">
        <w:rPr>
          <w:rFonts w:hint="eastAsia"/>
        </w:rPr>
        <w:t>,</w:t>
      </w:r>
      <w:r w:rsidRPr="002F7E2A">
        <w:rPr>
          <w:rFonts w:hint="eastAsia"/>
        </w:rPr>
        <w:t>同时支持需求管理和缺陷追踪的功能</w:t>
      </w:r>
      <w:r w:rsidRPr="002F7E2A">
        <w:rPr>
          <w:rFonts w:hint="eastAsia"/>
        </w:rPr>
        <w:t>,</w:t>
      </w:r>
      <w:r w:rsidRPr="002F7E2A">
        <w:rPr>
          <w:rFonts w:hint="eastAsia"/>
        </w:rPr>
        <w:t>具有软件配置策划管理、变更控制、版本管理、产品依赖关系管理、产品一致性管理、軟件问题追琮管理、软件配置状态审计管理等功能。</w:t>
      </w:r>
    </w:p>
    <w:p w14:paraId="2DD4DEF4" w14:textId="77777777" w:rsidR="00AD050D" w:rsidRPr="002F7E2A" w:rsidRDefault="00AD050D" w:rsidP="00351EEA">
      <w:pPr>
        <w:pStyle w:val="affa"/>
        <w:spacing w:line="360" w:lineRule="auto"/>
        <w:ind w:firstLine="480"/>
      </w:pPr>
      <w:r w:rsidRPr="002F7E2A">
        <w:rPr>
          <w:rFonts w:hint="eastAsia"/>
        </w:rPr>
        <w:t>f)</w:t>
      </w:r>
      <w:r w:rsidRPr="002F7E2A">
        <w:rPr>
          <w:rFonts w:hint="eastAsia"/>
        </w:rPr>
        <w:t>需求管理模块可管理项目的产品和产品部件的需求</w:t>
      </w:r>
      <w:r w:rsidRPr="002F7E2A">
        <w:rPr>
          <w:rFonts w:hint="eastAsia"/>
        </w:rPr>
        <w:t>,</w:t>
      </w:r>
      <w:r w:rsidRPr="002F7E2A">
        <w:rPr>
          <w:rFonts w:hint="eastAsia"/>
        </w:rPr>
        <w:t>并标识这些需求与项目的计划和工作产品之间的不一致性。週过需求管理系统可管理项目接收的或产生的所有需求</w:t>
      </w:r>
      <w:r w:rsidRPr="002F7E2A">
        <w:rPr>
          <w:rFonts w:hint="eastAsia"/>
        </w:rPr>
        <w:t>,</w:t>
      </w:r>
      <w:r w:rsidRPr="002F7E2A">
        <w:rPr>
          <w:rFonts w:hint="eastAsia"/>
        </w:rPr>
        <w:t>以及组织强加于项目的需戒。需求在项目期间演化时</w:t>
      </w:r>
      <w:r w:rsidRPr="002F7E2A">
        <w:rPr>
          <w:rFonts w:hint="eastAsia"/>
        </w:rPr>
        <w:t>,</w:t>
      </w:r>
      <w:r w:rsidRPr="002F7E2A">
        <w:rPr>
          <w:rFonts w:hint="eastAsia"/>
        </w:rPr>
        <w:t>通过变更管理系统管理需求的更改</w:t>
      </w:r>
      <w:r w:rsidRPr="002F7E2A">
        <w:rPr>
          <w:rFonts w:hint="eastAsia"/>
        </w:rPr>
        <w:t>,</w:t>
      </w:r>
      <w:r w:rsidRPr="002F7E2A">
        <w:rPr>
          <w:rFonts w:hint="eastAsia"/>
        </w:rPr>
        <w:t>同时在需求分析的过程中</w:t>
      </w:r>
      <w:r w:rsidRPr="002F7E2A">
        <w:rPr>
          <w:rFonts w:hint="eastAsia"/>
        </w:rPr>
        <w:t>,</w:t>
      </w:r>
      <w:r w:rsidRPr="002F7E2A">
        <w:rPr>
          <w:rFonts w:hint="eastAsia"/>
        </w:rPr>
        <w:t>维护需求和工作产品的双向可追溯性。即完整的需求管理流程应包括需求的建立需求的分析、需求的变更及需求的双向性追溯等。</w:t>
      </w:r>
    </w:p>
    <w:p w14:paraId="5A7A096F" w14:textId="77777777" w:rsidR="00AD050D" w:rsidRPr="002F7E2A" w:rsidRDefault="00AD050D" w:rsidP="00351EEA">
      <w:pPr>
        <w:pStyle w:val="affa"/>
        <w:spacing w:line="360" w:lineRule="auto"/>
        <w:ind w:firstLine="480"/>
      </w:pPr>
      <w:r w:rsidRPr="002F7E2A">
        <w:rPr>
          <w:rFonts w:hint="eastAsia"/>
        </w:rPr>
        <w:t>g)</w:t>
      </w:r>
      <w:r w:rsidRPr="002F7E2A">
        <w:rPr>
          <w:rFonts w:hint="eastAsia"/>
        </w:rPr>
        <w:t>设计管理模块能够实现对设计阶段的配置项集中管理</w:t>
      </w:r>
      <w:r w:rsidRPr="002F7E2A">
        <w:rPr>
          <w:rFonts w:hint="eastAsia"/>
        </w:rPr>
        <w:t>,</w:t>
      </w:r>
      <w:r w:rsidRPr="002F7E2A">
        <w:rPr>
          <w:rFonts w:hint="eastAsia"/>
        </w:rPr>
        <w:t>实现软件研制设计阶段配置项的出库、入库、版本发布、版本管理。</w:t>
      </w:r>
    </w:p>
    <w:p w14:paraId="16C8DC84" w14:textId="77777777" w:rsidR="00AD050D" w:rsidRPr="002F7E2A" w:rsidRDefault="00AD050D" w:rsidP="00351EEA">
      <w:pPr>
        <w:pStyle w:val="affa"/>
        <w:spacing w:line="360" w:lineRule="auto"/>
        <w:ind w:firstLine="480"/>
      </w:pPr>
      <w:r w:rsidRPr="002F7E2A">
        <w:rPr>
          <w:rFonts w:hint="eastAsia"/>
        </w:rPr>
        <w:t>h)</w:t>
      </w:r>
      <w:r w:rsidRPr="002F7E2A">
        <w:rPr>
          <w:rFonts w:hint="eastAsia"/>
        </w:rPr>
        <w:t>开发管理模块可以有效对软件产品研制开发阶段的源代码实现开发库、受控库和产品库的三库管理模式</w:t>
      </w:r>
      <w:r w:rsidRPr="002F7E2A">
        <w:rPr>
          <w:rFonts w:hint="eastAsia"/>
        </w:rPr>
        <w:t>,</w:t>
      </w:r>
      <w:r w:rsidRPr="002F7E2A">
        <w:rPr>
          <w:rFonts w:hint="eastAsia"/>
        </w:rPr>
        <w:t>支持源代码的出库、入库、版本发布版本管理。</w:t>
      </w:r>
    </w:p>
    <w:p w14:paraId="32C06ABA" w14:textId="77777777" w:rsidR="00AD050D" w:rsidRPr="002F7E2A" w:rsidRDefault="00AD050D" w:rsidP="00351EEA">
      <w:pPr>
        <w:pStyle w:val="affa"/>
        <w:spacing w:line="360" w:lineRule="auto"/>
        <w:ind w:firstLine="480"/>
      </w:pPr>
      <w:r w:rsidRPr="002F7E2A">
        <w:rPr>
          <w:rFonts w:hint="eastAsia"/>
        </w:rPr>
        <w:t>i)</w:t>
      </w:r>
      <w:r w:rsidRPr="002F7E2A">
        <w:rPr>
          <w:rFonts w:hint="eastAsia"/>
        </w:rPr>
        <w:t>测试管理模块符合相关标准中的管理要求</w:t>
      </w:r>
      <w:r w:rsidRPr="002F7E2A">
        <w:rPr>
          <w:rFonts w:hint="eastAsia"/>
        </w:rPr>
        <w:t>,</w:t>
      </w:r>
      <w:r w:rsidRPr="002F7E2A">
        <w:rPr>
          <w:rFonts w:hint="eastAsia"/>
        </w:rPr>
        <w:t>能够满足软件产品测试的业务需求。可为测试人员提供测试用例辅助设计和测试用例管理功能</w:t>
      </w:r>
      <w:r w:rsidRPr="002F7E2A">
        <w:rPr>
          <w:rFonts w:hint="eastAsia"/>
        </w:rPr>
        <w:t>,</w:t>
      </w:r>
      <w:r w:rsidRPr="002F7E2A">
        <w:rPr>
          <w:rFonts w:hint="eastAsia"/>
        </w:rPr>
        <w:t>可辅助测试人员梳理测试需求、制定测试计戈划、设计测试用例</w:t>
      </w:r>
      <w:r w:rsidRPr="002F7E2A">
        <w:rPr>
          <w:rFonts w:hint="eastAsia"/>
        </w:rPr>
        <w:t>,</w:t>
      </w:r>
      <w:r w:rsidRPr="002F7E2A">
        <w:rPr>
          <w:rFonts w:hint="eastAsia"/>
        </w:rPr>
        <w:t>并依据测试结果分析产生出测试报告</w:t>
      </w:r>
      <w:r w:rsidRPr="002F7E2A">
        <w:rPr>
          <w:rFonts w:hint="eastAsia"/>
        </w:rPr>
        <w:t>,</w:t>
      </w:r>
      <w:r w:rsidRPr="002F7E2A">
        <w:rPr>
          <w:rFonts w:hint="eastAsia"/>
        </w:rPr>
        <w:t>支持测试工作的可移动模式</w:t>
      </w:r>
      <w:r w:rsidRPr="002F7E2A">
        <w:rPr>
          <w:rFonts w:hint="eastAsia"/>
        </w:rPr>
        <w:t>,</w:t>
      </w:r>
      <w:r w:rsidRPr="002F7E2A">
        <w:rPr>
          <w:rFonts w:hint="eastAsia"/>
        </w:rPr>
        <w:t>应能够在</w:t>
      </w:r>
      <w:r w:rsidRPr="002F7E2A">
        <w:rPr>
          <w:rFonts w:hint="eastAsia"/>
        </w:rPr>
        <w:t xml:space="preserve"> Windows</w:t>
      </w:r>
      <w:r w:rsidRPr="002F7E2A">
        <w:rPr>
          <w:rFonts w:hint="eastAsia"/>
        </w:rPr>
        <w:t>、</w:t>
      </w:r>
      <w:r w:rsidRPr="002F7E2A">
        <w:rPr>
          <w:rFonts w:hint="eastAsia"/>
        </w:rPr>
        <w:t xml:space="preserve"> Linux</w:t>
      </w:r>
      <w:r w:rsidRPr="002F7E2A">
        <w:rPr>
          <w:rFonts w:hint="eastAsia"/>
        </w:rPr>
        <w:t>、麒麟操作系统环境下独立安装</w:t>
      </w:r>
      <w:r w:rsidRPr="002F7E2A">
        <w:rPr>
          <w:rFonts w:hint="eastAsia"/>
        </w:rPr>
        <w:t>;</w:t>
      </w:r>
      <w:r w:rsidRPr="002F7E2A">
        <w:rPr>
          <w:rFonts w:hint="eastAsia"/>
        </w:rPr>
        <w:t>支持向导服务方式引导测试人员按照软件测试各个阶段的要求开展相应的工作</w:t>
      </w:r>
      <w:r w:rsidRPr="002F7E2A">
        <w:rPr>
          <w:rFonts w:hint="eastAsia"/>
        </w:rPr>
        <w:t>;</w:t>
      </w:r>
      <w:r w:rsidRPr="002F7E2A">
        <w:rPr>
          <w:rFonts w:hint="eastAsia"/>
        </w:rPr>
        <w:t>支持测试用例自动推荐</w:t>
      </w:r>
      <w:r w:rsidRPr="002F7E2A">
        <w:rPr>
          <w:rFonts w:hint="eastAsia"/>
        </w:rPr>
        <w:t>,</w:t>
      </w:r>
      <w:r w:rsidRPr="002F7E2A">
        <w:rPr>
          <w:rFonts w:hint="eastAsia"/>
        </w:rPr>
        <w:t>能够对历史测试用例进行分析。在测试用例辅助设计过程中</w:t>
      </w:r>
      <w:r w:rsidRPr="002F7E2A">
        <w:rPr>
          <w:rFonts w:hint="eastAsia"/>
        </w:rPr>
        <w:t>,</w:t>
      </w:r>
      <w:r w:rsidRPr="002F7E2A">
        <w:rPr>
          <w:rFonts w:hint="eastAsia"/>
        </w:rPr>
        <w:t>能够根据当前项目信息、测试功能点和该功能点的测试需求</w:t>
      </w:r>
      <w:r w:rsidRPr="002F7E2A">
        <w:rPr>
          <w:rFonts w:hint="eastAsia"/>
        </w:rPr>
        <w:t>,</w:t>
      </w:r>
      <w:r w:rsidRPr="002F7E2A">
        <w:rPr>
          <w:rFonts w:hint="eastAsia"/>
        </w:rPr>
        <w:t>自动推荐出合理的测试用例。</w:t>
      </w:r>
    </w:p>
    <w:p w14:paraId="1ACB32F2" w14:textId="77777777" w:rsidR="00AD050D" w:rsidRPr="002F7E2A" w:rsidRDefault="00AD050D" w:rsidP="00351EEA">
      <w:pPr>
        <w:pStyle w:val="affa"/>
        <w:spacing w:line="360" w:lineRule="auto"/>
        <w:ind w:firstLine="480"/>
      </w:pPr>
      <w:r w:rsidRPr="002F7E2A">
        <w:rPr>
          <w:rFonts w:hint="eastAsia"/>
        </w:rPr>
        <w:t>j)</w:t>
      </w:r>
      <w:r w:rsidRPr="002F7E2A">
        <w:rPr>
          <w:rFonts w:hint="eastAsia"/>
        </w:rPr>
        <w:t>系统管理模块应满足保密“三员”管理要求</w:t>
      </w:r>
      <w:r w:rsidRPr="002F7E2A">
        <w:rPr>
          <w:rFonts w:hint="eastAsia"/>
        </w:rPr>
        <w:t>,</w:t>
      </w:r>
      <w:r w:rsidRPr="002F7E2A">
        <w:rPr>
          <w:rFonts w:hint="eastAsia"/>
        </w:rPr>
        <w:t>即系统管理员、安全保密员</w:t>
      </w:r>
      <w:r w:rsidRPr="002F7E2A">
        <w:rPr>
          <w:rFonts w:hint="eastAsia"/>
        </w:rPr>
        <w:t>(</w:t>
      </w:r>
      <w:r w:rsidRPr="002F7E2A">
        <w:rPr>
          <w:rFonts w:hint="eastAsia"/>
        </w:rPr>
        <w:t>权限角色管理</w:t>
      </w:r>
      <w:r w:rsidRPr="002F7E2A">
        <w:rPr>
          <w:rFonts w:hint="eastAsia"/>
        </w:rPr>
        <w:t>)</w:t>
      </w:r>
      <w:r w:rsidRPr="002F7E2A">
        <w:rPr>
          <w:rFonts w:hint="eastAsia"/>
        </w:rPr>
        <w:t>、安全审计员</w:t>
      </w:r>
      <w:r w:rsidRPr="002F7E2A">
        <w:rPr>
          <w:rFonts w:hint="eastAsia"/>
        </w:rPr>
        <w:t>(</w:t>
      </w:r>
      <w:r w:rsidRPr="002F7E2A">
        <w:rPr>
          <w:rFonts w:hint="eastAsia"/>
        </w:rPr>
        <w:t>审计系统管理和安全管理行为</w:t>
      </w:r>
      <w:r w:rsidRPr="002F7E2A">
        <w:rPr>
          <w:rFonts w:hint="eastAsia"/>
        </w:rPr>
        <w:t>)</w:t>
      </w:r>
      <w:r w:rsidRPr="002F7E2A">
        <w:rPr>
          <w:rFonts w:hint="eastAsia"/>
        </w:rPr>
        <w:t>。满足涉密信息系统的管理</w:t>
      </w:r>
      <w:r w:rsidRPr="002F7E2A">
        <w:rPr>
          <w:rFonts w:hint="eastAsia"/>
        </w:rPr>
        <w:t>,</w:t>
      </w:r>
      <w:r w:rsidRPr="002F7E2A">
        <w:rPr>
          <w:rFonts w:hint="eastAsia"/>
        </w:rPr>
        <w:t>系统管理员负贡系统的日常管理工作</w:t>
      </w:r>
      <w:r w:rsidRPr="002F7E2A">
        <w:rPr>
          <w:rFonts w:hint="eastAsia"/>
        </w:rPr>
        <w:t>,</w:t>
      </w:r>
      <w:r w:rsidRPr="002F7E2A">
        <w:rPr>
          <w:rFonts w:hint="eastAsia"/>
        </w:rPr>
        <w:t>安全审计员负责系统使用日志的管理</w:t>
      </w:r>
      <w:r w:rsidRPr="002F7E2A">
        <w:rPr>
          <w:rFonts w:hint="eastAsia"/>
        </w:rPr>
        <w:t>,</w:t>
      </w:r>
      <w:r w:rsidRPr="002F7E2A">
        <w:rPr>
          <w:rFonts w:hint="eastAsia"/>
        </w:rPr>
        <w:t>安全保密管理员负责系统的安全措施设定。</w:t>
      </w:r>
    </w:p>
    <w:p w14:paraId="006E2B6F" w14:textId="77777777" w:rsidR="00AD050D" w:rsidRPr="002F7E2A" w:rsidRDefault="00AD050D" w:rsidP="00351EEA">
      <w:pPr>
        <w:pStyle w:val="affa"/>
        <w:spacing w:line="360" w:lineRule="auto"/>
        <w:ind w:firstLine="480"/>
      </w:pPr>
      <w:r w:rsidRPr="002F7E2A">
        <w:rPr>
          <w:rFonts w:hint="eastAsia"/>
        </w:rPr>
        <w:t>k)</w:t>
      </w:r>
      <w:r w:rsidRPr="002F7E2A">
        <w:rPr>
          <w:rFonts w:hint="eastAsia"/>
        </w:rPr>
        <w:t>能够与软件测试云平台集成</w:t>
      </w:r>
      <w:r w:rsidRPr="002F7E2A">
        <w:rPr>
          <w:rFonts w:hint="eastAsia"/>
        </w:rPr>
        <w:t>,</w:t>
      </w:r>
      <w:r w:rsidRPr="002F7E2A">
        <w:rPr>
          <w:rFonts w:hint="eastAsia"/>
        </w:rPr>
        <w:t>数据能与平台共享。</w:t>
      </w:r>
    </w:p>
    <w:p w14:paraId="1D84F9AC" w14:textId="77777777" w:rsidR="00AD050D" w:rsidRPr="002F7E2A" w:rsidRDefault="00AD050D" w:rsidP="00351EEA">
      <w:pPr>
        <w:pStyle w:val="affa"/>
        <w:spacing w:line="360" w:lineRule="auto"/>
        <w:ind w:firstLine="480"/>
      </w:pPr>
      <w:r w:rsidRPr="002F7E2A">
        <w:rPr>
          <w:rFonts w:hint="eastAsia"/>
        </w:rPr>
        <w:t>(2)</w:t>
      </w:r>
      <w:r w:rsidRPr="002F7E2A">
        <w:rPr>
          <w:rFonts w:hint="eastAsia"/>
        </w:rPr>
        <w:t>软件状态控制与管理分系统</w:t>
      </w:r>
    </w:p>
    <w:p w14:paraId="116B05BE" w14:textId="77777777" w:rsidR="00AD050D" w:rsidRPr="002F7E2A" w:rsidRDefault="00AD050D" w:rsidP="00351EEA">
      <w:pPr>
        <w:pStyle w:val="affa"/>
        <w:spacing w:line="360" w:lineRule="auto"/>
        <w:ind w:firstLine="480"/>
      </w:pPr>
      <w:r w:rsidRPr="002F7E2A">
        <w:rPr>
          <w:rFonts w:hint="eastAsia"/>
        </w:rPr>
        <w:t>a)</w:t>
      </w:r>
      <w:r w:rsidRPr="002F7E2A">
        <w:rPr>
          <w:rFonts w:hint="eastAsia"/>
        </w:rPr>
        <w:t>软件状态控制与管理分系统具各软件信息管理、证书初始化与管理源码比对与追踪、软件集成发布、软件问题管理、版本状态管控、系统管理和系统通讯录等功能</w:t>
      </w:r>
      <w:r w:rsidRPr="002F7E2A">
        <w:rPr>
          <w:rFonts w:hint="eastAsia"/>
        </w:rPr>
        <w:t>,</w:t>
      </w:r>
      <w:r w:rsidRPr="002F7E2A">
        <w:rPr>
          <w:rFonts w:hint="eastAsia"/>
        </w:rPr>
        <w:t>管理标准参照</w:t>
      </w:r>
      <w:r w:rsidRPr="002F7E2A">
        <w:rPr>
          <w:rFonts w:hint="eastAsia"/>
        </w:rPr>
        <w:t>GJB2725A</w:t>
      </w:r>
      <w:r w:rsidRPr="002F7E2A">
        <w:rPr>
          <w:rFonts w:hint="eastAsia"/>
        </w:rPr>
        <w:t>执行。</w:t>
      </w:r>
    </w:p>
    <w:p w14:paraId="51C8093A" w14:textId="77777777" w:rsidR="00AD050D" w:rsidRPr="002F7E2A" w:rsidRDefault="00AD050D" w:rsidP="00351EEA">
      <w:pPr>
        <w:pStyle w:val="affa"/>
        <w:spacing w:line="360" w:lineRule="auto"/>
        <w:ind w:firstLine="480"/>
      </w:pPr>
      <w:r w:rsidRPr="002F7E2A">
        <w:rPr>
          <w:rFonts w:hint="eastAsia"/>
        </w:rPr>
        <w:t>b)</w:t>
      </w:r>
      <w:r w:rsidRPr="002F7E2A">
        <w:rPr>
          <w:rFonts w:hint="eastAsia"/>
        </w:rPr>
        <w:t>软件信息管理模块能够依据软件所属的装各谱系、装备、分系统对软件信息进行管理</w:t>
      </w:r>
      <w:r w:rsidRPr="002F7E2A">
        <w:rPr>
          <w:rFonts w:hint="eastAsia"/>
        </w:rPr>
        <w:t>,</w:t>
      </w:r>
      <w:r w:rsidRPr="002F7E2A">
        <w:rPr>
          <w:rFonts w:hint="eastAsia"/>
        </w:rPr>
        <w:t>维护软件版本变化</w:t>
      </w:r>
      <w:r w:rsidRPr="002F7E2A">
        <w:rPr>
          <w:rFonts w:hint="eastAsia"/>
        </w:rPr>
        <w:t>,</w:t>
      </w:r>
      <w:r w:rsidRPr="002F7E2A">
        <w:rPr>
          <w:rFonts w:hint="eastAsia"/>
        </w:rPr>
        <w:t>管理軟件各版本对应的可采集资源。通过树形结构和列表的形式</w:t>
      </w:r>
      <w:r w:rsidRPr="002F7E2A">
        <w:rPr>
          <w:rFonts w:hint="eastAsia"/>
        </w:rPr>
        <w:t>,</w:t>
      </w:r>
      <w:r w:rsidRPr="002F7E2A">
        <w:rPr>
          <w:rFonts w:hint="eastAsia"/>
        </w:rPr>
        <w:t>对装备谱系、装备、分系统、软件以及软件版本做统一管理</w:t>
      </w:r>
      <w:r w:rsidRPr="002F7E2A">
        <w:rPr>
          <w:rFonts w:hint="eastAsia"/>
        </w:rPr>
        <w:t>,</w:t>
      </w:r>
      <w:r w:rsidRPr="002F7E2A">
        <w:rPr>
          <w:rFonts w:hint="eastAsia"/>
        </w:rPr>
        <w:t>确定软件状态、记录软件变更历程、采集软件版本资源并确定其版本状态。</w:t>
      </w:r>
    </w:p>
    <w:p w14:paraId="0216C4F0" w14:textId="77777777" w:rsidR="00AD050D" w:rsidRPr="002F7E2A" w:rsidRDefault="00AD050D" w:rsidP="00351EEA">
      <w:pPr>
        <w:pStyle w:val="affa"/>
        <w:spacing w:line="360" w:lineRule="auto"/>
        <w:ind w:firstLine="480"/>
      </w:pPr>
      <w:r w:rsidRPr="002F7E2A">
        <w:rPr>
          <w:rFonts w:hint="eastAsia"/>
        </w:rPr>
        <w:t>c)</w:t>
      </w:r>
      <w:r w:rsidRPr="002F7E2A">
        <w:rPr>
          <w:rFonts w:hint="eastAsia"/>
        </w:rPr>
        <w:t>源码比对与追踪模块能够对不同软件源代码进行比对分析</w:t>
      </w:r>
      <w:r w:rsidRPr="002F7E2A">
        <w:rPr>
          <w:rFonts w:hint="eastAsia"/>
        </w:rPr>
        <w:t>,</w:t>
      </w:r>
      <w:r w:rsidRPr="002F7E2A">
        <w:rPr>
          <w:rFonts w:hint="eastAsia"/>
        </w:rPr>
        <w:t>形成比对报告和统计报告</w:t>
      </w:r>
      <w:r w:rsidRPr="002F7E2A">
        <w:rPr>
          <w:rFonts w:hint="eastAsia"/>
        </w:rPr>
        <w:t>,</w:t>
      </w:r>
      <w:r w:rsidRPr="002F7E2A">
        <w:rPr>
          <w:rFonts w:hint="eastAsia"/>
        </w:rPr>
        <w:t>计算版本相似度。可自动建立軟件版本变更和变更需求之间的追踪关系</w:t>
      </w:r>
      <w:r w:rsidRPr="002F7E2A">
        <w:rPr>
          <w:rFonts w:hint="eastAsia"/>
        </w:rPr>
        <w:t>;</w:t>
      </w:r>
      <w:r w:rsidRPr="002F7E2A">
        <w:rPr>
          <w:rFonts w:hint="eastAsia"/>
        </w:rPr>
        <w:t>分析不同软件版本间的差异</w:t>
      </w:r>
      <w:r w:rsidRPr="002F7E2A">
        <w:rPr>
          <w:rFonts w:hint="eastAsia"/>
        </w:rPr>
        <w:t>,</w:t>
      </w:r>
      <w:r w:rsidRPr="002F7E2A">
        <w:rPr>
          <w:rFonts w:hint="eastAsia"/>
        </w:rPr>
        <w:t>统计差异文件</w:t>
      </w:r>
      <w:r w:rsidRPr="002F7E2A">
        <w:rPr>
          <w:rFonts w:hint="eastAsia"/>
        </w:rPr>
        <w:t>,</w:t>
      </w:r>
      <w:r w:rsidRPr="002F7E2A">
        <w:rPr>
          <w:rFonts w:hint="eastAsia"/>
        </w:rPr>
        <w:t>形成文件差异清单</w:t>
      </w:r>
      <w:r w:rsidRPr="002F7E2A">
        <w:rPr>
          <w:rFonts w:hint="eastAsia"/>
        </w:rPr>
        <w:t>,</w:t>
      </w:r>
      <w:r w:rsidRPr="002F7E2A">
        <w:rPr>
          <w:rFonts w:hint="eastAsia"/>
        </w:rPr>
        <w:t>建立和维护软件版本和变更需求间的追踪关系。</w:t>
      </w:r>
    </w:p>
    <w:p w14:paraId="3E8DD24D" w14:textId="77777777" w:rsidR="00AD050D" w:rsidRPr="002F7E2A" w:rsidRDefault="00AD050D" w:rsidP="00351EEA">
      <w:pPr>
        <w:pStyle w:val="affa"/>
        <w:spacing w:line="360" w:lineRule="auto"/>
        <w:ind w:firstLine="480"/>
      </w:pPr>
      <w:r w:rsidRPr="002F7E2A">
        <w:rPr>
          <w:rFonts w:hint="eastAsia"/>
        </w:rPr>
        <w:t>d)</w:t>
      </w:r>
      <w:r w:rsidRPr="002F7E2A">
        <w:rPr>
          <w:rFonts w:hint="eastAsia"/>
        </w:rPr>
        <w:t>软件间题管理模块能够管理软件版本下存在的间题</w:t>
      </w:r>
      <w:r w:rsidRPr="002F7E2A">
        <w:rPr>
          <w:rFonts w:hint="eastAsia"/>
        </w:rPr>
        <w:t>,</w:t>
      </w:r>
      <w:r w:rsidRPr="002F7E2A">
        <w:rPr>
          <w:rFonts w:hint="eastAsia"/>
        </w:rPr>
        <w:t>实现问题列表的导入、导出。记录软件版本存在的问题</w:t>
      </w:r>
      <w:r w:rsidRPr="002F7E2A">
        <w:rPr>
          <w:rFonts w:hint="eastAsia"/>
        </w:rPr>
        <w:t>,</w:t>
      </w:r>
      <w:r w:rsidRPr="002F7E2A">
        <w:rPr>
          <w:rFonts w:hint="eastAsia"/>
        </w:rPr>
        <w:t>为软件维护提供依据。</w:t>
      </w:r>
    </w:p>
    <w:p w14:paraId="61C9A6C5" w14:textId="77777777" w:rsidR="00AD050D" w:rsidRPr="002F7E2A" w:rsidRDefault="00AD050D" w:rsidP="00351EEA">
      <w:pPr>
        <w:pStyle w:val="affa"/>
        <w:spacing w:line="360" w:lineRule="auto"/>
        <w:ind w:firstLine="480"/>
      </w:pPr>
      <w:r w:rsidRPr="002F7E2A">
        <w:rPr>
          <w:rFonts w:hint="eastAsia"/>
        </w:rPr>
        <w:t>e)</w:t>
      </w:r>
      <w:r w:rsidRPr="002F7E2A">
        <w:rPr>
          <w:rFonts w:hint="eastAsia"/>
        </w:rPr>
        <w:t>系统管理模块能够实现组织、人员管理</w:t>
      </w:r>
      <w:r w:rsidRPr="002F7E2A">
        <w:rPr>
          <w:rFonts w:hint="eastAsia"/>
        </w:rPr>
        <w:t>;</w:t>
      </w:r>
      <w:r w:rsidRPr="002F7E2A">
        <w:rPr>
          <w:rFonts w:hint="eastAsia"/>
        </w:rPr>
        <w:t>实现角色设置和权限定义实现系统使用过程中的基础数据和类型定义</w:t>
      </w:r>
      <w:r w:rsidRPr="002F7E2A">
        <w:rPr>
          <w:rFonts w:hint="eastAsia"/>
        </w:rPr>
        <w:t>,</w:t>
      </w:r>
      <w:r w:rsidRPr="002F7E2A">
        <w:rPr>
          <w:rFonts w:hint="eastAsia"/>
        </w:rPr>
        <w:t>包括</w:t>
      </w:r>
      <w:r w:rsidRPr="002F7E2A">
        <w:rPr>
          <w:rFonts w:hint="eastAsia"/>
        </w:rPr>
        <w:t>:</w:t>
      </w:r>
      <w:r w:rsidRPr="002F7E2A">
        <w:rPr>
          <w:rFonts w:hint="eastAsia"/>
        </w:rPr>
        <w:t>问题类型、资料类型等。</w:t>
      </w:r>
    </w:p>
    <w:p w14:paraId="100FB966" w14:textId="77777777" w:rsidR="00AD050D" w:rsidRPr="002F7E2A" w:rsidRDefault="00AD050D" w:rsidP="00351EEA">
      <w:pPr>
        <w:pStyle w:val="affa"/>
        <w:spacing w:line="360" w:lineRule="auto"/>
        <w:ind w:firstLine="480"/>
      </w:pPr>
      <w:r w:rsidRPr="002F7E2A">
        <w:rPr>
          <w:rFonts w:hint="eastAsia"/>
        </w:rPr>
        <w:t>f)</w:t>
      </w:r>
      <w:r w:rsidRPr="002F7E2A">
        <w:rPr>
          <w:rFonts w:hint="eastAsia"/>
        </w:rPr>
        <w:t>证书初始化与管理模块能够管理用户</w:t>
      </w:r>
      <w:r w:rsidRPr="002F7E2A">
        <w:rPr>
          <w:rFonts w:hint="eastAsia"/>
        </w:rPr>
        <w:t>,</w:t>
      </w:r>
      <w:r w:rsidRPr="002F7E2A">
        <w:rPr>
          <w:rFonts w:hint="eastAsia"/>
        </w:rPr>
        <w:t>生成和带有用户唯一身份标识的公、私钥证书</w:t>
      </w:r>
      <w:r w:rsidRPr="002F7E2A">
        <w:rPr>
          <w:rFonts w:hint="eastAsia"/>
        </w:rPr>
        <w:t>,</w:t>
      </w:r>
      <w:r w:rsidRPr="002F7E2A">
        <w:rPr>
          <w:rFonts w:hint="eastAsia"/>
        </w:rPr>
        <w:t>作为使用状态管控应用分系统的身份识别。</w:t>
      </w:r>
    </w:p>
    <w:p w14:paraId="46482BC3" w14:textId="77777777" w:rsidR="00AD050D" w:rsidRPr="002F7E2A" w:rsidRDefault="00AD050D" w:rsidP="00351EEA">
      <w:pPr>
        <w:pStyle w:val="affa"/>
        <w:spacing w:line="360" w:lineRule="auto"/>
        <w:ind w:firstLine="480"/>
      </w:pPr>
      <w:r w:rsidRPr="002F7E2A">
        <w:rPr>
          <w:rFonts w:hint="eastAsia"/>
        </w:rPr>
        <w:t>g)</w:t>
      </w:r>
      <w:r w:rsidRPr="002F7E2A">
        <w:rPr>
          <w:rFonts w:hint="eastAsia"/>
        </w:rPr>
        <w:t>软件集成发布模块能够对应生成软文档的安全文库</w:t>
      </w:r>
      <w:r w:rsidRPr="002F7E2A">
        <w:rPr>
          <w:rFonts w:hint="eastAsia"/>
        </w:rPr>
        <w:t>(</w:t>
      </w:r>
      <w:r w:rsidRPr="002F7E2A">
        <w:rPr>
          <w:rFonts w:hint="eastAsia"/>
        </w:rPr>
        <w:t>单一文件</w:t>
      </w:r>
      <w:r w:rsidRPr="002F7E2A">
        <w:rPr>
          <w:rFonts w:hint="eastAsia"/>
        </w:rPr>
        <w:t>),</w:t>
      </w:r>
      <w:r w:rsidRPr="002F7E2A">
        <w:rPr>
          <w:rFonts w:hint="eastAsia"/>
        </w:rPr>
        <w:t>其逆向过程为解包</w:t>
      </w:r>
      <w:r w:rsidRPr="002F7E2A">
        <w:rPr>
          <w:rFonts w:hint="eastAsia"/>
        </w:rPr>
        <w:t>,</w:t>
      </w:r>
      <w:r w:rsidRPr="002F7E2A">
        <w:rPr>
          <w:rFonts w:hint="eastAsia"/>
        </w:rPr>
        <w:t>由安全文库还原出原始软件文档。</w:t>
      </w:r>
    </w:p>
    <w:p w14:paraId="59C3AA09" w14:textId="77777777" w:rsidR="00AD050D" w:rsidRPr="002F7E2A" w:rsidRDefault="00AD050D" w:rsidP="00351EEA">
      <w:pPr>
        <w:pStyle w:val="affa"/>
        <w:spacing w:line="360" w:lineRule="auto"/>
        <w:ind w:firstLine="480"/>
      </w:pPr>
      <w:r w:rsidRPr="002F7E2A">
        <w:rPr>
          <w:rFonts w:hint="eastAsia"/>
        </w:rPr>
        <w:t>h)</w:t>
      </w:r>
      <w:r w:rsidRPr="002F7E2A">
        <w:rPr>
          <w:rFonts w:hint="eastAsia"/>
        </w:rPr>
        <w:t>版本状态管控模块能够对应生成软件状态文件</w:t>
      </w:r>
      <w:r w:rsidRPr="002F7E2A">
        <w:rPr>
          <w:rFonts w:hint="eastAsia"/>
        </w:rPr>
        <w:t>,</w:t>
      </w:r>
      <w:r w:rsidRPr="002F7E2A">
        <w:rPr>
          <w:rFonts w:hint="eastAsia"/>
        </w:rPr>
        <w:t>以及根据軟件状态对软件实施验证鉴别。</w:t>
      </w:r>
    </w:p>
    <w:p w14:paraId="425EFF13" w14:textId="77777777" w:rsidR="00AD050D" w:rsidRPr="002F7E2A" w:rsidRDefault="00AD050D" w:rsidP="00351EEA">
      <w:pPr>
        <w:pStyle w:val="affa"/>
        <w:spacing w:line="360" w:lineRule="auto"/>
        <w:ind w:firstLine="480"/>
      </w:pPr>
      <w:r w:rsidRPr="002F7E2A">
        <w:rPr>
          <w:rFonts w:hint="eastAsia"/>
        </w:rPr>
        <w:t>i)</w:t>
      </w:r>
      <w:r w:rsidRPr="002F7E2A">
        <w:rPr>
          <w:rFonts w:hint="eastAsia"/>
        </w:rPr>
        <w:t>系统通讯录模块在用户安装客户端后</w:t>
      </w:r>
      <w:r w:rsidRPr="002F7E2A">
        <w:rPr>
          <w:rFonts w:hint="eastAsia"/>
        </w:rPr>
        <w:t>,</w:t>
      </w:r>
      <w:r w:rsidRPr="002F7E2A">
        <w:rPr>
          <w:rFonts w:hint="eastAsia"/>
        </w:rPr>
        <w:t>可获取联系单位或联系人员的公钥信息</w:t>
      </w:r>
      <w:r w:rsidRPr="002F7E2A">
        <w:rPr>
          <w:rFonts w:hint="eastAsia"/>
        </w:rPr>
        <w:t>,</w:t>
      </w:r>
      <w:r w:rsidRPr="002F7E2A">
        <w:rPr>
          <w:rFonts w:hint="eastAsia"/>
        </w:rPr>
        <w:t>生成系统通讯录</w:t>
      </w:r>
      <w:r w:rsidRPr="002F7E2A">
        <w:rPr>
          <w:rFonts w:hint="eastAsia"/>
        </w:rPr>
        <w:t>,</w:t>
      </w:r>
      <w:r w:rsidRPr="002F7E2A">
        <w:rPr>
          <w:rFonts w:hint="eastAsia"/>
        </w:rPr>
        <w:t>方便安全文库的共享和状态文件会签。</w:t>
      </w:r>
    </w:p>
    <w:p w14:paraId="516C53A5" w14:textId="77777777" w:rsidR="00AD050D" w:rsidRPr="002F7E2A" w:rsidRDefault="00AD050D" w:rsidP="00351EEA">
      <w:pPr>
        <w:pStyle w:val="affa"/>
        <w:spacing w:line="360" w:lineRule="auto"/>
        <w:ind w:firstLine="480"/>
      </w:pPr>
      <w:r w:rsidRPr="002F7E2A">
        <w:rPr>
          <w:rFonts w:hint="eastAsia"/>
        </w:rPr>
        <w:t>i)</w:t>
      </w:r>
      <w:r w:rsidRPr="002F7E2A">
        <w:rPr>
          <w:rFonts w:hint="eastAsia"/>
        </w:rPr>
        <w:t>能够与软件测试云平台集成</w:t>
      </w:r>
      <w:r w:rsidRPr="002F7E2A">
        <w:rPr>
          <w:rFonts w:hint="eastAsia"/>
        </w:rPr>
        <w:t>,</w:t>
      </w:r>
      <w:r w:rsidRPr="002F7E2A">
        <w:rPr>
          <w:rFonts w:hint="eastAsia"/>
        </w:rPr>
        <w:t>数据能与平台共。</w:t>
      </w:r>
    </w:p>
    <w:p w14:paraId="43D1AF51" w14:textId="77777777" w:rsidR="00AD050D" w:rsidRPr="002F7E2A" w:rsidRDefault="00AD050D" w:rsidP="00351EEA">
      <w:pPr>
        <w:pStyle w:val="affa"/>
        <w:spacing w:line="360" w:lineRule="auto"/>
        <w:ind w:firstLine="480"/>
      </w:pPr>
      <w:r w:rsidRPr="002F7E2A">
        <w:rPr>
          <w:rFonts w:hint="eastAsia"/>
        </w:rPr>
        <w:t>3)</w:t>
      </w:r>
      <w:r w:rsidRPr="002F7E2A">
        <w:rPr>
          <w:rFonts w:hint="eastAsia"/>
        </w:rPr>
        <w:t>软件产品管理分系统</w:t>
      </w:r>
    </w:p>
    <w:p w14:paraId="5E3F901D" w14:textId="77777777" w:rsidR="00AD050D" w:rsidRPr="002F7E2A" w:rsidRDefault="00AD050D" w:rsidP="00351EEA">
      <w:pPr>
        <w:pStyle w:val="affa"/>
        <w:spacing w:line="360" w:lineRule="auto"/>
        <w:ind w:firstLine="480"/>
      </w:pPr>
      <w:r w:rsidRPr="002F7E2A">
        <w:rPr>
          <w:rFonts w:hint="eastAsia"/>
        </w:rPr>
        <w:t>a)</w:t>
      </w:r>
      <w:r w:rsidRPr="002F7E2A">
        <w:rPr>
          <w:rFonts w:hint="eastAsia"/>
        </w:rPr>
        <w:t>软件产品管理分系统具备测试资源管理、被测软件管理、资产库统计知识库管理和系统配置与管理等功能</w:t>
      </w:r>
      <w:r w:rsidRPr="002F7E2A">
        <w:rPr>
          <w:rFonts w:hint="eastAsia"/>
        </w:rPr>
        <w:t>,</w:t>
      </w:r>
      <w:r w:rsidRPr="002F7E2A">
        <w:rPr>
          <w:rFonts w:hint="eastAsia"/>
        </w:rPr>
        <w:t>管理标准参照</w:t>
      </w:r>
      <w:r w:rsidRPr="002F7E2A">
        <w:rPr>
          <w:rFonts w:hint="eastAsia"/>
        </w:rPr>
        <w:t>G.JB9001C</w:t>
      </w:r>
      <w:r w:rsidRPr="002F7E2A">
        <w:rPr>
          <w:rFonts w:hint="eastAsia"/>
        </w:rPr>
        <w:t>执行。</w:t>
      </w:r>
    </w:p>
    <w:p w14:paraId="478892A2" w14:textId="77777777" w:rsidR="00AD050D" w:rsidRPr="002F7E2A" w:rsidRDefault="00AD050D" w:rsidP="00351EEA">
      <w:pPr>
        <w:pStyle w:val="affa"/>
        <w:spacing w:line="360" w:lineRule="auto"/>
        <w:ind w:firstLine="480"/>
      </w:pPr>
      <w:r w:rsidRPr="002F7E2A">
        <w:rPr>
          <w:rFonts w:hint="eastAsia"/>
        </w:rPr>
        <w:t>b)</w:t>
      </w:r>
      <w:r w:rsidRPr="002F7E2A">
        <w:rPr>
          <w:rFonts w:hint="eastAsia"/>
        </w:rPr>
        <w:t>测试资源管理和被測软件管理模块能够实现软件资产实体的接收、入库、领用及处置流程管理</w:t>
      </w:r>
      <w:r w:rsidRPr="002F7E2A">
        <w:rPr>
          <w:rFonts w:hint="eastAsia"/>
        </w:rPr>
        <w:t>,</w:t>
      </w:r>
      <w:r w:rsidRPr="002F7E2A">
        <w:rPr>
          <w:rFonts w:hint="eastAsia"/>
        </w:rPr>
        <w:t>并结合软件状态管理工具</w:t>
      </w:r>
      <w:r w:rsidRPr="002F7E2A">
        <w:rPr>
          <w:rFonts w:hint="eastAsia"/>
        </w:rPr>
        <w:t>,</w:t>
      </w:r>
      <w:r w:rsidRPr="002F7E2A">
        <w:rPr>
          <w:rFonts w:hint="eastAsia"/>
        </w:rPr>
        <w:t>实现对软件版本的有效控制</w:t>
      </w:r>
      <w:r w:rsidRPr="002F7E2A">
        <w:rPr>
          <w:rFonts w:hint="eastAsia"/>
        </w:rPr>
        <w:t>,</w:t>
      </w:r>
      <w:r w:rsidRPr="002F7E2A">
        <w:rPr>
          <w:rFonts w:hint="eastAsia"/>
        </w:rPr>
        <w:t>可视化展示软件迭代曲线。</w:t>
      </w:r>
    </w:p>
    <w:p w14:paraId="5D6E327B" w14:textId="77777777" w:rsidR="00AD050D" w:rsidRPr="002F7E2A" w:rsidRDefault="00AD050D" w:rsidP="00351EEA">
      <w:pPr>
        <w:pStyle w:val="affa"/>
        <w:spacing w:line="360" w:lineRule="auto"/>
        <w:ind w:firstLine="480"/>
      </w:pPr>
      <w:r w:rsidRPr="002F7E2A">
        <w:rPr>
          <w:rFonts w:hint="eastAsia"/>
        </w:rPr>
        <w:t>c)</w:t>
      </w:r>
      <w:r w:rsidRPr="002F7E2A">
        <w:rPr>
          <w:rFonts w:hint="eastAsia"/>
        </w:rPr>
        <w:t>测试资源管理模块能够支持软件资产在软件全生命周期的相关信息的存储、管理和维护</w:t>
      </w:r>
      <w:r w:rsidRPr="002F7E2A">
        <w:rPr>
          <w:rFonts w:hint="eastAsia"/>
        </w:rPr>
        <w:t>,</w:t>
      </w:r>
      <w:r w:rsidRPr="002F7E2A">
        <w:rPr>
          <w:rFonts w:hint="eastAsia"/>
        </w:rPr>
        <w:t>对软件测试资产库中的信息发布、废弃、修订</w:t>
      </w:r>
      <w:r w:rsidRPr="002F7E2A">
        <w:rPr>
          <w:rFonts w:hint="eastAsia"/>
        </w:rPr>
        <w:t>,</w:t>
      </w:r>
      <w:r w:rsidRPr="002F7E2A">
        <w:rPr>
          <w:rFonts w:hint="eastAsia"/>
        </w:rPr>
        <w:t>提供增、删、改、査等操作</w:t>
      </w:r>
      <w:r w:rsidRPr="002F7E2A">
        <w:rPr>
          <w:rFonts w:hint="eastAsia"/>
        </w:rPr>
        <w:t>,</w:t>
      </w:r>
      <w:r w:rsidRPr="002F7E2A">
        <w:rPr>
          <w:rFonts w:hint="eastAsia"/>
        </w:rPr>
        <w:t>并根据授权管理实现资产库的浏览和操作权限的控制。</w:t>
      </w:r>
    </w:p>
    <w:p w14:paraId="67938C85" w14:textId="77777777" w:rsidR="00AD050D" w:rsidRPr="002F7E2A" w:rsidRDefault="00AD050D" w:rsidP="00351EEA">
      <w:pPr>
        <w:pStyle w:val="affa"/>
        <w:spacing w:line="360" w:lineRule="auto"/>
        <w:ind w:firstLine="480"/>
      </w:pPr>
      <w:r w:rsidRPr="002F7E2A">
        <w:rPr>
          <w:rFonts w:hint="eastAsia"/>
        </w:rPr>
        <w:t>d)</w:t>
      </w:r>
      <w:r w:rsidRPr="002F7E2A">
        <w:rPr>
          <w:rFonts w:hint="eastAsia"/>
        </w:rPr>
        <w:t>资产库统计模块可对软件资产信息进行分类统计</w:t>
      </w:r>
      <w:r w:rsidRPr="002F7E2A">
        <w:rPr>
          <w:rFonts w:hint="eastAsia"/>
        </w:rPr>
        <w:t>,</w:t>
      </w:r>
      <w:r w:rsidRPr="002F7E2A">
        <w:rPr>
          <w:rFonts w:hint="eastAsia"/>
        </w:rPr>
        <w:t>实现软件资产生命周期可视化展示</w:t>
      </w:r>
      <w:r w:rsidRPr="002F7E2A">
        <w:rPr>
          <w:rFonts w:hint="eastAsia"/>
        </w:rPr>
        <w:t>,</w:t>
      </w:r>
      <w:r w:rsidRPr="002F7E2A">
        <w:rPr>
          <w:rFonts w:hint="eastAsia"/>
        </w:rPr>
        <w:t>可视化内容丰富、形式多样。</w:t>
      </w:r>
    </w:p>
    <w:p w14:paraId="2282C37A" w14:textId="77777777" w:rsidR="00AD050D" w:rsidRPr="002F7E2A" w:rsidRDefault="00AD050D" w:rsidP="00351EEA">
      <w:pPr>
        <w:pStyle w:val="affa"/>
        <w:spacing w:line="360" w:lineRule="auto"/>
        <w:ind w:firstLine="480"/>
      </w:pPr>
      <w:r w:rsidRPr="002F7E2A">
        <w:rPr>
          <w:rFonts w:hint="eastAsia"/>
        </w:rPr>
        <w:t>e)</w:t>
      </w:r>
      <w:r w:rsidRPr="002F7E2A">
        <w:rPr>
          <w:rFonts w:hint="eastAsia"/>
        </w:rPr>
        <w:t>具备知识库管理功能</w:t>
      </w:r>
      <w:r w:rsidRPr="002F7E2A">
        <w:rPr>
          <w:rFonts w:hint="eastAsia"/>
        </w:rPr>
        <w:t>,</w:t>
      </w:r>
      <w:r w:rsidRPr="002F7E2A">
        <w:rPr>
          <w:rFonts w:hint="eastAsia"/>
        </w:rPr>
        <w:t>可支持对各类文档模板的自定义上传</w:t>
      </w:r>
      <w:r w:rsidRPr="002F7E2A">
        <w:rPr>
          <w:rFonts w:hint="eastAsia"/>
        </w:rPr>
        <w:t>,</w:t>
      </w:r>
      <w:r w:rsidRPr="002F7E2A">
        <w:rPr>
          <w:rFonts w:hint="eastAsia"/>
        </w:rPr>
        <w:t>自定义分组管理</w:t>
      </w:r>
      <w:r w:rsidRPr="002F7E2A">
        <w:rPr>
          <w:rFonts w:hint="eastAsia"/>
        </w:rPr>
        <w:t>,</w:t>
      </w:r>
      <w:r w:rsidRPr="002F7E2A">
        <w:rPr>
          <w:rFonts w:hint="eastAsia"/>
        </w:rPr>
        <w:t>支持建立文档模板与标准过程的关联关系。</w:t>
      </w:r>
    </w:p>
    <w:p w14:paraId="0D91EE26" w14:textId="77777777" w:rsidR="00AD050D" w:rsidRPr="002F7E2A" w:rsidRDefault="00AD050D" w:rsidP="00351EEA">
      <w:pPr>
        <w:pStyle w:val="affa"/>
        <w:spacing w:line="360" w:lineRule="auto"/>
        <w:ind w:firstLine="480"/>
      </w:pPr>
      <w:r w:rsidRPr="002F7E2A">
        <w:rPr>
          <w:rFonts w:hint="eastAsia"/>
        </w:rPr>
        <w:t>f)</w:t>
      </w:r>
      <w:r w:rsidRPr="002F7E2A">
        <w:rPr>
          <w:rFonts w:hint="eastAsia"/>
        </w:rPr>
        <w:t>系统配置与管理模块能够实现对标程及过程包含的活动的定义管理</w:t>
      </w:r>
      <w:r w:rsidRPr="002F7E2A">
        <w:rPr>
          <w:rFonts w:hint="eastAsia"/>
        </w:rPr>
        <w:t>,</w:t>
      </w:r>
      <w:r w:rsidRPr="002F7E2A">
        <w:rPr>
          <w:rFonts w:hint="eastAsia"/>
        </w:rPr>
        <w:t>包括标准过程定义、发布、废弃、修订和历史记录</w:t>
      </w:r>
      <w:r w:rsidRPr="002F7E2A">
        <w:rPr>
          <w:rFonts w:hint="eastAsia"/>
        </w:rPr>
        <w:t>;</w:t>
      </w:r>
      <w:r w:rsidRPr="002F7E2A">
        <w:rPr>
          <w:rFonts w:hint="eastAsia"/>
        </w:rPr>
        <w:t>能够实现对软件资产管理制度和质量管理体系等标准、流程、规范的存储与维护更新</w:t>
      </w:r>
      <w:r w:rsidRPr="002F7E2A">
        <w:rPr>
          <w:rFonts w:hint="eastAsia"/>
        </w:rPr>
        <w:t>;</w:t>
      </w:r>
      <w:r w:rsidRPr="002F7E2A">
        <w:rPr>
          <w:rFonts w:hint="eastAsia"/>
        </w:rPr>
        <w:t>可分类建立风险库、问题库、测量库、配置管理库、过程评估与改进库、项目归档库等专项资产信息的统一管理平台</w:t>
      </w:r>
      <w:r w:rsidRPr="002F7E2A">
        <w:rPr>
          <w:rFonts w:hint="eastAsia"/>
        </w:rPr>
        <w:t>:</w:t>
      </w:r>
      <w:r w:rsidRPr="002F7E2A">
        <w:rPr>
          <w:rFonts w:hint="eastAsia"/>
        </w:rPr>
        <w:t>能够实现自定义设置多层次资产目录结构</w:t>
      </w:r>
      <w:r w:rsidRPr="002F7E2A">
        <w:rPr>
          <w:rFonts w:hint="eastAsia"/>
        </w:rPr>
        <w:t>,</w:t>
      </w:r>
      <w:r w:rsidRPr="002F7E2A">
        <w:rPr>
          <w:rFonts w:hint="eastAsia"/>
        </w:rPr>
        <w:t>支持对资产目录的维护</w:t>
      </w:r>
      <w:r w:rsidRPr="002F7E2A">
        <w:rPr>
          <w:rFonts w:hint="eastAsia"/>
        </w:rPr>
        <w:t>:</w:t>
      </w:r>
      <w:r w:rsidRPr="002F7E2A">
        <w:rPr>
          <w:rFonts w:hint="eastAsia"/>
        </w:rPr>
        <w:t>支持自定义资产状态、资产来源、資产类别等选项字典。</w:t>
      </w:r>
    </w:p>
    <w:p w14:paraId="3269DE94" w14:textId="77777777" w:rsidR="00AD050D" w:rsidRPr="002F7E2A" w:rsidRDefault="00AD050D" w:rsidP="00351EEA">
      <w:pPr>
        <w:pStyle w:val="affa"/>
        <w:spacing w:line="360" w:lineRule="auto"/>
        <w:ind w:firstLine="480"/>
      </w:pPr>
      <w:r w:rsidRPr="002F7E2A">
        <w:rPr>
          <w:rFonts w:hint="eastAsia"/>
        </w:rPr>
        <w:t>g)</w:t>
      </w:r>
      <w:r w:rsidRPr="002F7E2A">
        <w:rPr>
          <w:rFonts w:hint="eastAsia"/>
        </w:rPr>
        <w:t>系统基础管理功能模块具有用户管理、组织管理、权限管理、三员管理、审计管理和安全设置等功能。</w:t>
      </w:r>
    </w:p>
    <w:p w14:paraId="228CA524" w14:textId="77777777" w:rsidR="00AD050D" w:rsidRPr="002F7E2A" w:rsidRDefault="00AD050D" w:rsidP="00351EEA">
      <w:pPr>
        <w:pStyle w:val="affa"/>
        <w:spacing w:line="360" w:lineRule="auto"/>
        <w:ind w:firstLine="480"/>
      </w:pPr>
      <w:r w:rsidRPr="002F7E2A">
        <w:rPr>
          <w:rFonts w:hint="eastAsia"/>
        </w:rPr>
        <w:t>h)</w:t>
      </w:r>
      <w:r w:rsidRPr="002F7E2A">
        <w:rPr>
          <w:rFonts w:hint="eastAsia"/>
        </w:rPr>
        <w:t>能够与软件测试云平台集成</w:t>
      </w:r>
      <w:r w:rsidRPr="002F7E2A">
        <w:rPr>
          <w:rFonts w:hint="eastAsia"/>
        </w:rPr>
        <w:t>,</w:t>
      </w:r>
      <w:r w:rsidRPr="002F7E2A">
        <w:rPr>
          <w:rFonts w:hint="eastAsia"/>
        </w:rPr>
        <w:t>数据能与平台共享。</w:t>
      </w:r>
    </w:p>
    <w:p w14:paraId="08A81399" w14:textId="77777777" w:rsidR="00AD050D" w:rsidRPr="002F7E2A" w:rsidRDefault="00AD050D" w:rsidP="00351EEA">
      <w:pPr>
        <w:pStyle w:val="affa"/>
        <w:spacing w:line="360" w:lineRule="auto"/>
        <w:ind w:firstLine="480"/>
      </w:pPr>
      <w:r w:rsidRPr="002F7E2A">
        <w:rPr>
          <w:rFonts w:hint="eastAsia"/>
        </w:rPr>
        <w:t>3.</w:t>
      </w:r>
      <w:r w:rsidRPr="002F7E2A">
        <w:rPr>
          <w:rFonts w:hint="eastAsia"/>
        </w:rPr>
        <w:t>性能要求</w:t>
      </w:r>
    </w:p>
    <w:p w14:paraId="33048CEE" w14:textId="77777777" w:rsidR="00AD050D" w:rsidRPr="002F7E2A" w:rsidRDefault="00AD050D" w:rsidP="00351EEA">
      <w:pPr>
        <w:pStyle w:val="affa"/>
        <w:spacing w:line="360" w:lineRule="auto"/>
        <w:ind w:firstLine="480"/>
      </w:pPr>
      <w:r w:rsidRPr="002F7E2A">
        <w:rPr>
          <w:rFonts w:hint="eastAsia"/>
        </w:rPr>
        <w:t>a)</w:t>
      </w:r>
      <w:r w:rsidRPr="002F7E2A">
        <w:rPr>
          <w:rFonts w:hint="eastAsia"/>
        </w:rPr>
        <w:t>辅助生成测试扱告的时间小于</w:t>
      </w:r>
      <w:r w:rsidRPr="002F7E2A">
        <w:rPr>
          <w:rFonts w:hint="eastAsia"/>
        </w:rPr>
        <w:t>3</w:t>
      </w:r>
      <w:r w:rsidRPr="002F7E2A">
        <w:rPr>
          <w:rFonts w:hint="eastAsia"/>
        </w:rPr>
        <w:t>分钟</w:t>
      </w:r>
      <w:r w:rsidRPr="002F7E2A">
        <w:rPr>
          <w:rFonts w:hint="eastAsia"/>
        </w:rPr>
        <w:t>,</w:t>
      </w:r>
      <w:r w:rsidRPr="002F7E2A">
        <w:rPr>
          <w:rFonts w:hint="eastAsia"/>
        </w:rPr>
        <w:t>且有实时显示报告生成进度。</w:t>
      </w:r>
    </w:p>
    <w:p w14:paraId="509F50B7" w14:textId="77777777" w:rsidR="00AD050D" w:rsidRPr="002F7E2A" w:rsidRDefault="00AD050D" w:rsidP="00351EEA">
      <w:pPr>
        <w:pStyle w:val="affa"/>
        <w:spacing w:line="360" w:lineRule="auto"/>
        <w:ind w:firstLine="480"/>
      </w:pPr>
      <w:r w:rsidRPr="002F7E2A">
        <w:rPr>
          <w:rFonts w:hint="eastAsia"/>
        </w:rPr>
        <w:t>b)</w:t>
      </w:r>
      <w:r w:rsidRPr="002F7E2A">
        <w:rPr>
          <w:rFonts w:hint="eastAsia"/>
        </w:rPr>
        <w:t>软件资产生命周期的可视化效果生成时间在</w:t>
      </w:r>
      <w:r w:rsidRPr="002F7E2A">
        <w:rPr>
          <w:rFonts w:hint="eastAsia"/>
        </w:rPr>
        <w:t>1</w:t>
      </w:r>
      <w:r w:rsidRPr="002F7E2A">
        <w:rPr>
          <w:rFonts w:hint="eastAsia"/>
        </w:rPr>
        <w:t>秒以内。</w:t>
      </w:r>
    </w:p>
    <w:p w14:paraId="0AE8568C" w14:textId="77777777" w:rsidR="00AD050D" w:rsidRDefault="00AD050D" w:rsidP="00351EEA">
      <w:pPr>
        <w:pStyle w:val="affa"/>
        <w:spacing w:line="360" w:lineRule="auto"/>
        <w:ind w:firstLine="480"/>
      </w:pPr>
      <w:r w:rsidRPr="002F7E2A">
        <w:rPr>
          <w:rFonts w:hint="eastAsia"/>
        </w:rPr>
        <w:t>c)</w:t>
      </w:r>
      <w:r w:rsidRPr="002F7E2A">
        <w:rPr>
          <w:rFonts w:hint="eastAsia"/>
        </w:rPr>
        <w:t>支持多用户并发使用</w:t>
      </w:r>
      <w:r w:rsidRPr="002F7E2A">
        <w:rPr>
          <w:rFonts w:hint="eastAsia"/>
        </w:rPr>
        <w:t>,</w:t>
      </w:r>
      <w:r w:rsidRPr="002F7E2A">
        <w:rPr>
          <w:rFonts w:hint="eastAsia"/>
        </w:rPr>
        <w:t>同时最大用户数不小于</w:t>
      </w:r>
      <w:r w:rsidRPr="002F7E2A">
        <w:rPr>
          <w:rFonts w:hint="eastAsia"/>
        </w:rPr>
        <w:t>50</w:t>
      </w:r>
      <w:r w:rsidRPr="002F7E2A">
        <w:rPr>
          <w:rFonts w:hint="eastAsia"/>
        </w:rPr>
        <w:t>用户。</w:t>
      </w:r>
    </w:p>
    <w:p w14:paraId="0E4CF914" w14:textId="77777777" w:rsidR="00AD050D" w:rsidRPr="002F7E2A" w:rsidRDefault="00AD050D" w:rsidP="00351EEA">
      <w:pPr>
        <w:pStyle w:val="affa"/>
        <w:spacing w:line="360" w:lineRule="auto"/>
        <w:ind w:firstLine="480"/>
      </w:pPr>
    </w:p>
    <w:p w14:paraId="39FC1AEE" w14:textId="77777777" w:rsidR="00AD050D" w:rsidRPr="00881474" w:rsidRDefault="00AD050D" w:rsidP="00351EEA">
      <w:pPr>
        <w:pStyle w:val="3"/>
      </w:pPr>
      <w:r w:rsidRPr="00881474">
        <w:rPr>
          <w:rFonts w:hint="eastAsia"/>
        </w:rPr>
        <w:t>使用要求</w:t>
      </w:r>
      <w:r>
        <w:rPr>
          <w:rFonts w:hint="eastAsia"/>
        </w:rPr>
        <w:t>满足情况</w:t>
      </w:r>
    </w:p>
    <w:p w14:paraId="17A1EBD0" w14:textId="77777777" w:rsidR="00AD050D" w:rsidRDefault="00AD050D" w:rsidP="00351EEA">
      <w:pPr>
        <w:pStyle w:val="4"/>
      </w:pPr>
      <w:r>
        <w:rPr>
          <w:rFonts w:hint="eastAsia"/>
        </w:rPr>
        <w:t>环境适应性要求</w:t>
      </w:r>
    </w:p>
    <w:p w14:paraId="39E04BC0" w14:textId="77777777" w:rsidR="00AD050D" w:rsidRPr="002F7E2A" w:rsidRDefault="00AD050D" w:rsidP="00351EEA">
      <w:pPr>
        <w:pStyle w:val="affa"/>
        <w:spacing w:line="360" w:lineRule="auto"/>
        <w:ind w:firstLine="480"/>
      </w:pPr>
      <w:r w:rsidRPr="002F7E2A">
        <w:rPr>
          <w:rFonts w:hint="eastAsia"/>
        </w:rPr>
        <w:t>a)</w:t>
      </w:r>
      <w:r w:rsidRPr="002F7E2A">
        <w:rPr>
          <w:rFonts w:hint="eastAsia"/>
        </w:rPr>
        <w:t>硬件设备存储环境温度</w:t>
      </w:r>
      <w:r w:rsidRPr="002F7E2A">
        <w:rPr>
          <w:rFonts w:hint="eastAsia"/>
        </w:rPr>
        <w:t>:-10</w:t>
      </w:r>
      <w:r w:rsidRPr="002F7E2A">
        <w:rPr>
          <w:rFonts w:hint="eastAsia"/>
        </w:rPr>
        <w:t>℃</w:t>
      </w:r>
      <w:r w:rsidRPr="002F7E2A">
        <w:rPr>
          <w:rFonts w:hint="eastAsia"/>
        </w:rPr>
        <w:t>~+50</w:t>
      </w:r>
      <w:r w:rsidRPr="002F7E2A">
        <w:rPr>
          <w:rFonts w:hint="eastAsia"/>
        </w:rPr>
        <w:t>℃</w:t>
      </w:r>
    </w:p>
    <w:p w14:paraId="6CC6DFA3" w14:textId="77777777" w:rsidR="00AD050D" w:rsidRPr="002F7E2A" w:rsidRDefault="00AD050D" w:rsidP="00351EEA">
      <w:pPr>
        <w:pStyle w:val="affa"/>
        <w:spacing w:line="360" w:lineRule="auto"/>
        <w:ind w:firstLine="480"/>
      </w:pPr>
      <w:r w:rsidRPr="002F7E2A">
        <w:rPr>
          <w:rFonts w:hint="eastAsia"/>
        </w:rPr>
        <w:t>b)</w:t>
      </w:r>
      <w:r w:rsidRPr="002F7E2A">
        <w:rPr>
          <w:rFonts w:hint="eastAsia"/>
        </w:rPr>
        <w:t>硬件设</w:t>
      </w:r>
      <w:r>
        <w:rPr>
          <w:rFonts w:hint="eastAsia"/>
        </w:rPr>
        <w:t>备</w:t>
      </w:r>
      <w:r w:rsidRPr="002F7E2A">
        <w:rPr>
          <w:rFonts w:hint="eastAsia"/>
        </w:rPr>
        <w:t>工作环境温度</w:t>
      </w:r>
      <w:r w:rsidRPr="002F7E2A">
        <w:rPr>
          <w:rFonts w:hint="eastAsia"/>
        </w:rPr>
        <w:t>:0</w:t>
      </w:r>
      <w:r w:rsidRPr="002F7E2A">
        <w:rPr>
          <w:rFonts w:hint="eastAsia"/>
        </w:rPr>
        <w:t>℃</w:t>
      </w:r>
      <w:r w:rsidRPr="002F7E2A">
        <w:rPr>
          <w:rFonts w:hint="eastAsia"/>
        </w:rPr>
        <w:t>~35</w:t>
      </w:r>
      <w:r w:rsidRPr="002F7E2A">
        <w:rPr>
          <w:rFonts w:hint="eastAsia"/>
        </w:rPr>
        <w:t>℃</w:t>
      </w:r>
      <w:r w:rsidRPr="002F7E2A">
        <w:rPr>
          <w:rFonts w:hint="eastAsia"/>
        </w:rPr>
        <w:t>(</w:t>
      </w:r>
      <w:r w:rsidRPr="002F7E2A">
        <w:rPr>
          <w:rFonts w:hint="eastAsia"/>
        </w:rPr>
        <w:t>空调开</w:t>
      </w:r>
      <w:r w:rsidRPr="002F7E2A">
        <w:rPr>
          <w:rFonts w:hint="eastAsia"/>
        </w:rPr>
        <w:t>)</w:t>
      </w:r>
      <w:r w:rsidRPr="002F7E2A">
        <w:rPr>
          <w:rFonts w:hint="eastAsia"/>
        </w:rPr>
        <w:t>。</w:t>
      </w:r>
    </w:p>
    <w:p w14:paraId="247E56B8" w14:textId="77777777" w:rsidR="00AD050D" w:rsidRDefault="00AD050D" w:rsidP="00351EEA">
      <w:pPr>
        <w:pStyle w:val="affa"/>
        <w:spacing w:line="360" w:lineRule="auto"/>
        <w:ind w:firstLine="480"/>
      </w:pPr>
      <w:r w:rsidRPr="002F7E2A">
        <w:rPr>
          <w:rFonts w:hint="eastAsia"/>
        </w:rPr>
        <w:t>c)</w:t>
      </w:r>
      <w:r w:rsidRPr="002F7E2A">
        <w:rPr>
          <w:rFonts w:hint="eastAsia"/>
        </w:rPr>
        <w:t>硬件设备工作环境相对湿度</w:t>
      </w:r>
      <w:r w:rsidRPr="002F7E2A">
        <w:rPr>
          <w:rFonts w:hint="eastAsia"/>
        </w:rPr>
        <w:t>:30%~-80%(+25</w:t>
      </w:r>
      <w:r w:rsidRPr="002F7E2A">
        <w:rPr>
          <w:rFonts w:hint="eastAsia"/>
        </w:rPr>
        <w:t>℃）。</w:t>
      </w:r>
    </w:p>
    <w:p w14:paraId="1DD196E7" w14:textId="77777777" w:rsidR="00AD050D" w:rsidRDefault="00AD050D" w:rsidP="00351EEA">
      <w:pPr>
        <w:pStyle w:val="affa"/>
        <w:spacing w:line="360" w:lineRule="auto"/>
        <w:ind w:firstLine="480"/>
      </w:pPr>
    </w:p>
    <w:p w14:paraId="0C96EF64" w14:textId="77777777" w:rsidR="00AD050D" w:rsidRDefault="00AD050D" w:rsidP="00351EEA">
      <w:pPr>
        <w:pStyle w:val="affa"/>
        <w:spacing w:line="360" w:lineRule="auto"/>
        <w:ind w:firstLine="480"/>
      </w:pPr>
      <w:r>
        <w:rPr>
          <w:rFonts w:hint="eastAsia"/>
        </w:rPr>
        <w:t>应答：满足。</w:t>
      </w:r>
    </w:p>
    <w:p w14:paraId="156A9025" w14:textId="77777777" w:rsidR="00AD050D" w:rsidRDefault="00AD050D" w:rsidP="00351EEA">
      <w:pPr>
        <w:pStyle w:val="affa"/>
        <w:spacing w:line="360" w:lineRule="auto"/>
        <w:ind w:firstLine="480"/>
      </w:pPr>
      <w:r>
        <w:rPr>
          <w:rFonts w:hint="eastAsia"/>
        </w:rPr>
        <w:t>我方提供的硬件设备存储环境温度</w:t>
      </w:r>
    </w:p>
    <w:p w14:paraId="3428937D" w14:textId="77777777" w:rsidR="00AD050D" w:rsidRPr="002F7E2A" w:rsidRDefault="00AD050D" w:rsidP="00351EEA">
      <w:pPr>
        <w:pStyle w:val="affa"/>
        <w:spacing w:line="360" w:lineRule="auto"/>
        <w:ind w:firstLine="480"/>
      </w:pPr>
    </w:p>
    <w:p w14:paraId="13AEF728" w14:textId="77777777" w:rsidR="00AD050D" w:rsidRDefault="00AD050D" w:rsidP="00351EEA">
      <w:pPr>
        <w:pStyle w:val="4"/>
      </w:pPr>
      <w:r w:rsidRPr="00881474">
        <w:rPr>
          <w:rFonts w:hint="eastAsia"/>
        </w:rPr>
        <w:t>可靠性要求</w:t>
      </w:r>
    </w:p>
    <w:p w14:paraId="3A4C7DB7" w14:textId="77777777" w:rsidR="00AD050D" w:rsidRPr="002F7E2A" w:rsidRDefault="00AD050D" w:rsidP="00351EEA">
      <w:pPr>
        <w:pStyle w:val="affa"/>
        <w:spacing w:line="360" w:lineRule="auto"/>
        <w:ind w:firstLine="480"/>
      </w:pPr>
      <w:r w:rsidRPr="002F7E2A">
        <w:rPr>
          <w:rFonts w:hint="eastAsia"/>
        </w:rPr>
        <w:t>任务可靠性要求</w:t>
      </w:r>
      <w:r w:rsidRPr="002F7E2A">
        <w:rPr>
          <w:rFonts w:hint="eastAsia"/>
        </w:rPr>
        <w:t>:</w:t>
      </w:r>
      <w:r w:rsidRPr="002F7E2A">
        <w:rPr>
          <w:rFonts w:hint="eastAsia"/>
        </w:rPr>
        <w:t>单测试任务连续测试工作时间不小于</w:t>
      </w:r>
      <w:r w:rsidRPr="002F7E2A">
        <w:rPr>
          <w:rFonts w:hint="eastAsia"/>
        </w:rPr>
        <w:t>48h</w:t>
      </w:r>
      <w:r w:rsidRPr="002F7E2A">
        <w:rPr>
          <w:rFonts w:hint="eastAsia"/>
        </w:rPr>
        <w:t>。</w:t>
      </w:r>
    </w:p>
    <w:p w14:paraId="237FBA90" w14:textId="77777777" w:rsidR="00AD050D" w:rsidRDefault="00AD050D" w:rsidP="00351EEA">
      <w:pPr>
        <w:pStyle w:val="4"/>
      </w:pPr>
      <w:r w:rsidRPr="00881474">
        <w:rPr>
          <w:rFonts w:hint="eastAsia"/>
        </w:rPr>
        <w:t>维修性要求</w:t>
      </w:r>
    </w:p>
    <w:p w14:paraId="7624DB0F" w14:textId="77777777" w:rsidR="00AD050D" w:rsidRPr="002F7E2A" w:rsidRDefault="00AD050D" w:rsidP="00351EEA">
      <w:pPr>
        <w:pStyle w:val="affa"/>
        <w:spacing w:line="360" w:lineRule="auto"/>
        <w:ind w:firstLine="480"/>
      </w:pPr>
      <w:r w:rsidRPr="002F7E2A">
        <w:rPr>
          <w:rFonts w:hint="eastAsia"/>
        </w:rPr>
        <w:t>硬件设备平均故障修复时</w:t>
      </w:r>
      <w:r w:rsidRPr="002F7E2A">
        <w:rPr>
          <w:rFonts w:hint="eastAsia"/>
        </w:rPr>
        <w:t>(MTTR)</w:t>
      </w:r>
      <w:r w:rsidRPr="002F7E2A">
        <w:rPr>
          <w:rFonts w:hint="eastAsia"/>
        </w:rPr>
        <w:t>≤</w:t>
      </w:r>
      <w:r w:rsidRPr="002F7E2A">
        <w:rPr>
          <w:rFonts w:hint="eastAsia"/>
        </w:rPr>
        <w:t>30min</w:t>
      </w:r>
      <w:r>
        <w:rPr>
          <w:rFonts w:hint="eastAsia"/>
        </w:rPr>
        <w:t>，</w:t>
      </w:r>
      <w:r w:rsidRPr="002F7E2A">
        <w:rPr>
          <w:rFonts w:hint="eastAsia"/>
        </w:rPr>
        <w:t>关键件和重要件可修复、可更换。</w:t>
      </w:r>
    </w:p>
    <w:p w14:paraId="7EF4C9DA" w14:textId="77777777" w:rsidR="00AD050D" w:rsidRPr="00881474" w:rsidRDefault="00AD050D" w:rsidP="00351EEA">
      <w:pPr>
        <w:pStyle w:val="4"/>
      </w:pPr>
      <w:r w:rsidRPr="00881474">
        <w:rPr>
          <w:rFonts w:hint="eastAsia"/>
        </w:rPr>
        <w:t>保障性要求</w:t>
      </w:r>
    </w:p>
    <w:p w14:paraId="0FF0B6B2" w14:textId="77777777" w:rsidR="00AD050D" w:rsidRDefault="00AD050D" w:rsidP="00351EEA">
      <w:pPr>
        <w:pStyle w:val="affa"/>
        <w:spacing w:line="360" w:lineRule="auto"/>
        <w:ind w:firstLine="480"/>
      </w:pPr>
      <w:r w:rsidRPr="002F7E2A">
        <w:rPr>
          <w:rFonts w:hint="eastAsia"/>
        </w:rPr>
        <w:t>硬件设备采用市电供电</w:t>
      </w:r>
      <w:r>
        <w:rPr>
          <w:rFonts w:hint="eastAsia"/>
        </w:rPr>
        <w:t>，</w:t>
      </w:r>
      <w:r w:rsidRPr="002F7E2A">
        <w:rPr>
          <w:rFonts w:hint="eastAsia"/>
        </w:rPr>
        <w:t>电压</w:t>
      </w:r>
      <w:r>
        <w:rPr>
          <w:rFonts w:hint="eastAsia"/>
        </w:rPr>
        <w:t>：</w:t>
      </w:r>
      <w:r w:rsidRPr="002F7E2A">
        <w:rPr>
          <w:rFonts w:hint="eastAsia"/>
        </w:rPr>
        <w:t>AC220X(1</w:t>
      </w:r>
      <w:r w:rsidRPr="002F7E2A">
        <w:rPr>
          <w:rFonts w:hint="eastAsia"/>
        </w:rPr>
        <w:t>ェ</w:t>
      </w:r>
      <w:r w:rsidRPr="002F7E2A">
        <w:rPr>
          <w:rFonts w:hint="eastAsia"/>
        </w:rPr>
        <w:t>10%)V</w:t>
      </w:r>
      <w:r w:rsidRPr="002F7E2A">
        <w:rPr>
          <w:rFonts w:hint="eastAsia"/>
        </w:rPr>
        <w:t>、频率</w:t>
      </w:r>
      <w:r w:rsidRPr="002F7E2A">
        <w:rPr>
          <w:rFonts w:hint="eastAsia"/>
        </w:rPr>
        <w:t>:50X(1</w:t>
      </w:r>
      <w:r w:rsidRPr="002F7E2A">
        <w:rPr>
          <w:rFonts w:hint="eastAsia"/>
        </w:rPr>
        <w:t>士</w:t>
      </w:r>
      <w:r w:rsidRPr="002F7E2A">
        <w:rPr>
          <w:rFonts w:hint="eastAsia"/>
        </w:rPr>
        <w:t>5%)Hz</w:t>
      </w:r>
      <w:r w:rsidRPr="002F7E2A">
        <w:rPr>
          <w:rFonts w:hint="eastAsia"/>
        </w:rPr>
        <w:t>。</w:t>
      </w:r>
    </w:p>
    <w:p w14:paraId="209D7FF1" w14:textId="77777777" w:rsidR="00AD050D" w:rsidRDefault="00AD050D" w:rsidP="00351EEA">
      <w:pPr>
        <w:pStyle w:val="affa"/>
        <w:spacing w:line="360" w:lineRule="auto"/>
        <w:ind w:firstLine="480"/>
      </w:pPr>
    </w:p>
    <w:p w14:paraId="5541F9A5" w14:textId="77777777" w:rsidR="00AD050D" w:rsidRPr="002F7E2A" w:rsidRDefault="00AD050D" w:rsidP="00351EEA">
      <w:pPr>
        <w:pStyle w:val="affa"/>
        <w:spacing w:line="360" w:lineRule="auto"/>
        <w:ind w:firstLine="480"/>
      </w:pPr>
    </w:p>
    <w:p w14:paraId="5F131884" w14:textId="77777777" w:rsidR="00AD050D" w:rsidRPr="00881474" w:rsidRDefault="00AD050D" w:rsidP="00351EEA">
      <w:pPr>
        <w:pStyle w:val="2"/>
        <w:ind w:left="425"/>
      </w:pPr>
      <w:r w:rsidRPr="00881474">
        <w:rPr>
          <w:rFonts w:hint="eastAsia"/>
        </w:rPr>
        <w:t>质量控制</w:t>
      </w:r>
      <w:r>
        <w:rPr>
          <w:rFonts w:hint="eastAsia"/>
        </w:rPr>
        <w:t>满足情况</w:t>
      </w:r>
    </w:p>
    <w:p w14:paraId="7AA0572B" w14:textId="77777777" w:rsidR="00AD050D" w:rsidRDefault="00AD050D" w:rsidP="00351EEA">
      <w:pPr>
        <w:pStyle w:val="3"/>
      </w:pPr>
      <w:r w:rsidRPr="00881474">
        <w:rPr>
          <w:rFonts w:hint="eastAsia"/>
        </w:rPr>
        <w:t>研制过程控制</w:t>
      </w:r>
    </w:p>
    <w:p w14:paraId="743CF6F1" w14:textId="77777777" w:rsidR="00AD050D" w:rsidRDefault="00AD050D" w:rsidP="00351EEA">
      <w:pPr>
        <w:pStyle w:val="affa"/>
        <w:spacing w:line="360" w:lineRule="auto"/>
        <w:ind w:firstLine="480"/>
      </w:pPr>
      <w:r w:rsidRPr="002F7E2A">
        <w:rPr>
          <w:rFonts w:hint="eastAsia"/>
        </w:rPr>
        <w:t>合同生效之日起</w:t>
      </w:r>
      <w:r>
        <w:rPr>
          <w:rFonts w:hint="eastAsia"/>
        </w:rPr>
        <w:t>，</w:t>
      </w:r>
      <w:r w:rsidRPr="002F7E2A">
        <w:rPr>
          <w:rFonts w:hint="eastAsia"/>
        </w:rPr>
        <w:t>研制单位在总体设计方案评审等重要节点前</w:t>
      </w:r>
      <w:r>
        <w:rPr>
          <w:rFonts w:hint="eastAsia"/>
        </w:rPr>
        <w:t>，</w:t>
      </w:r>
      <w:r w:rsidRPr="002F7E2A">
        <w:rPr>
          <w:rFonts w:hint="eastAsia"/>
        </w:rPr>
        <w:t>应以书面形式提请组织会议评审。</w:t>
      </w:r>
    </w:p>
    <w:p w14:paraId="61DA7229" w14:textId="77777777" w:rsidR="00AD050D" w:rsidRDefault="00AD050D" w:rsidP="00351EEA">
      <w:pPr>
        <w:pStyle w:val="affa"/>
        <w:spacing w:line="360" w:lineRule="auto"/>
        <w:ind w:firstLine="480"/>
      </w:pPr>
    </w:p>
    <w:p w14:paraId="145A7D6B" w14:textId="77777777" w:rsidR="00AD050D" w:rsidRDefault="00AD050D" w:rsidP="00351EEA">
      <w:pPr>
        <w:pStyle w:val="affa"/>
        <w:spacing w:line="360" w:lineRule="auto"/>
        <w:ind w:firstLine="482"/>
        <w:rPr>
          <w:b/>
        </w:rPr>
      </w:pPr>
      <w:r w:rsidRPr="00864AA0">
        <w:rPr>
          <w:rFonts w:hint="eastAsia"/>
          <w:b/>
        </w:rPr>
        <w:t>应答：满足。</w:t>
      </w:r>
    </w:p>
    <w:p w14:paraId="6E8A2246" w14:textId="77777777" w:rsidR="00AD050D" w:rsidRPr="00864AA0" w:rsidRDefault="00AD050D" w:rsidP="00351EEA">
      <w:pPr>
        <w:pStyle w:val="affa"/>
        <w:spacing w:line="360" w:lineRule="auto"/>
        <w:ind w:firstLine="482"/>
        <w:rPr>
          <w:b/>
        </w:rPr>
      </w:pPr>
      <w:r>
        <w:rPr>
          <w:rFonts w:hint="eastAsia"/>
          <w:b/>
        </w:rPr>
        <w:t>我方将自合同生效之日起，在总体设计方案评审等重要节点前，以书面形式提请组织会议评审。</w:t>
      </w:r>
    </w:p>
    <w:p w14:paraId="4451BE4E" w14:textId="77777777" w:rsidR="00AD050D" w:rsidRPr="002F7E2A" w:rsidRDefault="00AD050D" w:rsidP="00351EEA">
      <w:pPr>
        <w:pStyle w:val="affa"/>
        <w:spacing w:line="360" w:lineRule="auto"/>
        <w:ind w:firstLine="480"/>
      </w:pPr>
    </w:p>
    <w:p w14:paraId="0EFE9F50" w14:textId="77777777" w:rsidR="00AD050D" w:rsidRDefault="00AD050D" w:rsidP="00351EEA">
      <w:pPr>
        <w:pStyle w:val="3"/>
      </w:pPr>
      <w:r w:rsidRPr="00881474">
        <w:rPr>
          <w:rFonts w:hint="eastAsia"/>
        </w:rPr>
        <w:t>验收</w:t>
      </w:r>
    </w:p>
    <w:p w14:paraId="593285E5" w14:textId="77777777" w:rsidR="00AD050D" w:rsidRDefault="00AD050D" w:rsidP="00351EEA">
      <w:pPr>
        <w:pStyle w:val="affa"/>
        <w:spacing w:line="360" w:lineRule="auto"/>
        <w:ind w:firstLine="480"/>
      </w:pPr>
      <w:r w:rsidRPr="002F7E2A">
        <w:rPr>
          <w:rFonts w:hint="eastAsia"/>
        </w:rPr>
        <w:t>按验收地点的不同一般分厂所测试和靶场测试两个阶段。招标单位组织编写验收大纲。装备研制完成后</w:t>
      </w:r>
      <w:r w:rsidRPr="002F7E2A">
        <w:rPr>
          <w:rFonts w:hint="eastAsia"/>
        </w:rPr>
        <w:t>,</w:t>
      </w:r>
      <w:r w:rsidRPr="002F7E2A">
        <w:rPr>
          <w:rFonts w:hint="eastAsia"/>
        </w:rPr>
        <w:t>研制单位以书面形式提交验收申请。招标单位按照验收大纲开展验收工作。</w:t>
      </w:r>
    </w:p>
    <w:p w14:paraId="02478720" w14:textId="77777777" w:rsidR="00AD050D" w:rsidRDefault="00AD050D" w:rsidP="00351EEA">
      <w:pPr>
        <w:pStyle w:val="affa"/>
        <w:spacing w:line="360" w:lineRule="auto"/>
        <w:ind w:firstLine="480"/>
      </w:pPr>
    </w:p>
    <w:p w14:paraId="0D177D71" w14:textId="77777777" w:rsidR="00AD050D" w:rsidRDefault="00AD050D" w:rsidP="00351EEA">
      <w:pPr>
        <w:pStyle w:val="affa"/>
        <w:spacing w:line="360" w:lineRule="auto"/>
        <w:ind w:firstLine="482"/>
        <w:rPr>
          <w:b/>
        </w:rPr>
      </w:pPr>
      <w:r w:rsidRPr="00864AA0">
        <w:rPr>
          <w:rFonts w:hint="eastAsia"/>
          <w:b/>
        </w:rPr>
        <w:t>应答：满足。</w:t>
      </w:r>
    </w:p>
    <w:p w14:paraId="59340EF9" w14:textId="77777777" w:rsidR="00AD050D" w:rsidRDefault="00AD050D" w:rsidP="00351EEA">
      <w:pPr>
        <w:pStyle w:val="affa"/>
        <w:spacing w:line="360" w:lineRule="auto"/>
        <w:ind w:firstLine="482"/>
        <w:rPr>
          <w:b/>
        </w:rPr>
      </w:pPr>
      <w:r>
        <w:rPr>
          <w:rFonts w:hint="eastAsia"/>
          <w:b/>
        </w:rPr>
        <w:t>我方将在装备研制完成后，以书面形式提交验收申请。</w:t>
      </w:r>
    </w:p>
    <w:p w14:paraId="3D2F5CC3" w14:textId="77777777" w:rsidR="00AD050D" w:rsidRPr="002F7E2A" w:rsidRDefault="00AD050D" w:rsidP="00351EEA">
      <w:pPr>
        <w:pStyle w:val="affa"/>
        <w:spacing w:line="360" w:lineRule="auto"/>
        <w:ind w:firstLine="480"/>
      </w:pPr>
    </w:p>
    <w:p w14:paraId="5D066820" w14:textId="77777777" w:rsidR="00AD050D" w:rsidRDefault="00AD050D" w:rsidP="00351EEA">
      <w:pPr>
        <w:pStyle w:val="4"/>
      </w:pPr>
      <w:r>
        <w:rPr>
          <w:rFonts w:hint="eastAsia"/>
        </w:rPr>
        <w:t>厂所测</w:t>
      </w:r>
      <w:r w:rsidRPr="00881474">
        <w:rPr>
          <w:rFonts w:hint="eastAsia"/>
        </w:rPr>
        <w:t>试</w:t>
      </w:r>
    </w:p>
    <w:p w14:paraId="59D571CF" w14:textId="77777777" w:rsidR="00AD050D" w:rsidRDefault="00AD050D" w:rsidP="00351EEA">
      <w:pPr>
        <w:pStyle w:val="affa"/>
        <w:spacing w:line="360" w:lineRule="auto"/>
        <w:ind w:firstLine="480"/>
      </w:pPr>
      <w:r w:rsidRPr="002F7E2A">
        <w:rPr>
          <w:rFonts w:hint="eastAsia"/>
        </w:rPr>
        <w:t>招标单位依托研制单位进行厂所测试</w:t>
      </w:r>
      <w:r>
        <w:rPr>
          <w:rFonts w:hint="eastAsia"/>
        </w:rPr>
        <w:t>，</w:t>
      </w:r>
      <w:r w:rsidRPr="002F7E2A">
        <w:rPr>
          <w:rFonts w:hint="eastAsia"/>
        </w:rPr>
        <w:t>成立联合测试组。研制单位与招标单位讨论商定</w:t>
      </w:r>
      <w:r>
        <w:rPr>
          <w:rFonts w:hint="eastAsia"/>
        </w:rPr>
        <w:t>，</w:t>
      </w:r>
      <w:r w:rsidRPr="002F7E2A">
        <w:rPr>
          <w:rFonts w:hint="eastAsia"/>
        </w:rPr>
        <w:t>拟制厂所测试实施细则。测试完成后联合测试组编制厂所测试报告。厂所测试所需保障条件由研制单位提供或协调解决。</w:t>
      </w:r>
    </w:p>
    <w:p w14:paraId="6C7BF866" w14:textId="77777777" w:rsidR="00AD050D" w:rsidRDefault="00AD050D" w:rsidP="00351EEA">
      <w:pPr>
        <w:pStyle w:val="affa"/>
        <w:spacing w:line="360" w:lineRule="auto"/>
        <w:ind w:firstLine="480"/>
      </w:pPr>
    </w:p>
    <w:p w14:paraId="6AF557F7" w14:textId="77777777" w:rsidR="00AD050D" w:rsidRPr="00CA7D44" w:rsidRDefault="00AD050D" w:rsidP="00351EEA">
      <w:pPr>
        <w:pStyle w:val="affa"/>
        <w:spacing w:line="360" w:lineRule="auto"/>
        <w:ind w:firstLine="482"/>
        <w:rPr>
          <w:b/>
        </w:rPr>
      </w:pPr>
      <w:r w:rsidRPr="00CA7D44">
        <w:rPr>
          <w:rFonts w:hint="eastAsia"/>
          <w:b/>
        </w:rPr>
        <w:t>应答：满足。</w:t>
      </w:r>
    </w:p>
    <w:p w14:paraId="613C82C2" w14:textId="77777777" w:rsidR="00AD050D" w:rsidRPr="00CA7D44" w:rsidRDefault="00AD050D" w:rsidP="00351EEA">
      <w:pPr>
        <w:pStyle w:val="affa"/>
        <w:spacing w:line="360" w:lineRule="auto"/>
        <w:ind w:firstLine="482"/>
        <w:rPr>
          <w:b/>
        </w:rPr>
      </w:pPr>
      <w:r w:rsidRPr="00CA7D44">
        <w:rPr>
          <w:rFonts w:hint="eastAsia"/>
          <w:b/>
        </w:rPr>
        <w:t>我方将配合招标单位进行厂所测试，成立联合测试组。我方将与招标单位讨论商定，拟制厂所测试实施细则。测试完成后联合测试组编制厂所测试报告。我方将提供或协调解决厂所测试所需的保障条件。</w:t>
      </w:r>
    </w:p>
    <w:p w14:paraId="69713932" w14:textId="77777777" w:rsidR="00AD050D" w:rsidRPr="002F7E2A" w:rsidRDefault="00AD050D" w:rsidP="00351EEA">
      <w:pPr>
        <w:pStyle w:val="affa"/>
        <w:spacing w:line="360" w:lineRule="auto"/>
        <w:ind w:firstLine="480"/>
      </w:pPr>
    </w:p>
    <w:p w14:paraId="37AC2282" w14:textId="77777777" w:rsidR="00AD050D" w:rsidRDefault="00AD050D" w:rsidP="00351EEA">
      <w:pPr>
        <w:pStyle w:val="4"/>
      </w:pPr>
      <w:r w:rsidRPr="00881474">
        <w:rPr>
          <w:rFonts w:hint="eastAsia"/>
        </w:rPr>
        <w:t>验收转阶段会</w:t>
      </w:r>
    </w:p>
    <w:p w14:paraId="61B4ABEB" w14:textId="77777777" w:rsidR="00AD050D" w:rsidRDefault="00AD050D" w:rsidP="00351EEA">
      <w:pPr>
        <w:pStyle w:val="affa"/>
        <w:spacing w:line="360" w:lineRule="auto"/>
        <w:ind w:firstLine="480"/>
      </w:pPr>
      <w:r w:rsidRPr="002F7E2A">
        <w:rPr>
          <w:rFonts w:hint="eastAsia"/>
        </w:rPr>
        <w:t>厂所測试报告编制完成后</w:t>
      </w:r>
      <w:r>
        <w:rPr>
          <w:rFonts w:hint="eastAsia"/>
        </w:rPr>
        <w:t>，</w:t>
      </w:r>
      <w:r w:rsidRPr="002F7E2A">
        <w:rPr>
          <w:rFonts w:hint="eastAsia"/>
        </w:rPr>
        <w:t>招标单位按照验收大纲要求组织召开转阶段会议</w:t>
      </w:r>
      <w:r>
        <w:rPr>
          <w:rFonts w:hint="eastAsia"/>
        </w:rPr>
        <w:t>，</w:t>
      </w:r>
      <w:r w:rsidRPr="002F7E2A">
        <w:rPr>
          <w:rFonts w:hint="eastAsia"/>
        </w:rPr>
        <w:t>研制单位配合组织会务工作</w:t>
      </w:r>
      <w:r>
        <w:rPr>
          <w:rFonts w:hint="eastAsia"/>
        </w:rPr>
        <w:t>，</w:t>
      </w:r>
      <w:r w:rsidRPr="002F7E2A">
        <w:rPr>
          <w:rFonts w:hint="eastAsia"/>
        </w:rPr>
        <w:t>形成评审意见。评审通过后</w:t>
      </w:r>
      <w:r>
        <w:rPr>
          <w:rFonts w:hint="eastAsia"/>
        </w:rPr>
        <w:t>，</w:t>
      </w:r>
      <w:r w:rsidRPr="002F7E2A">
        <w:rPr>
          <w:rFonts w:hint="eastAsia"/>
        </w:rPr>
        <w:t>转入靶场测试阶段。</w:t>
      </w:r>
    </w:p>
    <w:p w14:paraId="6B343647" w14:textId="77777777" w:rsidR="00AD050D" w:rsidRDefault="00AD050D" w:rsidP="00351EEA">
      <w:pPr>
        <w:pStyle w:val="affa"/>
        <w:spacing w:line="360" w:lineRule="auto"/>
        <w:ind w:firstLine="480"/>
      </w:pPr>
    </w:p>
    <w:p w14:paraId="4D132ED0" w14:textId="77777777" w:rsidR="00AD050D" w:rsidRPr="00CA7D44" w:rsidRDefault="00AD050D" w:rsidP="00351EEA">
      <w:pPr>
        <w:pStyle w:val="affa"/>
        <w:spacing w:line="360" w:lineRule="auto"/>
        <w:ind w:firstLine="482"/>
        <w:rPr>
          <w:b/>
        </w:rPr>
      </w:pPr>
      <w:r w:rsidRPr="00CA7D44">
        <w:rPr>
          <w:rFonts w:hint="eastAsia"/>
          <w:b/>
        </w:rPr>
        <w:t>应答：满足。</w:t>
      </w:r>
    </w:p>
    <w:p w14:paraId="73F7C67D" w14:textId="77777777" w:rsidR="00AD050D" w:rsidRPr="00CA7D44" w:rsidRDefault="00AD050D" w:rsidP="00351EEA">
      <w:pPr>
        <w:pStyle w:val="affa"/>
        <w:spacing w:line="360" w:lineRule="auto"/>
        <w:ind w:firstLine="482"/>
        <w:rPr>
          <w:b/>
        </w:rPr>
      </w:pPr>
      <w:r w:rsidRPr="00CA7D44">
        <w:rPr>
          <w:rFonts w:hint="eastAsia"/>
          <w:b/>
        </w:rPr>
        <w:t>我方将</w:t>
      </w:r>
      <w:r>
        <w:rPr>
          <w:rFonts w:hint="eastAsia"/>
          <w:b/>
        </w:rPr>
        <w:t>在</w:t>
      </w:r>
      <w:r w:rsidRPr="00CA7D44">
        <w:rPr>
          <w:rFonts w:hint="eastAsia"/>
          <w:b/>
        </w:rPr>
        <w:t>厂所測试报告编制完成后，召开转阶段会议</w:t>
      </w:r>
      <w:r>
        <w:rPr>
          <w:rFonts w:hint="eastAsia"/>
          <w:b/>
        </w:rPr>
        <w:t>阶段</w:t>
      </w:r>
      <w:r w:rsidRPr="00CA7D44">
        <w:rPr>
          <w:rFonts w:hint="eastAsia"/>
          <w:b/>
        </w:rPr>
        <w:t>，配合</w:t>
      </w:r>
      <w:r>
        <w:rPr>
          <w:rFonts w:hint="eastAsia"/>
          <w:b/>
        </w:rPr>
        <w:t>招标单位进行</w:t>
      </w:r>
      <w:r w:rsidRPr="00CA7D44">
        <w:rPr>
          <w:rFonts w:hint="eastAsia"/>
          <w:b/>
        </w:rPr>
        <w:t>组织会务工作，形成评审意见。评审通过后，转入靶场测试阶段。</w:t>
      </w:r>
    </w:p>
    <w:p w14:paraId="03869CF4" w14:textId="77777777" w:rsidR="00AD050D" w:rsidRPr="00CA7D44" w:rsidRDefault="00AD050D" w:rsidP="00351EEA">
      <w:pPr>
        <w:pStyle w:val="affa"/>
        <w:spacing w:line="360" w:lineRule="auto"/>
        <w:ind w:firstLine="480"/>
      </w:pPr>
    </w:p>
    <w:p w14:paraId="5E3FF3B6" w14:textId="77777777" w:rsidR="00AD050D" w:rsidRDefault="00AD050D" w:rsidP="00351EEA">
      <w:pPr>
        <w:pStyle w:val="4"/>
      </w:pPr>
      <w:r>
        <w:rPr>
          <w:rFonts w:hint="eastAsia"/>
        </w:rPr>
        <w:t>靶场测</w:t>
      </w:r>
      <w:r w:rsidRPr="00881474">
        <w:rPr>
          <w:rFonts w:hint="eastAsia"/>
        </w:rPr>
        <w:t>试</w:t>
      </w:r>
    </w:p>
    <w:p w14:paraId="56757A5D" w14:textId="77777777" w:rsidR="00AD050D" w:rsidRDefault="00AD050D" w:rsidP="00351EEA">
      <w:pPr>
        <w:pStyle w:val="affa"/>
        <w:spacing w:line="360" w:lineRule="auto"/>
        <w:ind w:firstLine="480"/>
      </w:pPr>
      <w:r w:rsidRPr="002F7E2A">
        <w:rPr>
          <w:rFonts w:hint="eastAsia"/>
        </w:rPr>
        <w:t>转入靶场测试阶段后</w:t>
      </w:r>
      <w:r>
        <w:rPr>
          <w:rFonts w:hint="eastAsia"/>
        </w:rPr>
        <w:t>，</w:t>
      </w:r>
      <w:r w:rsidRPr="002F7E2A">
        <w:rPr>
          <w:rFonts w:hint="eastAsia"/>
        </w:rPr>
        <w:t>研制单位积极配合招标单位完成靶场测试。</w:t>
      </w:r>
    </w:p>
    <w:p w14:paraId="73E4152D" w14:textId="77777777" w:rsidR="00AD050D" w:rsidRDefault="00AD050D" w:rsidP="00351EEA">
      <w:pPr>
        <w:pStyle w:val="affa"/>
        <w:spacing w:line="360" w:lineRule="auto"/>
        <w:ind w:firstLine="480"/>
      </w:pPr>
    </w:p>
    <w:p w14:paraId="100D65EC" w14:textId="77777777" w:rsidR="00AD050D" w:rsidRPr="00CA7D44" w:rsidRDefault="00AD050D" w:rsidP="00351EEA">
      <w:pPr>
        <w:pStyle w:val="affa"/>
        <w:spacing w:line="360" w:lineRule="auto"/>
        <w:ind w:firstLine="482"/>
        <w:rPr>
          <w:b/>
        </w:rPr>
      </w:pPr>
      <w:r w:rsidRPr="00CA7D44">
        <w:rPr>
          <w:rFonts w:hint="eastAsia"/>
          <w:b/>
        </w:rPr>
        <w:t>应答：满足。</w:t>
      </w:r>
    </w:p>
    <w:p w14:paraId="6D0BCAE6" w14:textId="77777777" w:rsidR="00AD050D" w:rsidRPr="00CA7D44" w:rsidRDefault="00AD050D" w:rsidP="00351EEA">
      <w:pPr>
        <w:pStyle w:val="affa"/>
        <w:spacing w:line="360" w:lineRule="auto"/>
        <w:ind w:firstLine="482"/>
        <w:rPr>
          <w:b/>
        </w:rPr>
      </w:pPr>
      <w:r w:rsidRPr="00CA7D44">
        <w:rPr>
          <w:rFonts w:hint="eastAsia"/>
          <w:b/>
        </w:rPr>
        <w:t>我方将在转入靶场测试阶段后，积极配合招标单位完成靶场测试。</w:t>
      </w:r>
    </w:p>
    <w:p w14:paraId="7873D449" w14:textId="77777777" w:rsidR="00AD050D" w:rsidRPr="002F7E2A" w:rsidRDefault="00AD050D" w:rsidP="00351EEA">
      <w:pPr>
        <w:pStyle w:val="affa"/>
        <w:spacing w:line="360" w:lineRule="auto"/>
        <w:ind w:firstLine="480"/>
      </w:pPr>
    </w:p>
    <w:p w14:paraId="0EA3E2BE" w14:textId="77777777" w:rsidR="00AD050D" w:rsidRDefault="00AD050D" w:rsidP="00351EEA">
      <w:pPr>
        <w:pStyle w:val="3"/>
      </w:pPr>
      <w:r w:rsidRPr="00881474">
        <w:rPr>
          <w:rFonts w:hint="eastAsia"/>
        </w:rPr>
        <w:t>移交</w:t>
      </w:r>
    </w:p>
    <w:p w14:paraId="403E4DFE" w14:textId="77777777" w:rsidR="00AD050D" w:rsidRDefault="00AD050D" w:rsidP="00351EEA">
      <w:pPr>
        <w:pStyle w:val="affa"/>
        <w:spacing w:line="360" w:lineRule="auto"/>
        <w:ind w:firstLine="480"/>
      </w:pPr>
      <w:r w:rsidRPr="002F7E2A">
        <w:rPr>
          <w:rFonts w:hint="eastAsia"/>
        </w:rPr>
        <w:t>设备经验收合格</w:t>
      </w:r>
      <w:r w:rsidRPr="002F7E2A">
        <w:rPr>
          <w:rFonts w:hint="eastAsia"/>
        </w:rPr>
        <w:t>,</w:t>
      </w:r>
      <w:r w:rsidRPr="002F7E2A">
        <w:rPr>
          <w:rFonts w:hint="eastAsia"/>
        </w:rPr>
        <w:t>由招标单位组织设备初步移交。设备初步移交后</w:t>
      </w:r>
      <w:r w:rsidRPr="002F7E2A">
        <w:rPr>
          <w:rFonts w:hint="eastAsia"/>
        </w:rPr>
        <w:t>,</w:t>
      </w:r>
      <w:r w:rsidRPr="002F7E2A">
        <w:rPr>
          <w:rFonts w:hint="eastAsia"/>
        </w:rPr>
        <w:t>试用满一年或参加一次试验训练任务后</w:t>
      </w:r>
      <w:r w:rsidRPr="002F7E2A">
        <w:rPr>
          <w:rFonts w:hint="eastAsia"/>
        </w:rPr>
        <w:t>,</w:t>
      </w:r>
      <w:r w:rsidRPr="002F7E2A">
        <w:rPr>
          <w:rFonts w:hint="eastAsia"/>
        </w:rPr>
        <w:t>性能稳定且无遗留问题</w:t>
      </w:r>
      <w:r w:rsidRPr="002F7E2A">
        <w:rPr>
          <w:rFonts w:hint="eastAsia"/>
        </w:rPr>
        <w:t>,</w:t>
      </w:r>
      <w:r w:rsidRPr="002F7E2A">
        <w:rPr>
          <w:rFonts w:hint="eastAsia"/>
        </w:rPr>
        <w:t>招标单位组织办理正式移交手续。</w:t>
      </w:r>
    </w:p>
    <w:p w14:paraId="3142E13E" w14:textId="77777777" w:rsidR="00AD050D" w:rsidRDefault="00AD050D" w:rsidP="00351EEA">
      <w:pPr>
        <w:pStyle w:val="affa"/>
        <w:spacing w:line="360" w:lineRule="auto"/>
        <w:ind w:firstLine="480"/>
      </w:pPr>
    </w:p>
    <w:p w14:paraId="6DC7C470" w14:textId="77777777" w:rsidR="00AD050D" w:rsidRDefault="00AD050D" w:rsidP="00351EEA">
      <w:pPr>
        <w:pStyle w:val="affa"/>
        <w:spacing w:line="360" w:lineRule="auto"/>
        <w:ind w:firstLine="482"/>
        <w:rPr>
          <w:b/>
        </w:rPr>
      </w:pPr>
      <w:r>
        <w:rPr>
          <w:rFonts w:hint="eastAsia"/>
          <w:b/>
        </w:rPr>
        <w:t>应答：满足。</w:t>
      </w:r>
    </w:p>
    <w:p w14:paraId="23C7F061" w14:textId="77777777" w:rsidR="00AD050D" w:rsidRDefault="00AD050D" w:rsidP="00351EEA">
      <w:pPr>
        <w:pStyle w:val="affa"/>
        <w:spacing w:line="360" w:lineRule="auto"/>
        <w:ind w:firstLine="482"/>
      </w:pPr>
      <w:r w:rsidRPr="00CA7D44">
        <w:rPr>
          <w:rFonts w:hint="eastAsia"/>
          <w:b/>
        </w:rPr>
        <w:t>我方将</w:t>
      </w:r>
      <w:r>
        <w:rPr>
          <w:rFonts w:hint="eastAsia"/>
          <w:b/>
        </w:rPr>
        <w:t>在设备验收合格后，组织初步移交。设备初步移交后，</w:t>
      </w:r>
      <w:r w:rsidRPr="00CA7D44">
        <w:rPr>
          <w:rFonts w:hint="eastAsia"/>
          <w:b/>
        </w:rPr>
        <w:t>试用满一年或参加一次试验训练任务后</w:t>
      </w:r>
      <w:r w:rsidRPr="00CA7D44">
        <w:rPr>
          <w:rFonts w:hint="eastAsia"/>
          <w:b/>
        </w:rPr>
        <w:t>,</w:t>
      </w:r>
      <w:r w:rsidRPr="00CA7D44">
        <w:rPr>
          <w:rFonts w:hint="eastAsia"/>
          <w:b/>
        </w:rPr>
        <w:t>性能稳定且无遗留问题</w:t>
      </w:r>
      <w:r>
        <w:rPr>
          <w:rFonts w:hint="eastAsia"/>
          <w:b/>
        </w:rPr>
        <w:t>，我方将配合</w:t>
      </w:r>
      <w:r w:rsidRPr="00CA7D44">
        <w:rPr>
          <w:rFonts w:hint="eastAsia"/>
          <w:b/>
        </w:rPr>
        <w:t>招标单位组织办理正式移交手续。</w:t>
      </w:r>
    </w:p>
    <w:p w14:paraId="485D7E19" w14:textId="77777777" w:rsidR="00AD050D" w:rsidRPr="002F7E2A" w:rsidRDefault="00AD050D" w:rsidP="00351EEA">
      <w:pPr>
        <w:pStyle w:val="affa"/>
        <w:spacing w:line="360" w:lineRule="auto"/>
        <w:ind w:firstLine="480"/>
      </w:pPr>
    </w:p>
    <w:p w14:paraId="45BB5C26" w14:textId="77777777" w:rsidR="00AD050D" w:rsidRDefault="00AD050D" w:rsidP="00351EEA">
      <w:pPr>
        <w:pStyle w:val="3"/>
      </w:pPr>
      <w:r w:rsidRPr="00881474">
        <w:rPr>
          <w:rFonts w:hint="eastAsia"/>
        </w:rPr>
        <w:t>质保期</w:t>
      </w:r>
    </w:p>
    <w:p w14:paraId="3FCAFA31" w14:textId="77777777" w:rsidR="00AD050D" w:rsidRDefault="00AD050D" w:rsidP="00351EEA">
      <w:pPr>
        <w:pStyle w:val="affa"/>
        <w:spacing w:line="360" w:lineRule="auto"/>
        <w:ind w:firstLine="480"/>
      </w:pPr>
      <w:r w:rsidRPr="002F7E2A">
        <w:rPr>
          <w:rFonts w:hint="eastAsia"/>
        </w:rPr>
        <w:t>正式移交后</w:t>
      </w:r>
      <w:r w:rsidRPr="002F7E2A">
        <w:rPr>
          <w:rFonts w:hint="eastAsia"/>
        </w:rPr>
        <w:t>,</w:t>
      </w:r>
      <w:r w:rsidRPr="002F7E2A">
        <w:rPr>
          <w:rFonts w:hint="eastAsia"/>
        </w:rPr>
        <w:t>免费质保</w:t>
      </w:r>
      <w:r w:rsidRPr="002F7E2A">
        <w:rPr>
          <w:rFonts w:hint="eastAsia"/>
        </w:rPr>
        <w:t>2</w:t>
      </w:r>
      <w:r w:rsidRPr="002F7E2A">
        <w:rPr>
          <w:rFonts w:hint="eastAsia"/>
        </w:rPr>
        <w:t>年。</w:t>
      </w:r>
    </w:p>
    <w:p w14:paraId="68ED0237" w14:textId="77777777" w:rsidR="00AD050D" w:rsidRDefault="00AD050D" w:rsidP="00351EEA">
      <w:pPr>
        <w:pStyle w:val="affa"/>
        <w:spacing w:line="360" w:lineRule="auto"/>
        <w:ind w:firstLine="480"/>
      </w:pPr>
    </w:p>
    <w:p w14:paraId="677ADEB4" w14:textId="77777777" w:rsidR="00AD050D" w:rsidRPr="00CA7D44" w:rsidRDefault="00AD050D" w:rsidP="00351EEA">
      <w:pPr>
        <w:pStyle w:val="affa"/>
        <w:spacing w:line="360" w:lineRule="auto"/>
        <w:ind w:firstLine="482"/>
        <w:rPr>
          <w:b/>
        </w:rPr>
      </w:pPr>
      <w:r w:rsidRPr="00CA7D44">
        <w:rPr>
          <w:rFonts w:hint="eastAsia"/>
          <w:b/>
        </w:rPr>
        <w:t>应答：满足。</w:t>
      </w:r>
    </w:p>
    <w:p w14:paraId="6FBEA0B7" w14:textId="77777777" w:rsidR="00AD050D" w:rsidRPr="00CA7D44" w:rsidRDefault="00AD050D" w:rsidP="00351EEA">
      <w:pPr>
        <w:pStyle w:val="affa"/>
        <w:spacing w:line="360" w:lineRule="auto"/>
        <w:ind w:firstLine="482"/>
        <w:rPr>
          <w:b/>
        </w:rPr>
      </w:pPr>
      <w:r w:rsidRPr="00CA7D44">
        <w:rPr>
          <w:rFonts w:hint="eastAsia"/>
          <w:b/>
        </w:rPr>
        <w:t>我方将提供免费质保</w:t>
      </w:r>
      <w:r w:rsidRPr="00CA7D44">
        <w:rPr>
          <w:rFonts w:hint="eastAsia"/>
          <w:b/>
        </w:rPr>
        <w:t>2</w:t>
      </w:r>
      <w:r w:rsidRPr="00CA7D44">
        <w:rPr>
          <w:rFonts w:hint="eastAsia"/>
          <w:b/>
        </w:rPr>
        <w:t>年。</w:t>
      </w:r>
    </w:p>
    <w:p w14:paraId="7F2879F2" w14:textId="77777777" w:rsidR="00AD050D" w:rsidRPr="002F7E2A" w:rsidRDefault="00AD050D" w:rsidP="00351EEA">
      <w:pPr>
        <w:pStyle w:val="affa"/>
        <w:spacing w:line="360" w:lineRule="auto"/>
        <w:ind w:firstLine="480"/>
      </w:pPr>
    </w:p>
    <w:p w14:paraId="4EDB47A7" w14:textId="77777777" w:rsidR="00AD050D" w:rsidRDefault="00AD050D" w:rsidP="00351EEA">
      <w:pPr>
        <w:pStyle w:val="3"/>
      </w:pPr>
      <w:r w:rsidRPr="00881474">
        <w:rPr>
          <w:rFonts w:hint="eastAsia"/>
        </w:rPr>
        <w:t>其他</w:t>
      </w:r>
    </w:p>
    <w:p w14:paraId="4D58AC8E" w14:textId="77777777" w:rsidR="00AD050D" w:rsidRPr="002F7E2A" w:rsidRDefault="00AD050D" w:rsidP="00351EEA">
      <w:pPr>
        <w:pStyle w:val="affa"/>
        <w:spacing w:line="360" w:lineRule="auto"/>
        <w:ind w:firstLine="480"/>
      </w:pPr>
      <w:r w:rsidRPr="002F7E2A">
        <w:rPr>
          <w:rFonts w:hint="eastAsia"/>
        </w:rPr>
        <w:t>研制过程中</w:t>
      </w:r>
      <w:r>
        <w:rPr>
          <w:rFonts w:hint="eastAsia"/>
        </w:rPr>
        <w:t>，</w:t>
      </w:r>
      <w:r w:rsidRPr="002F7E2A">
        <w:rPr>
          <w:rFonts w:hint="eastAsia"/>
        </w:rPr>
        <w:t>已审定的技术方案若确需调整的</w:t>
      </w:r>
      <w:r>
        <w:rPr>
          <w:rFonts w:hint="eastAsia"/>
        </w:rPr>
        <w:t>，</w:t>
      </w:r>
      <w:r w:rsidRPr="002F7E2A">
        <w:rPr>
          <w:rFonts w:hint="eastAsia"/>
        </w:rPr>
        <w:t>须经招标单位认可后实施。</w:t>
      </w:r>
    </w:p>
    <w:p w14:paraId="5DE0AA16" w14:textId="77777777" w:rsidR="00AD050D" w:rsidRPr="002F7E2A" w:rsidRDefault="00AD050D" w:rsidP="00351EEA">
      <w:pPr>
        <w:pStyle w:val="affa"/>
        <w:spacing w:line="360" w:lineRule="auto"/>
        <w:ind w:firstLine="480"/>
      </w:pPr>
      <w:r w:rsidRPr="002F7E2A">
        <w:rPr>
          <w:rFonts w:hint="eastAsia"/>
        </w:rPr>
        <w:t>合同生效之日起</w:t>
      </w:r>
      <w:r>
        <w:rPr>
          <w:rFonts w:hint="eastAsia"/>
        </w:rPr>
        <w:t>，</w:t>
      </w:r>
      <w:r w:rsidRPr="002F7E2A">
        <w:rPr>
          <w:rFonts w:hint="eastAsia"/>
        </w:rPr>
        <w:t>研制单位每季度向招标单位提供研制情况和质量管理</w:t>
      </w:r>
      <w:r>
        <w:rPr>
          <w:rFonts w:hint="eastAsia"/>
        </w:rPr>
        <w:t>通</w:t>
      </w:r>
      <w:r w:rsidRPr="002F7E2A">
        <w:rPr>
          <w:rFonts w:hint="eastAsia"/>
        </w:rPr>
        <w:t>报</w:t>
      </w:r>
      <w:r>
        <w:rPr>
          <w:rFonts w:hint="eastAsia"/>
        </w:rPr>
        <w:t>，</w:t>
      </w:r>
      <w:r w:rsidRPr="002F7E2A">
        <w:rPr>
          <w:rFonts w:hint="eastAsia"/>
        </w:rPr>
        <w:t>如出现重大间题及关键岗位人员变动</w:t>
      </w:r>
      <w:r>
        <w:rPr>
          <w:rFonts w:hint="eastAsia"/>
        </w:rPr>
        <w:t>，</w:t>
      </w:r>
      <w:r w:rsidRPr="002F7E2A">
        <w:rPr>
          <w:rFonts w:hint="eastAsia"/>
        </w:rPr>
        <w:t>研制</w:t>
      </w:r>
      <w:r>
        <w:rPr>
          <w:rFonts w:hint="eastAsia"/>
        </w:rPr>
        <w:t>单</w:t>
      </w:r>
      <w:r w:rsidRPr="002F7E2A">
        <w:rPr>
          <w:rFonts w:hint="eastAsia"/>
        </w:rPr>
        <w:t>位应</w:t>
      </w:r>
      <w:r w:rsidRPr="002F7E2A">
        <w:rPr>
          <w:rFonts w:hint="eastAsia"/>
        </w:rPr>
        <w:t>10</w:t>
      </w:r>
      <w:r w:rsidRPr="002F7E2A">
        <w:rPr>
          <w:rFonts w:hint="eastAsia"/>
        </w:rPr>
        <w:t>天内通报招标单</w:t>
      </w:r>
      <w:r>
        <w:rPr>
          <w:rFonts w:hint="eastAsia"/>
        </w:rPr>
        <w:t>位</w:t>
      </w:r>
      <w:r w:rsidRPr="002F7E2A">
        <w:rPr>
          <w:rFonts w:hint="eastAsia"/>
        </w:rPr>
        <w:t>。</w:t>
      </w:r>
    </w:p>
    <w:p w14:paraId="0EE9FA6B" w14:textId="77777777" w:rsidR="00AD050D" w:rsidRPr="002F7E2A" w:rsidRDefault="00AD050D" w:rsidP="00351EEA">
      <w:pPr>
        <w:pStyle w:val="affa"/>
        <w:spacing w:line="360" w:lineRule="auto"/>
        <w:ind w:firstLine="480"/>
      </w:pPr>
      <w:r w:rsidRPr="002F7E2A">
        <w:rPr>
          <w:rFonts w:hint="eastAsia"/>
        </w:rPr>
        <w:t>对于大型或重要引进、外协部件</w:t>
      </w:r>
      <w:r>
        <w:rPr>
          <w:rFonts w:hint="eastAsia"/>
        </w:rPr>
        <w:t>，</w:t>
      </w:r>
      <w:r w:rsidRPr="002F7E2A">
        <w:rPr>
          <w:rFonts w:hint="eastAsia"/>
        </w:rPr>
        <w:t>研制单位应严把质量关</w:t>
      </w:r>
      <w:r>
        <w:rPr>
          <w:rFonts w:hint="eastAsia"/>
        </w:rPr>
        <w:t>，</w:t>
      </w:r>
      <w:r w:rsidRPr="002F7E2A">
        <w:rPr>
          <w:rFonts w:hint="eastAsia"/>
        </w:rPr>
        <w:t>招标单位参加合同签订和设备验收。</w:t>
      </w:r>
    </w:p>
    <w:p w14:paraId="413887FA" w14:textId="77777777" w:rsidR="00AD050D" w:rsidRPr="002F7E2A" w:rsidRDefault="00AD050D" w:rsidP="00351EEA">
      <w:pPr>
        <w:pStyle w:val="affa"/>
        <w:spacing w:line="360" w:lineRule="auto"/>
        <w:ind w:firstLine="480"/>
      </w:pPr>
      <w:r w:rsidRPr="002F7E2A">
        <w:rPr>
          <w:rFonts w:hint="eastAsia"/>
        </w:rPr>
        <w:t>招标单位可根据需要</w:t>
      </w:r>
      <w:r>
        <w:rPr>
          <w:rFonts w:hint="eastAsia"/>
        </w:rPr>
        <w:t>，</w:t>
      </w:r>
      <w:r w:rsidRPr="002F7E2A">
        <w:rPr>
          <w:rFonts w:hint="eastAsia"/>
        </w:rPr>
        <w:t>定期对设备的研制进展情况进行检查</w:t>
      </w:r>
      <w:r>
        <w:rPr>
          <w:rFonts w:hint="eastAsia"/>
        </w:rPr>
        <w:t>，</w:t>
      </w:r>
      <w:r w:rsidRPr="002F7E2A">
        <w:rPr>
          <w:rFonts w:hint="eastAsia"/>
        </w:rPr>
        <w:t>研制单位应予以积极配合。</w:t>
      </w:r>
    </w:p>
    <w:p w14:paraId="30C568FF" w14:textId="77777777" w:rsidR="00AD050D" w:rsidRDefault="00AD050D" w:rsidP="00351EEA">
      <w:pPr>
        <w:pStyle w:val="affa"/>
        <w:spacing w:line="360" w:lineRule="auto"/>
        <w:ind w:firstLine="480"/>
        <w:rPr>
          <w:rFonts w:hAnsi="宋体" w:cs="宋体"/>
          <w:bCs/>
        </w:rPr>
      </w:pPr>
      <w:r w:rsidRPr="002F7E2A">
        <w:rPr>
          <w:rFonts w:hint="eastAsia"/>
        </w:rPr>
        <w:t>分系统研制完成或测试工具研制完成后</w:t>
      </w:r>
      <w:r>
        <w:rPr>
          <w:rFonts w:hint="eastAsia"/>
        </w:rPr>
        <w:t>，</w:t>
      </w:r>
      <w:r w:rsidRPr="002F7E2A">
        <w:rPr>
          <w:rFonts w:hint="eastAsia"/>
        </w:rPr>
        <w:t>须进行测试</w:t>
      </w:r>
      <w:r>
        <w:rPr>
          <w:rFonts w:hint="eastAsia"/>
        </w:rPr>
        <w:t>，</w:t>
      </w:r>
      <w:r w:rsidRPr="002F7E2A">
        <w:rPr>
          <w:rFonts w:hint="eastAsia"/>
        </w:rPr>
        <w:t>由中标方组织</w:t>
      </w:r>
      <w:r>
        <w:rPr>
          <w:rFonts w:hint="eastAsia"/>
        </w:rPr>
        <w:t>，</w:t>
      </w:r>
      <w:r w:rsidRPr="002F7E2A">
        <w:rPr>
          <w:rFonts w:hint="eastAsia"/>
        </w:rPr>
        <w:t>招标方</w:t>
      </w:r>
      <w:r>
        <w:rPr>
          <w:rFonts w:hAnsi="宋体" w:cs="宋体" w:hint="eastAsia"/>
          <w:bCs/>
        </w:rPr>
        <w:t>参加。</w:t>
      </w:r>
    </w:p>
    <w:p w14:paraId="2059DD0C" w14:textId="77777777" w:rsidR="00AD050D" w:rsidRDefault="00AD050D" w:rsidP="00351EEA">
      <w:pPr>
        <w:pStyle w:val="affa"/>
        <w:spacing w:line="360" w:lineRule="auto"/>
        <w:ind w:firstLine="480"/>
        <w:rPr>
          <w:rFonts w:hAnsi="宋体" w:cs="宋体"/>
          <w:bCs/>
        </w:rPr>
      </w:pPr>
    </w:p>
    <w:p w14:paraId="3281EA1B" w14:textId="77777777" w:rsidR="00AD050D" w:rsidRPr="009A5960" w:rsidRDefault="00AD050D" w:rsidP="00351EEA">
      <w:pPr>
        <w:pStyle w:val="affa"/>
        <w:spacing w:line="360" w:lineRule="auto"/>
        <w:ind w:firstLine="482"/>
        <w:rPr>
          <w:rFonts w:hAnsi="宋体" w:cs="宋体"/>
          <w:b/>
          <w:bCs/>
        </w:rPr>
      </w:pPr>
      <w:r w:rsidRPr="009A5960">
        <w:rPr>
          <w:rFonts w:hAnsi="宋体" w:cs="宋体" w:hint="eastAsia"/>
          <w:b/>
          <w:bCs/>
        </w:rPr>
        <w:t>应答：满足。</w:t>
      </w:r>
    </w:p>
    <w:p w14:paraId="3CFED1FE" w14:textId="77777777" w:rsidR="00AD050D" w:rsidRPr="009A5960" w:rsidRDefault="00AD050D" w:rsidP="00351EEA">
      <w:pPr>
        <w:pStyle w:val="affa"/>
        <w:spacing w:line="360" w:lineRule="auto"/>
        <w:ind w:firstLine="482"/>
        <w:rPr>
          <w:b/>
        </w:rPr>
      </w:pPr>
      <w:r w:rsidRPr="009A5960">
        <w:rPr>
          <w:rFonts w:hint="eastAsia"/>
          <w:b/>
        </w:rPr>
        <w:t>在研制过程中，如已审定的技术方案若确需调整的，我方将提交经招标单位认可后实施。</w:t>
      </w:r>
    </w:p>
    <w:p w14:paraId="16CAE25B" w14:textId="77777777" w:rsidR="00AD050D" w:rsidRPr="009A5960" w:rsidRDefault="00AD050D" w:rsidP="00351EEA">
      <w:pPr>
        <w:pStyle w:val="affa"/>
        <w:spacing w:line="360" w:lineRule="auto"/>
        <w:ind w:firstLine="482"/>
        <w:rPr>
          <w:b/>
        </w:rPr>
      </w:pPr>
      <w:r w:rsidRPr="009A5960">
        <w:rPr>
          <w:rFonts w:hint="eastAsia"/>
          <w:b/>
        </w:rPr>
        <w:t>我方将自合同生效之日起，每季度向招标单位提供研制情况和质量管理通报，如出现重大问题及关键岗位人员变动，我方将在</w:t>
      </w:r>
      <w:r w:rsidRPr="009A5960">
        <w:rPr>
          <w:rFonts w:hint="eastAsia"/>
          <w:b/>
        </w:rPr>
        <w:t>10</w:t>
      </w:r>
      <w:r w:rsidRPr="009A5960">
        <w:rPr>
          <w:rFonts w:hint="eastAsia"/>
          <w:b/>
        </w:rPr>
        <w:t>天内通报招标单位。</w:t>
      </w:r>
    </w:p>
    <w:p w14:paraId="005A71D0" w14:textId="77777777" w:rsidR="00AD050D" w:rsidRPr="009A5960" w:rsidRDefault="00AD050D" w:rsidP="00351EEA">
      <w:pPr>
        <w:pStyle w:val="affa"/>
        <w:spacing w:line="360" w:lineRule="auto"/>
        <w:ind w:firstLine="482"/>
        <w:rPr>
          <w:b/>
        </w:rPr>
      </w:pPr>
      <w:r w:rsidRPr="009A5960">
        <w:rPr>
          <w:rFonts w:hint="eastAsia"/>
          <w:b/>
        </w:rPr>
        <w:t>对于大型或重要引进、外协部件，我方将严把质量关，招标单位参加合同签订和设备验收。</w:t>
      </w:r>
    </w:p>
    <w:p w14:paraId="28CCE73F" w14:textId="77777777" w:rsidR="00AD050D" w:rsidRPr="009A5960" w:rsidRDefault="00AD050D" w:rsidP="00351EEA">
      <w:pPr>
        <w:pStyle w:val="affa"/>
        <w:spacing w:line="360" w:lineRule="auto"/>
        <w:ind w:firstLine="482"/>
        <w:rPr>
          <w:b/>
        </w:rPr>
      </w:pPr>
      <w:r w:rsidRPr="009A5960">
        <w:rPr>
          <w:rFonts w:hint="eastAsia"/>
          <w:b/>
        </w:rPr>
        <w:t>招标单位可根据需要，定期对设备的研制进展情况进行检查，我方将予以积极配合。</w:t>
      </w:r>
    </w:p>
    <w:p w14:paraId="57D01595" w14:textId="77777777" w:rsidR="00AD050D" w:rsidRPr="009A5960" w:rsidRDefault="00AD050D" w:rsidP="00351EEA">
      <w:pPr>
        <w:pStyle w:val="affa"/>
        <w:spacing w:line="360" w:lineRule="auto"/>
        <w:ind w:firstLine="482"/>
        <w:rPr>
          <w:rFonts w:hAnsi="宋体" w:cs="宋体"/>
          <w:bCs/>
        </w:rPr>
      </w:pPr>
      <w:r w:rsidRPr="009A5960">
        <w:rPr>
          <w:rFonts w:hint="eastAsia"/>
          <w:b/>
        </w:rPr>
        <w:t>分系统研制完成或测试工具研制完成后，我方将组织进行测试，并要求招标方</w:t>
      </w:r>
      <w:r w:rsidRPr="009A5960">
        <w:rPr>
          <w:rFonts w:hAnsi="宋体" w:cs="宋体" w:hint="eastAsia"/>
          <w:b/>
          <w:bCs/>
        </w:rPr>
        <w:t>参加。</w:t>
      </w:r>
    </w:p>
    <w:p w14:paraId="64D8D81B" w14:textId="77777777" w:rsidR="00AD050D" w:rsidRDefault="00AD050D" w:rsidP="00351EEA">
      <w:pPr>
        <w:pStyle w:val="affa"/>
        <w:spacing w:line="360" w:lineRule="auto"/>
        <w:ind w:firstLine="480"/>
        <w:rPr>
          <w:rFonts w:hAnsi="宋体" w:cs="宋体"/>
          <w:bCs/>
        </w:rPr>
      </w:pPr>
    </w:p>
    <w:p w14:paraId="6DE781FC" w14:textId="77777777" w:rsidR="00AD050D" w:rsidRDefault="00AD050D" w:rsidP="00351EEA">
      <w:pPr>
        <w:pStyle w:val="2"/>
        <w:ind w:left="425"/>
      </w:pPr>
      <w:r w:rsidRPr="00881474">
        <w:rPr>
          <w:rFonts w:hint="eastAsia"/>
        </w:rPr>
        <w:t>设备数量与研制周期</w:t>
      </w:r>
      <w:r>
        <w:rPr>
          <w:rFonts w:hint="eastAsia"/>
        </w:rPr>
        <w:t>满足情况</w:t>
      </w:r>
    </w:p>
    <w:p w14:paraId="65729C40" w14:textId="77777777" w:rsidR="00AD050D" w:rsidRPr="002F7E2A" w:rsidRDefault="00AD050D" w:rsidP="00351EEA">
      <w:pPr>
        <w:pStyle w:val="affa"/>
        <w:spacing w:line="360" w:lineRule="auto"/>
        <w:ind w:firstLine="480"/>
      </w:pPr>
      <w:r w:rsidRPr="002F7E2A">
        <w:rPr>
          <w:rFonts w:hint="eastAsia"/>
        </w:rPr>
        <w:t>设备套量</w:t>
      </w:r>
      <w:r w:rsidRPr="002F7E2A">
        <w:rPr>
          <w:rFonts w:hint="eastAsia"/>
        </w:rPr>
        <w:t>:1</w:t>
      </w:r>
      <w:r w:rsidRPr="002F7E2A">
        <w:rPr>
          <w:rFonts w:hint="eastAsia"/>
        </w:rPr>
        <w:t>套。</w:t>
      </w:r>
    </w:p>
    <w:p w14:paraId="78E13F41" w14:textId="77777777" w:rsidR="00AD050D" w:rsidRDefault="00AD050D" w:rsidP="00351EEA">
      <w:pPr>
        <w:pStyle w:val="affa"/>
        <w:spacing w:line="360" w:lineRule="auto"/>
        <w:ind w:firstLine="480"/>
      </w:pPr>
      <w:r w:rsidRPr="002F7E2A">
        <w:rPr>
          <w:rFonts w:hint="eastAsia"/>
        </w:rPr>
        <w:t>研制周期</w:t>
      </w:r>
      <w:r w:rsidRPr="002F7E2A">
        <w:rPr>
          <w:rFonts w:hint="eastAsia"/>
        </w:rPr>
        <w:t>:</w:t>
      </w:r>
      <w:r w:rsidRPr="002F7E2A">
        <w:rPr>
          <w:rFonts w:hint="eastAsia"/>
        </w:rPr>
        <w:t>合同签订后</w:t>
      </w:r>
      <w:r w:rsidRPr="002F7E2A">
        <w:rPr>
          <w:rFonts w:hint="eastAsia"/>
        </w:rPr>
        <w:t>30</w:t>
      </w:r>
      <w:r w:rsidRPr="002F7E2A">
        <w:rPr>
          <w:rFonts w:hint="eastAsia"/>
        </w:rPr>
        <w:t>个月完成厂所测试</w:t>
      </w:r>
      <w:r>
        <w:rPr>
          <w:rFonts w:hint="eastAsia"/>
        </w:rPr>
        <w:t>，</w:t>
      </w:r>
      <w:r w:rsidRPr="002F7E2A">
        <w:rPr>
          <w:rFonts w:hint="eastAsia"/>
        </w:rPr>
        <w:t>具备甲方验收条件。</w:t>
      </w:r>
    </w:p>
    <w:p w14:paraId="7444920D" w14:textId="77777777" w:rsidR="00AD050D" w:rsidRDefault="00AD050D" w:rsidP="00351EEA">
      <w:pPr>
        <w:pStyle w:val="affa"/>
        <w:spacing w:line="360" w:lineRule="auto"/>
        <w:ind w:firstLine="480"/>
      </w:pPr>
    </w:p>
    <w:p w14:paraId="05A3FD3B" w14:textId="77777777" w:rsidR="00AD050D" w:rsidRPr="003454C5" w:rsidRDefault="00AD050D" w:rsidP="00351EEA">
      <w:pPr>
        <w:pStyle w:val="affa"/>
        <w:spacing w:line="360" w:lineRule="auto"/>
        <w:ind w:firstLine="482"/>
        <w:rPr>
          <w:b/>
        </w:rPr>
      </w:pPr>
      <w:r w:rsidRPr="003454C5">
        <w:rPr>
          <w:rFonts w:hint="eastAsia"/>
          <w:b/>
        </w:rPr>
        <w:t>应答：满足。</w:t>
      </w:r>
    </w:p>
    <w:p w14:paraId="7F366153" w14:textId="77777777" w:rsidR="00AD050D" w:rsidRDefault="00AD050D" w:rsidP="00351EEA">
      <w:pPr>
        <w:pStyle w:val="affa"/>
        <w:spacing w:line="360" w:lineRule="auto"/>
        <w:ind w:firstLineChars="183" w:firstLine="441"/>
        <w:rPr>
          <w:b/>
        </w:rPr>
      </w:pPr>
      <w:r w:rsidRPr="003454C5">
        <w:rPr>
          <w:rFonts w:hint="eastAsia"/>
          <w:b/>
        </w:rPr>
        <w:t>我方交付的系统设备套量为</w:t>
      </w:r>
      <w:r w:rsidRPr="003454C5">
        <w:rPr>
          <w:rFonts w:hint="eastAsia"/>
          <w:b/>
        </w:rPr>
        <w:t>1</w:t>
      </w:r>
      <w:r w:rsidRPr="003454C5">
        <w:rPr>
          <w:rFonts w:hint="eastAsia"/>
          <w:b/>
        </w:rPr>
        <w:t>套。</w:t>
      </w:r>
    </w:p>
    <w:p w14:paraId="6440A363" w14:textId="77777777" w:rsidR="00AD050D" w:rsidRPr="003454C5" w:rsidRDefault="00AD050D" w:rsidP="00351EEA">
      <w:pPr>
        <w:pStyle w:val="affa"/>
        <w:spacing w:line="360" w:lineRule="auto"/>
        <w:ind w:firstLineChars="183" w:firstLine="441"/>
        <w:rPr>
          <w:b/>
        </w:rPr>
      </w:pPr>
      <w:r>
        <w:rPr>
          <w:rFonts w:hint="eastAsia"/>
          <w:b/>
        </w:rPr>
        <w:t>我方系统研制周期定为</w:t>
      </w:r>
      <w:r>
        <w:rPr>
          <w:rFonts w:hint="eastAsia"/>
          <w:b/>
        </w:rPr>
        <w:t>30</w:t>
      </w:r>
      <w:r>
        <w:rPr>
          <w:rFonts w:hint="eastAsia"/>
          <w:b/>
        </w:rPr>
        <w:t>个月完成厂所测试，具备甲方验收条件。</w:t>
      </w:r>
    </w:p>
    <w:p w14:paraId="1EC8FF15" w14:textId="77777777" w:rsidR="00AD050D" w:rsidRPr="00E04974" w:rsidRDefault="00AD050D" w:rsidP="00E04974">
      <w:pPr>
        <w:pStyle w:val="affa"/>
        <w:spacing w:line="360" w:lineRule="auto"/>
        <w:ind w:firstLine="480"/>
      </w:pPr>
    </w:p>
    <w:p w14:paraId="1FEE949C" w14:textId="77777777" w:rsidR="00AD050D" w:rsidRDefault="00AD050D" w:rsidP="00E04974">
      <w:pPr>
        <w:pStyle w:val="10"/>
      </w:pPr>
      <w:r>
        <w:t>项目建设总体方案</w:t>
      </w:r>
    </w:p>
    <w:p w14:paraId="1EC7DF31" w14:textId="77777777" w:rsidR="00AD050D" w:rsidRDefault="00AD050D" w:rsidP="00D75879">
      <w:pPr>
        <w:pStyle w:val="2"/>
        <w:ind w:left="425"/>
      </w:pPr>
      <w:bookmarkStart w:id="47" w:name="_Toc532286865"/>
      <w:r>
        <w:t>项目的目标</w:t>
      </w:r>
      <w:r>
        <w:rPr>
          <w:rFonts w:hint="eastAsia"/>
        </w:rPr>
        <w:t>、</w:t>
      </w:r>
      <w:r>
        <w:t>指导思想与原则</w:t>
      </w:r>
    </w:p>
    <w:p w14:paraId="74CA2F51" w14:textId="77777777" w:rsidR="00AD050D" w:rsidRPr="00D75879" w:rsidRDefault="00AD050D" w:rsidP="00183012">
      <w:pPr>
        <w:pStyle w:val="3"/>
        <w:rPr>
          <w:rStyle w:val="36"/>
          <w:rFonts w:ascii="黑体" w:eastAsia="黑体"/>
          <w:b w:val="0"/>
          <w:bCs w:val="0"/>
          <w:sz w:val="24"/>
          <w:szCs w:val="24"/>
        </w:rPr>
      </w:pPr>
      <w:r w:rsidRPr="00D75879">
        <w:rPr>
          <w:rStyle w:val="36"/>
          <w:rFonts w:ascii="黑体" w:eastAsia="黑体"/>
          <w:b w:val="0"/>
          <w:bCs w:val="0"/>
          <w:sz w:val="24"/>
          <w:szCs w:val="24"/>
        </w:rPr>
        <w:t>项目的目标</w:t>
      </w:r>
    </w:p>
    <w:p w14:paraId="0B863270" w14:textId="77777777" w:rsidR="00AD050D" w:rsidRDefault="00AD050D" w:rsidP="00D75879">
      <w:pPr>
        <w:pStyle w:val="affa"/>
        <w:spacing w:line="360" w:lineRule="auto"/>
        <w:ind w:firstLine="480"/>
      </w:pPr>
      <w:r w:rsidRPr="007A1C3B">
        <w:rPr>
          <w:rFonts w:hint="eastAsia"/>
        </w:rPr>
        <w:t>利用先进成熟的云计算、大数据技术建成软件测试基础云平台，集成主流的非嵌入式测试工具和典型</w:t>
      </w:r>
      <w:r w:rsidRPr="007A1C3B">
        <w:rPr>
          <w:rFonts w:hint="eastAsia"/>
        </w:rPr>
        <w:t>FPGA</w:t>
      </w:r>
      <w:r w:rsidRPr="007A1C3B">
        <w:rPr>
          <w:rFonts w:hint="eastAsia"/>
        </w:rPr>
        <w:t>软件测试工具，实现各测试工具的云化集成和数据共享，实现对软件</w:t>
      </w:r>
      <w:r>
        <w:rPr>
          <w:rFonts w:hint="eastAsia"/>
        </w:rPr>
        <w:t>试验</w:t>
      </w:r>
      <w:r w:rsidRPr="007A1C3B">
        <w:rPr>
          <w:rFonts w:hint="eastAsia"/>
        </w:rPr>
        <w:t>和软件测试全过程的统筹规划和集中管理，满足不同自主可控程度的非嵌入式软件的代码分析、单元测试、部件测试、配置项测试和系统测试需求，满足典型</w:t>
      </w:r>
      <w:r w:rsidRPr="007A1C3B">
        <w:rPr>
          <w:rFonts w:hint="eastAsia"/>
        </w:rPr>
        <w:t>FPGA</w:t>
      </w:r>
      <w:r w:rsidRPr="007A1C3B">
        <w:rPr>
          <w:rFonts w:hint="eastAsia"/>
        </w:rPr>
        <w:t>软件的混合仿真验证需求，形成</w:t>
      </w:r>
      <w:r>
        <w:rPr>
          <w:rFonts w:hint="eastAsia"/>
        </w:rPr>
        <w:t>电子信息装备</w:t>
      </w:r>
      <w:r w:rsidRPr="007A1C3B">
        <w:rPr>
          <w:rFonts w:hint="eastAsia"/>
        </w:rPr>
        <w:t>非嵌入式软件和典型</w:t>
      </w:r>
      <w:r w:rsidRPr="007A1C3B">
        <w:rPr>
          <w:rFonts w:hint="eastAsia"/>
        </w:rPr>
        <w:t>FPGA</w:t>
      </w:r>
      <w:r w:rsidRPr="007A1C3B">
        <w:rPr>
          <w:rFonts w:hint="eastAsia"/>
        </w:rPr>
        <w:t>软件的软件</w:t>
      </w:r>
      <w:r>
        <w:rPr>
          <w:rFonts w:hint="eastAsia"/>
        </w:rPr>
        <w:t>试验</w:t>
      </w:r>
      <w:r w:rsidRPr="007A1C3B">
        <w:rPr>
          <w:rFonts w:hint="eastAsia"/>
        </w:rPr>
        <w:t>和软件测评能力。</w:t>
      </w:r>
    </w:p>
    <w:p w14:paraId="3649977A" w14:textId="77777777" w:rsidR="00AD050D" w:rsidRDefault="00AD050D" w:rsidP="00D75879">
      <w:pPr>
        <w:pStyle w:val="affa"/>
        <w:spacing w:line="360" w:lineRule="auto"/>
        <w:ind w:firstLine="480"/>
      </w:pPr>
      <w:r>
        <w:rPr>
          <w:rFonts w:hint="eastAsia"/>
        </w:rPr>
        <w:t>系统建成后将为电子信息装备软件试验和测试提供统一的非嵌入式软件、嵌入式软件和</w:t>
      </w:r>
      <w:r>
        <w:rPr>
          <w:rFonts w:hint="eastAsia"/>
        </w:rPr>
        <w:t>FPGA</w:t>
      </w:r>
      <w:r>
        <w:rPr>
          <w:rFonts w:hint="eastAsia"/>
        </w:rPr>
        <w:t>软件测试平台和测试服务，使得测试基础硬件资源和测试工具得到充分有效的利用和调度，使得构建复杂的试验和测试环境成为可能，为保证电子信息装备软件的质量和系统的应用提供有效的验证试验环境。</w:t>
      </w:r>
    </w:p>
    <w:p w14:paraId="40450447" w14:textId="77777777" w:rsidR="00AD050D" w:rsidRPr="00D75879" w:rsidRDefault="00AD050D" w:rsidP="00183012">
      <w:pPr>
        <w:pStyle w:val="3"/>
        <w:rPr>
          <w:rStyle w:val="36"/>
          <w:rFonts w:ascii="黑体" w:eastAsia="黑体"/>
          <w:b w:val="0"/>
          <w:bCs w:val="0"/>
          <w:sz w:val="24"/>
          <w:szCs w:val="24"/>
        </w:rPr>
      </w:pPr>
      <w:r>
        <w:rPr>
          <w:rStyle w:val="36"/>
          <w:rFonts w:ascii="黑体" w:eastAsia="黑体" w:hint="eastAsia"/>
          <w:b w:val="0"/>
          <w:bCs w:val="0"/>
          <w:sz w:val="24"/>
          <w:szCs w:val="24"/>
        </w:rPr>
        <w:t>指导</w:t>
      </w:r>
      <w:r>
        <w:rPr>
          <w:rStyle w:val="36"/>
          <w:rFonts w:ascii="黑体" w:eastAsia="黑体"/>
          <w:b w:val="0"/>
          <w:bCs w:val="0"/>
          <w:sz w:val="24"/>
          <w:szCs w:val="24"/>
        </w:rPr>
        <w:t>思想</w:t>
      </w:r>
    </w:p>
    <w:p w14:paraId="32C1F348" w14:textId="77777777" w:rsidR="00AD050D" w:rsidRDefault="00AD050D" w:rsidP="0068578B">
      <w:pPr>
        <w:pStyle w:val="affa"/>
        <w:spacing w:line="360" w:lineRule="auto"/>
        <w:ind w:firstLine="480"/>
      </w:pPr>
      <w:r>
        <w:rPr>
          <w:rFonts w:hint="eastAsia"/>
        </w:rPr>
        <w:t>建设的总体指导思想是“立足现实、瞄准前沿、采用成熟技术、充分利用现有资源、框架标准先行”，保障建设成果持续可用和先进可靠。</w:t>
      </w:r>
    </w:p>
    <w:p w14:paraId="559EE2AD" w14:textId="77777777" w:rsidR="00AD050D" w:rsidRDefault="00AD050D" w:rsidP="0068578B">
      <w:pPr>
        <w:pStyle w:val="affa"/>
        <w:spacing w:line="360" w:lineRule="auto"/>
        <w:ind w:firstLine="480"/>
      </w:pPr>
      <w:r>
        <w:rPr>
          <w:rFonts w:hint="eastAsia"/>
        </w:rPr>
        <w:t>通过本项目建设，建成软件云测试平台、主流的非嵌入式软件测试工具、软件测试全过程规划管理系统，实现主要软件测试工具的数据集成。</w:t>
      </w:r>
    </w:p>
    <w:p w14:paraId="4B6AF8AA" w14:textId="77777777" w:rsidR="00AD050D" w:rsidRDefault="00AD050D" w:rsidP="0068578B">
      <w:pPr>
        <w:pStyle w:val="affa"/>
        <w:spacing w:line="360" w:lineRule="auto"/>
        <w:ind w:firstLine="480"/>
      </w:pPr>
      <w:r>
        <w:rPr>
          <w:rFonts w:hint="eastAsia"/>
        </w:rPr>
        <w:t>（</w:t>
      </w:r>
      <w:r>
        <w:rPr>
          <w:rFonts w:hint="eastAsia"/>
        </w:rPr>
        <w:t>1</w:t>
      </w:r>
      <w:r>
        <w:rPr>
          <w:rFonts w:hint="eastAsia"/>
        </w:rPr>
        <w:t>）先进的总体架构</w:t>
      </w:r>
    </w:p>
    <w:p w14:paraId="61D26839" w14:textId="77777777" w:rsidR="00AD050D" w:rsidRDefault="00AD050D" w:rsidP="0068578B">
      <w:pPr>
        <w:pStyle w:val="affa"/>
        <w:spacing w:line="360" w:lineRule="auto"/>
        <w:ind w:firstLine="480"/>
      </w:pPr>
      <w:r>
        <w:rPr>
          <w:rFonts w:hint="eastAsia"/>
        </w:rPr>
        <w:t>采用</w:t>
      </w:r>
      <w:r>
        <w:rPr>
          <w:rFonts w:ascii="宋体" w:hAnsi="宋体" w:cs="宋体" w:hint="eastAsia"/>
          <w:bCs/>
        </w:rPr>
        <w:t>“高性能计算资源+成熟云基础平台+灵活云测试服务+高质量软件测试工具”的总体技术架构</w:t>
      </w:r>
      <w:r>
        <w:rPr>
          <w:rFonts w:hint="eastAsia"/>
        </w:rPr>
        <w:t>，确保平台在当前和今后相当长时间里都能满足业主单位的装备试验与软件测试任务需求。</w:t>
      </w:r>
    </w:p>
    <w:p w14:paraId="5FF54412" w14:textId="77777777" w:rsidR="00AD050D" w:rsidRDefault="00AD050D" w:rsidP="0068578B">
      <w:pPr>
        <w:spacing w:line="360" w:lineRule="auto"/>
        <w:ind w:firstLineChars="200" w:firstLine="480"/>
      </w:pPr>
      <w:r>
        <w:rPr>
          <w:rFonts w:hint="eastAsia"/>
        </w:rPr>
        <w:t>（2）成熟的技术应用</w:t>
      </w:r>
    </w:p>
    <w:p w14:paraId="5F415FEC" w14:textId="77777777" w:rsidR="00AD050D" w:rsidRDefault="00AD050D" w:rsidP="0068578B">
      <w:pPr>
        <w:pStyle w:val="affa"/>
        <w:spacing w:line="360" w:lineRule="auto"/>
        <w:ind w:firstLine="480"/>
      </w:pPr>
      <w:r>
        <w:rPr>
          <w:rFonts w:hint="eastAsia"/>
        </w:rPr>
        <w:t>在云基础平台、软件测试工具的选用方面，优先考虑成熟的、行业认同度高的云基础平台以及主流软件测试工具，确保项目建设完成后系统的成熟、可靠。</w:t>
      </w:r>
    </w:p>
    <w:p w14:paraId="6A09C476" w14:textId="77777777" w:rsidR="00AD050D" w:rsidRDefault="00AD050D" w:rsidP="0068578B">
      <w:pPr>
        <w:spacing w:line="360" w:lineRule="auto"/>
        <w:ind w:firstLineChars="200" w:firstLine="480"/>
      </w:pPr>
      <w:r>
        <w:rPr>
          <w:rFonts w:hint="eastAsia"/>
        </w:rPr>
        <w:t>（3）充分的资源利用</w:t>
      </w:r>
    </w:p>
    <w:p w14:paraId="13C2DA02" w14:textId="77777777" w:rsidR="00AD050D" w:rsidRDefault="00AD050D" w:rsidP="0068578B">
      <w:pPr>
        <w:spacing w:line="360" w:lineRule="auto"/>
        <w:ind w:firstLineChars="200" w:firstLine="480"/>
      </w:pPr>
      <w:r>
        <w:rPr>
          <w:rFonts w:hint="eastAsia"/>
        </w:rPr>
        <w:t>在平台设计时充分考虑对当前已有硬件资源、软件工具的利用，将其进行云化改造和适配；同时，对于新购置的软件测试工具均要求其能够与软件测试云平台进行集成；现有工具改造以及新工具的适配，确保项目中所使用的软件测试工具都能在测试云平台的调度下统一使用，使起发挥出更大的利用效能。</w:t>
      </w:r>
    </w:p>
    <w:p w14:paraId="35322ADC" w14:textId="77777777" w:rsidR="00AD050D" w:rsidRDefault="00AD050D" w:rsidP="0068578B">
      <w:pPr>
        <w:spacing w:line="360" w:lineRule="auto"/>
        <w:ind w:firstLineChars="200" w:firstLine="480"/>
      </w:pPr>
      <w:r>
        <w:rPr>
          <w:rFonts w:hint="eastAsia"/>
        </w:rPr>
        <w:t>（</w:t>
      </w:r>
      <w:r>
        <w:t>4</w:t>
      </w:r>
      <w:r>
        <w:rPr>
          <w:rFonts w:hint="eastAsia"/>
        </w:rPr>
        <w:t>）标准、框架先行，持续集成</w:t>
      </w:r>
    </w:p>
    <w:p w14:paraId="60A3133C" w14:textId="77777777" w:rsidR="00AD050D" w:rsidRDefault="00AD050D" w:rsidP="0068578B">
      <w:pPr>
        <w:pStyle w:val="affa"/>
        <w:spacing w:line="360" w:lineRule="auto"/>
        <w:ind w:firstLine="480"/>
      </w:pPr>
      <w:r>
        <w:rPr>
          <w:rFonts w:hint="eastAsia"/>
        </w:rPr>
        <w:t>按照电子信息装备软件试验和软件测评需要，在分析各类测试工具特点的基础上，提出测试平台的有关标准，建设云平台框架，再分析测试需求，认真选购所需测试工具，持续集成所需的各类测试工具。</w:t>
      </w:r>
    </w:p>
    <w:p w14:paraId="6B25D26A" w14:textId="77777777" w:rsidR="00AD050D" w:rsidRPr="00183012" w:rsidRDefault="00AD050D" w:rsidP="00183012">
      <w:pPr>
        <w:pStyle w:val="3"/>
        <w:numPr>
          <w:ilvl w:val="2"/>
          <w:numId w:val="11"/>
        </w:numPr>
        <w:rPr>
          <w:rStyle w:val="36"/>
          <w:rFonts w:ascii="黑体" w:eastAsia="黑体"/>
          <w:b w:val="0"/>
          <w:bCs w:val="0"/>
          <w:sz w:val="24"/>
          <w:szCs w:val="24"/>
        </w:rPr>
      </w:pPr>
      <w:r w:rsidRPr="00183012">
        <w:rPr>
          <w:rStyle w:val="36"/>
          <w:rFonts w:ascii="黑体" w:eastAsia="黑体" w:hint="eastAsia"/>
          <w:b w:val="0"/>
          <w:bCs w:val="0"/>
          <w:sz w:val="24"/>
          <w:szCs w:val="24"/>
        </w:rPr>
        <w:t>设计原则</w:t>
      </w:r>
    </w:p>
    <w:p w14:paraId="250622BF" w14:textId="77777777" w:rsidR="00AD050D" w:rsidRDefault="00AD050D" w:rsidP="00D5143A">
      <w:pPr>
        <w:spacing w:line="360" w:lineRule="auto"/>
        <w:ind w:firstLineChars="200" w:firstLine="480"/>
        <w:rPr>
          <w:szCs w:val="21"/>
        </w:rPr>
      </w:pPr>
      <w:r w:rsidRPr="0087014A">
        <w:rPr>
          <w:rFonts w:hint="eastAsia"/>
          <w:szCs w:val="21"/>
        </w:rPr>
        <w:t>为</w:t>
      </w:r>
      <w:r>
        <w:rPr>
          <w:rFonts w:hint="eastAsia"/>
          <w:szCs w:val="21"/>
        </w:rPr>
        <w:t>保证云测试平台建设的满足电子信息装备软件试验和软件测评需要</w:t>
      </w:r>
      <w:r w:rsidRPr="0087014A">
        <w:rPr>
          <w:rFonts w:hint="eastAsia"/>
          <w:szCs w:val="21"/>
        </w:rPr>
        <w:t>，</w:t>
      </w:r>
      <w:r>
        <w:rPr>
          <w:rFonts w:hint="eastAsia"/>
          <w:szCs w:val="21"/>
        </w:rPr>
        <w:t>使得系统建设的指导思想得到落实</w:t>
      </w:r>
      <w:r w:rsidRPr="0087014A">
        <w:rPr>
          <w:rFonts w:hint="eastAsia"/>
          <w:szCs w:val="21"/>
        </w:rPr>
        <w:t>，系统</w:t>
      </w:r>
      <w:r>
        <w:rPr>
          <w:rFonts w:hint="eastAsia"/>
          <w:szCs w:val="21"/>
        </w:rPr>
        <w:t>建设</w:t>
      </w:r>
      <w:r w:rsidRPr="0087014A">
        <w:rPr>
          <w:rFonts w:hint="eastAsia"/>
          <w:szCs w:val="21"/>
        </w:rPr>
        <w:t>遵循</w:t>
      </w:r>
      <w:r>
        <w:rPr>
          <w:rFonts w:hint="eastAsia"/>
          <w:szCs w:val="21"/>
        </w:rPr>
        <w:t>标准与规范性原则、先进性和成熟性原则、稳定性与可靠性原则、易用性与方便性原则、安全性和保密性原则。</w:t>
      </w:r>
    </w:p>
    <w:p w14:paraId="776FC523" w14:textId="77777777" w:rsidR="00AD050D" w:rsidRPr="0087014A" w:rsidRDefault="00AD050D" w:rsidP="00D5143A">
      <w:pPr>
        <w:spacing w:line="360" w:lineRule="auto"/>
        <w:ind w:firstLineChars="200" w:firstLine="480"/>
        <w:rPr>
          <w:szCs w:val="21"/>
        </w:rPr>
      </w:pPr>
      <w:r w:rsidRPr="0087014A">
        <w:rPr>
          <w:rFonts w:hint="eastAsia"/>
          <w:szCs w:val="21"/>
        </w:rPr>
        <w:t>（1）</w:t>
      </w:r>
      <w:r>
        <w:rPr>
          <w:rFonts w:hint="eastAsia"/>
          <w:szCs w:val="21"/>
        </w:rPr>
        <w:t>标准</w:t>
      </w:r>
      <w:r w:rsidRPr="0087014A">
        <w:rPr>
          <w:rFonts w:hint="eastAsia"/>
          <w:szCs w:val="21"/>
        </w:rPr>
        <w:t>化</w:t>
      </w:r>
      <w:r>
        <w:rPr>
          <w:rFonts w:hint="eastAsia"/>
          <w:szCs w:val="21"/>
        </w:rPr>
        <w:t>与规范化原则</w:t>
      </w:r>
    </w:p>
    <w:p w14:paraId="15EAC20F" w14:textId="77777777" w:rsidR="00AD050D" w:rsidRPr="0087014A" w:rsidRDefault="00AD050D" w:rsidP="00D5143A">
      <w:pPr>
        <w:spacing w:line="360" w:lineRule="auto"/>
        <w:ind w:firstLineChars="200" w:firstLine="480"/>
        <w:rPr>
          <w:szCs w:val="21"/>
        </w:rPr>
      </w:pPr>
      <w:r>
        <w:rPr>
          <w:rFonts w:hint="eastAsia"/>
          <w:szCs w:val="21"/>
        </w:rPr>
        <w:t>云平台建设遵循国家和军队信息系统建设的有关标准和规范，遵循XML、J</w:t>
      </w:r>
      <w:r>
        <w:rPr>
          <w:szCs w:val="21"/>
        </w:rPr>
        <w:t>DBC</w:t>
      </w:r>
      <w:r>
        <w:rPr>
          <w:rFonts w:hint="eastAsia"/>
          <w:szCs w:val="21"/>
        </w:rPr>
        <w:t>、</w:t>
      </w:r>
      <w:r>
        <w:rPr>
          <w:szCs w:val="21"/>
        </w:rPr>
        <w:t>HTTP</w:t>
      </w:r>
      <w:r>
        <w:rPr>
          <w:rFonts w:hint="eastAsia"/>
          <w:szCs w:val="21"/>
        </w:rPr>
        <w:t>、S</w:t>
      </w:r>
      <w:r>
        <w:rPr>
          <w:szCs w:val="21"/>
        </w:rPr>
        <w:t>SL等业界主流的信息系统开发标准</w:t>
      </w:r>
      <w:r>
        <w:rPr>
          <w:rFonts w:hint="eastAsia"/>
          <w:szCs w:val="21"/>
        </w:rPr>
        <w:t>，</w:t>
      </w:r>
      <w:r>
        <w:rPr>
          <w:szCs w:val="21"/>
        </w:rPr>
        <w:t>同时建立测试云</w:t>
      </w:r>
      <w:r>
        <w:rPr>
          <w:rFonts w:hint="eastAsia"/>
          <w:szCs w:val="21"/>
        </w:rPr>
        <w:t>平台集成标准和平台框架，以便于相应的软件测试工具集成和新研测试工具的规范化</w:t>
      </w:r>
      <w:r w:rsidRPr="0087014A">
        <w:rPr>
          <w:rFonts w:hint="eastAsia"/>
          <w:szCs w:val="21"/>
        </w:rPr>
        <w:t>。</w:t>
      </w:r>
    </w:p>
    <w:p w14:paraId="6A23741E" w14:textId="77777777" w:rsidR="00AD050D" w:rsidRPr="0087014A" w:rsidRDefault="00AD050D" w:rsidP="00D5143A">
      <w:pPr>
        <w:spacing w:line="360" w:lineRule="auto"/>
        <w:ind w:firstLineChars="200" w:firstLine="480"/>
        <w:rPr>
          <w:szCs w:val="21"/>
        </w:rPr>
      </w:pPr>
      <w:r w:rsidRPr="0087014A">
        <w:rPr>
          <w:rFonts w:hint="eastAsia"/>
          <w:szCs w:val="21"/>
        </w:rPr>
        <w:t>（</w:t>
      </w:r>
      <w:r>
        <w:rPr>
          <w:szCs w:val="21"/>
        </w:rPr>
        <w:t>2</w:t>
      </w:r>
      <w:r w:rsidRPr="0087014A">
        <w:rPr>
          <w:rFonts w:hint="eastAsia"/>
          <w:szCs w:val="21"/>
        </w:rPr>
        <w:t>）</w:t>
      </w:r>
      <w:r>
        <w:rPr>
          <w:rFonts w:hint="eastAsia"/>
          <w:szCs w:val="21"/>
        </w:rPr>
        <w:t>先进</w:t>
      </w:r>
      <w:r w:rsidRPr="0087014A">
        <w:rPr>
          <w:rFonts w:hint="eastAsia"/>
          <w:szCs w:val="21"/>
        </w:rPr>
        <w:t>性</w:t>
      </w:r>
      <w:r>
        <w:rPr>
          <w:rFonts w:hint="eastAsia"/>
          <w:szCs w:val="21"/>
        </w:rPr>
        <w:t>与成熟性原则</w:t>
      </w:r>
    </w:p>
    <w:p w14:paraId="6D2A855A" w14:textId="77777777" w:rsidR="00AD050D" w:rsidRPr="0087014A" w:rsidRDefault="00AD050D" w:rsidP="00D5143A">
      <w:pPr>
        <w:spacing w:line="360" w:lineRule="auto"/>
        <w:ind w:firstLineChars="200" w:firstLine="480"/>
        <w:rPr>
          <w:szCs w:val="21"/>
        </w:rPr>
      </w:pPr>
      <w:r>
        <w:rPr>
          <w:rFonts w:hint="eastAsia"/>
          <w:szCs w:val="21"/>
        </w:rPr>
        <w:t>在系统设计时，充分利用先进和成熟的技术来满足建设的需求，同时把科学的管理理念和先进的技术手段紧密结合起来，提出先进合理的电子信息装备试验和软件测试业务流程。</w:t>
      </w:r>
      <w:r>
        <w:rPr>
          <w:szCs w:val="21"/>
        </w:rPr>
        <w:t>系统将使用成熟的技术手段和标准化的产品</w:t>
      </w:r>
      <w:r>
        <w:rPr>
          <w:rFonts w:hint="eastAsia"/>
          <w:szCs w:val="21"/>
        </w:rPr>
        <w:t>，</w:t>
      </w:r>
      <w:r>
        <w:rPr>
          <w:szCs w:val="21"/>
        </w:rPr>
        <w:t>使得系统具有较高性能</w:t>
      </w:r>
      <w:r>
        <w:rPr>
          <w:rFonts w:hint="eastAsia"/>
          <w:szCs w:val="21"/>
        </w:rPr>
        <w:t>，</w:t>
      </w:r>
      <w:r>
        <w:rPr>
          <w:szCs w:val="21"/>
        </w:rPr>
        <w:t>符合当今技术发展方向</w:t>
      </w:r>
      <w:r>
        <w:rPr>
          <w:rFonts w:hint="eastAsia"/>
          <w:szCs w:val="21"/>
        </w:rPr>
        <w:t>，</w:t>
      </w:r>
      <w:r>
        <w:rPr>
          <w:szCs w:val="21"/>
        </w:rPr>
        <w:t>确保系统具有较强的生命力</w:t>
      </w:r>
      <w:r>
        <w:rPr>
          <w:rFonts w:hint="eastAsia"/>
          <w:szCs w:val="21"/>
        </w:rPr>
        <w:t>，</w:t>
      </w:r>
      <w:r>
        <w:rPr>
          <w:szCs w:val="21"/>
        </w:rPr>
        <w:t>有长期的使用价值</w:t>
      </w:r>
      <w:r>
        <w:rPr>
          <w:rFonts w:hint="eastAsia"/>
          <w:szCs w:val="21"/>
        </w:rPr>
        <w:t>。</w:t>
      </w:r>
    </w:p>
    <w:p w14:paraId="134AC176" w14:textId="77777777" w:rsidR="00AD050D" w:rsidRPr="0087014A" w:rsidRDefault="00AD050D" w:rsidP="00D5143A">
      <w:pPr>
        <w:spacing w:line="360" w:lineRule="auto"/>
        <w:ind w:firstLineChars="200" w:firstLine="480"/>
        <w:rPr>
          <w:szCs w:val="21"/>
        </w:rPr>
      </w:pPr>
      <w:r w:rsidRPr="0087014A">
        <w:rPr>
          <w:rFonts w:hint="eastAsia"/>
          <w:szCs w:val="21"/>
        </w:rPr>
        <w:t>（</w:t>
      </w:r>
      <w:r>
        <w:rPr>
          <w:szCs w:val="21"/>
        </w:rPr>
        <w:t>3</w:t>
      </w:r>
      <w:r w:rsidRPr="0087014A">
        <w:rPr>
          <w:rFonts w:hint="eastAsia"/>
          <w:szCs w:val="21"/>
        </w:rPr>
        <w:t>）</w:t>
      </w:r>
      <w:r>
        <w:rPr>
          <w:rFonts w:hint="eastAsia"/>
          <w:szCs w:val="21"/>
        </w:rPr>
        <w:t>稳定性与可靠性原则</w:t>
      </w:r>
    </w:p>
    <w:p w14:paraId="35EC97C5" w14:textId="77777777" w:rsidR="00AD050D" w:rsidRPr="0087014A" w:rsidRDefault="00AD050D" w:rsidP="00D5143A">
      <w:pPr>
        <w:spacing w:line="360" w:lineRule="auto"/>
        <w:ind w:firstLineChars="200" w:firstLine="480"/>
        <w:rPr>
          <w:szCs w:val="21"/>
        </w:rPr>
      </w:pPr>
      <w:r>
        <w:rPr>
          <w:rFonts w:hint="eastAsia"/>
          <w:szCs w:val="21"/>
        </w:rPr>
        <w:t>系统采用稳定可靠的硬件系统、采用成熟的基础云软件系统，在各个环节都考虑到故障诊断、恢复和容错能力，并在安全体系建设、复杂环节解决方案和系统切换等各方面考虑周到、切实可行，建成的系统确保安全可靠、稳定性强，把各种可能的风险降到最低</w:t>
      </w:r>
      <w:r w:rsidRPr="0087014A">
        <w:rPr>
          <w:rFonts w:hint="eastAsia"/>
          <w:szCs w:val="21"/>
        </w:rPr>
        <w:t>。</w:t>
      </w:r>
    </w:p>
    <w:p w14:paraId="50873A7B" w14:textId="77777777" w:rsidR="00AD050D" w:rsidRPr="0087014A" w:rsidRDefault="00AD050D" w:rsidP="00D5143A">
      <w:pPr>
        <w:spacing w:line="360" w:lineRule="auto"/>
        <w:ind w:firstLineChars="200" w:firstLine="480"/>
        <w:rPr>
          <w:szCs w:val="21"/>
        </w:rPr>
      </w:pPr>
      <w:r w:rsidRPr="0087014A">
        <w:rPr>
          <w:rFonts w:hint="eastAsia"/>
          <w:szCs w:val="21"/>
        </w:rPr>
        <w:t>（</w:t>
      </w:r>
      <w:r>
        <w:rPr>
          <w:rFonts w:hint="eastAsia"/>
          <w:szCs w:val="21"/>
        </w:rPr>
        <w:t>4</w:t>
      </w:r>
      <w:r w:rsidRPr="0087014A">
        <w:rPr>
          <w:rFonts w:hint="eastAsia"/>
          <w:szCs w:val="21"/>
        </w:rPr>
        <w:t>）</w:t>
      </w:r>
      <w:r>
        <w:rPr>
          <w:rFonts w:hint="eastAsia"/>
          <w:szCs w:val="21"/>
        </w:rPr>
        <w:t>易用性与方便性原则</w:t>
      </w:r>
    </w:p>
    <w:p w14:paraId="6EDB5952" w14:textId="77777777" w:rsidR="00AD050D" w:rsidRPr="0034538F" w:rsidRDefault="00AD050D" w:rsidP="00322937">
      <w:pPr>
        <w:spacing w:line="360" w:lineRule="auto"/>
        <w:ind w:firstLineChars="200" w:firstLine="480"/>
        <w:rPr>
          <w:szCs w:val="21"/>
        </w:rPr>
      </w:pPr>
      <w:r>
        <w:rPr>
          <w:rFonts w:hint="eastAsia"/>
          <w:szCs w:val="21"/>
        </w:rPr>
        <w:t>云</w:t>
      </w:r>
      <w:r w:rsidRPr="0034538F">
        <w:rPr>
          <w:rFonts w:hint="eastAsia"/>
          <w:szCs w:val="21"/>
        </w:rPr>
        <w:t>测试平台主要面向测试人员使用，因此软件必须灵活易用，既能支撑简单的测试应用，也能应对复杂的测试应用，并且在使用过程中尽量做到简单易用，</w:t>
      </w:r>
      <w:r>
        <w:rPr>
          <w:rFonts w:hint="eastAsia"/>
          <w:szCs w:val="21"/>
        </w:rPr>
        <w:t>以支持测试环境、测试设计和测试执行的快速实现</w:t>
      </w:r>
      <w:r w:rsidRPr="0034538F">
        <w:rPr>
          <w:rFonts w:hint="eastAsia"/>
          <w:szCs w:val="21"/>
        </w:rPr>
        <w:t>。</w:t>
      </w:r>
      <w:r>
        <w:rPr>
          <w:rFonts w:hint="eastAsia"/>
          <w:szCs w:val="21"/>
        </w:rPr>
        <w:t>在使用时，系统提供统一的界面风格，为每个用户群以及每个用户提供一个一致的、个性化定制的和易于使用的操作界面。</w:t>
      </w:r>
    </w:p>
    <w:p w14:paraId="6FFE9A6B" w14:textId="77777777" w:rsidR="00AD050D" w:rsidRDefault="00AD050D" w:rsidP="00D5143A">
      <w:pPr>
        <w:pStyle w:val="affa"/>
        <w:spacing w:line="360" w:lineRule="auto"/>
        <w:ind w:firstLine="480"/>
        <w:rPr>
          <w:szCs w:val="21"/>
        </w:rPr>
      </w:pPr>
      <w:r w:rsidRPr="0087014A">
        <w:rPr>
          <w:rFonts w:hint="eastAsia"/>
          <w:szCs w:val="21"/>
        </w:rPr>
        <w:t>（</w:t>
      </w:r>
      <w:r w:rsidRPr="0087014A">
        <w:rPr>
          <w:rFonts w:hint="eastAsia"/>
          <w:szCs w:val="21"/>
        </w:rPr>
        <w:t>5</w:t>
      </w:r>
      <w:r w:rsidRPr="0087014A">
        <w:rPr>
          <w:rFonts w:hint="eastAsia"/>
          <w:szCs w:val="21"/>
        </w:rPr>
        <w:t>）</w:t>
      </w:r>
      <w:r>
        <w:rPr>
          <w:rFonts w:hint="eastAsia"/>
          <w:szCs w:val="21"/>
        </w:rPr>
        <w:t>安全性和保密性原则</w:t>
      </w:r>
    </w:p>
    <w:p w14:paraId="1576EFFD" w14:textId="77777777" w:rsidR="00AD050D" w:rsidRDefault="00AD050D" w:rsidP="00D5143A">
      <w:pPr>
        <w:pStyle w:val="affa"/>
        <w:spacing w:line="360" w:lineRule="auto"/>
        <w:ind w:firstLine="480"/>
        <w:rPr>
          <w:szCs w:val="21"/>
        </w:rPr>
      </w:pPr>
      <w:r>
        <w:rPr>
          <w:szCs w:val="21"/>
        </w:rPr>
        <w:t>在系统设计时</w:t>
      </w:r>
      <w:r>
        <w:rPr>
          <w:rFonts w:hint="eastAsia"/>
          <w:szCs w:val="21"/>
        </w:rPr>
        <w:t>，</w:t>
      </w:r>
      <w:r>
        <w:rPr>
          <w:szCs w:val="21"/>
        </w:rPr>
        <w:t>要将安全性放在首位</w:t>
      </w:r>
      <w:r>
        <w:rPr>
          <w:rFonts w:hint="eastAsia"/>
          <w:szCs w:val="21"/>
        </w:rPr>
        <w:t>，配置</w:t>
      </w:r>
      <w:r>
        <w:rPr>
          <w:szCs w:val="21"/>
        </w:rPr>
        <w:t>入侵检测</w:t>
      </w:r>
      <w:r>
        <w:rPr>
          <w:rFonts w:hint="eastAsia"/>
          <w:szCs w:val="21"/>
        </w:rPr>
        <w:t>、</w:t>
      </w:r>
      <w:r>
        <w:rPr>
          <w:szCs w:val="21"/>
        </w:rPr>
        <w:t>漏洞扫描</w:t>
      </w:r>
      <w:r>
        <w:rPr>
          <w:rFonts w:hint="eastAsia"/>
          <w:szCs w:val="21"/>
        </w:rPr>
        <w:t>、</w:t>
      </w:r>
      <w:r>
        <w:rPr>
          <w:szCs w:val="21"/>
        </w:rPr>
        <w:t>防火墙网络安全防护设备</w:t>
      </w:r>
      <w:r>
        <w:rPr>
          <w:rFonts w:hint="eastAsia"/>
          <w:szCs w:val="21"/>
        </w:rPr>
        <w:t>，</w:t>
      </w:r>
      <w:r>
        <w:rPr>
          <w:szCs w:val="21"/>
        </w:rPr>
        <w:t>确保基础设置的安全性</w:t>
      </w:r>
      <w:r>
        <w:rPr>
          <w:rFonts w:hint="eastAsia"/>
          <w:szCs w:val="21"/>
        </w:rPr>
        <w:t>；</w:t>
      </w:r>
      <w:r>
        <w:rPr>
          <w:szCs w:val="21"/>
        </w:rPr>
        <w:t>在系统的各个层次对访问进行控制</w:t>
      </w:r>
      <w:r>
        <w:rPr>
          <w:rFonts w:hint="eastAsia"/>
          <w:szCs w:val="21"/>
        </w:rPr>
        <w:t>，</w:t>
      </w:r>
      <w:r>
        <w:rPr>
          <w:szCs w:val="21"/>
        </w:rPr>
        <w:t>设置严格的操作权限</w:t>
      </w:r>
      <w:r>
        <w:rPr>
          <w:rFonts w:hint="eastAsia"/>
          <w:szCs w:val="21"/>
        </w:rPr>
        <w:t>，</w:t>
      </w:r>
      <w:r>
        <w:rPr>
          <w:szCs w:val="21"/>
        </w:rPr>
        <w:t>并充分利用日志系统</w:t>
      </w:r>
      <w:r>
        <w:rPr>
          <w:rFonts w:hint="eastAsia"/>
          <w:szCs w:val="21"/>
        </w:rPr>
        <w:t>、</w:t>
      </w:r>
      <w:r>
        <w:rPr>
          <w:szCs w:val="21"/>
        </w:rPr>
        <w:t>健全的备份和恢复策略增强整个云测试系统的安全性</w:t>
      </w:r>
      <w:r>
        <w:rPr>
          <w:rFonts w:hint="eastAsia"/>
          <w:szCs w:val="21"/>
        </w:rPr>
        <w:t>。</w:t>
      </w:r>
    </w:p>
    <w:p w14:paraId="0EE16CCB" w14:textId="77777777" w:rsidR="00AD050D" w:rsidRDefault="00AD050D" w:rsidP="00D75879">
      <w:pPr>
        <w:pStyle w:val="2"/>
        <w:ind w:left="425"/>
      </w:pPr>
      <w:r>
        <w:rPr>
          <w:rFonts w:hint="eastAsia"/>
        </w:rPr>
        <w:t>系统的总体架构</w:t>
      </w:r>
      <w:bookmarkEnd w:id="47"/>
      <w:r>
        <w:rPr>
          <w:rFonts w:hint="eastAsia"/>
        </w:rPr>
        <w:t>设计</w:t>
      </w:r>
    </w:p>
    <w:p w14:paraId="79175DD7" w14:textId="77777777" w:rsidR="00AD050D" w:rsidRDefault="00AD050D" w:rsidP="00F231DB">
      <w:pPr>
        <w:pStyle w:val="affa"/>
        <w:spacing w:line="360" w:lineRule="auto"/>
        <w:ind w:firstLine="480"/>
      </w:pPr>
      <w:r>
        <w:rPr>
          <w:rFonts w:hint="eastAsia"/>
          <w:szCs w:val="21"/>
        </w:rPr>
        <w:t>系统</w:t>
      </w:r>
      <w:r w:rsidRPr="00322937">
        <w:rPr>
          <w:rFonts w:hint="eastAsia"/>
          <w:szCs w:val="21"/>
        </w:rPr>
        <w:t>采用“高性能计算资源成熟云基础平台</w:t>
      </w:r>
      <w:r w:rsidRPr="00322937">
        <w:rPr>
          <w:rFonts w:hint="eastAsia"/>
          <w:szCs w:val="21"/>
        </w:rPr>
        <w:t>+</w:t>
      </w:r>
      <w:r w:rsidRPr="00322937">
        <w:rPr>
          <w:rFonts w:hint="eastAsia"/>
          <w:szCs w:val="21"/>
        </w:rPr>
        <w:t>灵活云测试服务</w:t>
      </w:r>
      <w:r w:rsidRPr="00322937">
        <w:rPr>
          <w:rFonts w:hint="eastAsia"/>
          <w:szCs w:val="21"/>
        </w:rPr>
        <w:t>+</w:t>
      </w:r>
      <w:r w:rsidRPr="00322937">
        <w:rPr>
          <w:rFonts w:hint="eastAsia"/>
          <w:szCs w:val="21"/>
        </w:rPr>
        <w:t>高质量</w:t>
      </w:r>
      <w:r>
        <w:rPr>
          <w:rFonts w:hint="eastAsia"/>
          <w:szCs w:val="21"/>
        </w:rPr>
        <w:t>软件</w:t>
      </w:r>
      <w:r w:rsidRPr="00322937">
        <w:rPr>
          <w:rFonts w:hint="eastAsia"/>
          <w:szCs w:val="21"/>
        </w:rPr>
        <w:t>测试工具”的技术架构</w:t>
      </w:r>
      <w:r>
        <w:rPr>
          <w:rFonts w:hint="eastAsia"/>
          <w:szCs w:val="21"/>
        </w:rPr>
        <w:t>，遵循云计算与云服务的技术体制，形成分层的技术架构，如下图</w:t>
      </w:r>
      <w:r w:rsidRPr="00F231DB">
        <w:rPr>
          <w:rFonts w:hint="eastAsia"/>
          <w:color w:val="FF0000"/>
          <w:szCs w:val="21"/>
        </w:rPr>
        <w:t>3-1</w:t>
      </w:r>
      <w:r>
        <w:rPr>
          <w:rFonts w:hint="eastAsia"/>
          <w:szCs w:val="21"/>
        </w:rPr>
        <w:t>所示。系统</w:t>
      </w:r>
      <w:r w:rsidRPr="002D0D81">
        <w:rPr>
          <w:rFonts w:hint="eastAsia"/>
        </w:rPr>
        <w:t>主要由</w:t>
      </w:r>
      <w:r>
        <w:rPr>
          <w:rFonts w:hint="eastAsia"/>
        </w:rPr>
        <w:t>以下五层组成：</w:t>
      </w:r>
    </w:p>
    <w:p w14:paraId="107806DB" w14:textId="77777777" w:rsidR="00AD050D" w:rsidRDefault="00AD050D" w:rsidP="00607083">
      <w:pPr>
        <w:pStyle w:val="affa"/>
        <w:numPr>
          <w:ilvl w:val="0"/>
          <w:numId w:val="12"/>
        </w:numPr>
        <w:spacing w:line="360" w:lineRule="auto"/>
        <w:ind w:firstLineChars="0"/>
      </w:pPr>
      <w:r w:rsidRPr="002D0D81">
        <w:rPr>
          <w:rFonts w:hint="eastAsia"/>
        </w:rPr>
        <w:t>基础硬件设施</w:t>
      </w:r>
      <w:r>
        <w:rPr>
          <w:rFonts w:hint="eastAsia"/>
        </w:rPr>
        <w:t>层</w:t>
      </w:r>
    </w:p>
    <w:p w14:paraId="67ABBBE0" w14:textId="77777777" w:rsidR="00AD050D" w:rsidRDefault="00AD050D" w:rsidP="00607083">
      <w:pPr>
        <w:pStyle w:val="affa"/>
        <w:numPr>
          <w:ilvl w:val="0"/>
          <w:numId w:val="12"/>
        </w:numPr>
        <w:spacing w:line="360" w:lineRule="auto"/>
        <w:ind w:firstLineChars="0"/>
      </w:pPr>
      <w:r w:rsidRPr="002D0D81">
        <w:rPr>
          <w:rFonts w:hint="eastAsia"/>
        </w:rPr>
        <w:t>云基础设施</w:t>
      </w:r>
      <w:r>
        <w:rPr>
          <w:rFonts w:hint="eastAsia"/>
        </w:rPr>
        <w:t>层</w:t>
      </w:r>
      <w:r w:rsidRPr="002D0D81">
        <w:rPr>
          <w:rFonts w:hint="eastAsia"/>
        </w:rPr>
        <w:t>（</w:t>
      </w:r>
      <w:r w:rsidRPr="002D0D81">
        <w:rPr>
          <w:rFonts w:hint="eastAsia"/>
        </w:rPr>
        <w:t>Infrastructure</w:t>
      </w:r>
      <w:r w:rsidRPr="002D0D81">
        <w:t xml:space="preserve"> </w:t>
      </w:r>
      <w:r w:rsidRPr="002D0D81">
        <w:rPr>
          <w:rFonts w:hint="eastAsia"/>
        </w:rPr>
        <w:t>as</w:t>
      </w:r>
      <w:r w:rsidRPr="002D0D81">
        <w:t xml:space="preserve"> </w:t>
      </w:r>
      <w:r w:rsidRPr="002D0D81">
        <w:rPr>
          <w:rFonts w:hint="eastAsia"/>
        </w:rPr>
        <w:t>a</w:t>
      </w:r>
      <w:r w:rsidRPr="002D0D81">
        <w:t xml:space="preserve"> </w:t>
      </w:r>
      <w:r w:rsidRPr="002D0D81">
        <w:rPr>
          <w:rFonts w:hint="eastAsia"/>
        </w:rPr>
        <w:t>Service</w:t>
      </w:r>
      <w:r w:rsidRPr="002D0D81">
        <w:rPr>
          <w:rFonts w:hint="eastAsia"/>
        </w:rPr>
        <w:t>，基础设施即服务）</w:t>
      </w:r>
    </w:p>
    <w:p w14:paraId="425362AE" w14:textId="77777777" w:rsidR="00AD050D" w:rsidRDefault="00AD050D" w:rsidP="00607083">
      <w:pPr>
        <w:pStyle w:val="affa"/>
        <w:numPr>
          <w:ilvl w:val="0"/>
          <w:numId w:val="12"/>
        </w:numPr>
        <w:spacing w:line="360" w:lineRule="auto"/>
        <w:ind w:firstLineChars="0"/>
      </w:pPr>
      <w:r w:rsidRPr="002D0D81">
        <w:rPr>
          <w:rFonts w:hint="eastAsia"/>
        </w:rPr>
        <w:t>测试支撑平台</w:t>
      </w:r>
      <w:r>
        <w:rPr>
          <w:rFonts w:hint="eastAsia"/>
        </w:rPr>
        <w:t>层</w:t>
      </w:r>
      <w:r w:rsidRPr="002D0D81">
        <w:rPr>
          <w:rFonts w:hint="eastAsia"/>
        </w:rPr>
        <w:t>（</w:t>
      </w:r>
      <w:r w:rsidRPr="002D0D81">
        <w:rPr>
          <w:rFonts w:hint="eastAsia"/>
        </w:rPr>
        <w:t>Platform</w:t>
      </w:r>
      <w:r w:rsidRPr="002D0D81">
        <w:t xml:space="preserve"> </w:t>
      </w:r>
      <w:r w:rsidRPr="002D0D81">
        <w:rPr>
          <w:rFonts w:hint="eastAsia"/>
        </w:rPr>
        <w:t>as</w:t>
      </w:r>
      <w:r w:rsidRPr="002D0D81">
        <w:t xml:space="preserve"> </w:t>
      </w:r>
      <w:r w:rsidRPr="002D0D81">
        <w:rPr>
          <w:rFonts w:hint="eastAsia"/>
        </w:rPr>
        <w:t>a</w:t>
      </w:r>
      <w:r w:rsidRPr="002D0D81">
        <w:t xml:space="preserve"> </w:t>
      </w:r>
      <w:r w:rsidRPr="002D0D81">
        <w:rPr>
          <w:rFonts w:hint="eastAsia"/>
        </w:rPr>
        <w:t>Service</w:t>
      </w:r>
      <w:r>
        <w:rPr>
          <w:rFonts w:hint="eastAsia"/>
        </w:rPr>
        <w:t>，平台即服务）</w:t>
      </w:r>
    </w:p>
    <w:p w14:paraId="13FD930B" w14:textId="77777777" w:rsidR="00AD050D" w:rsidRDefault="00AD050D" w:rsidP="00607083">
      <w:pPr>
        <w:pStyle w:val="affa"/>
        <w:numPr>
          <w:ilvl w:val="0"/>
          <w:numId w:val="12"/>
        </w:numPr>
        <w:spacing w:line="360" w:lineRule="auto"/>
        <w:ind w:firstLineChars="0"/>
      </w:pPr>
      <w:r w:rsidRPr="002D0D81">
        <w:rPr>
          <w:rFonts w:hint="eastAsia"/>
        </w:rPr>
        <w:t>测试应用层</w:t>
      </w:r>
      <w:r w:rsidRPr="002D0D81">
        <w:rPr>
          <w:rFonts w:hint="eastAsia"/>
        </w:rPr>
        <w:t>SaaS</w:t>
      </w:r>
      <w:r w:rsidRPr="002D0D81">
        <w:rPr>
          <w:rFonts w:hint="eastAsia"/>
        </w:rPr>
        <w:t>（</w:t>
      </w:r>
      <w:r w:rsidRPr="002D0D81">
        <w:rPr>
          <w:rFonts w:hint="eastAsia"/>
        </w:rPr>
        <w:t>Software</w:t>
      </w:r>
      <w:r w:rsidRPr="002D0D81">
        <w:t xml:space="preserve"> </w:t>
      </w:r>
      <w:r w:rsidRPr="002D0D81">
        <w:rPr>
          <w:rFonts w:hint="eastAsia"/>
        </w:rPr>
        <w:t>as</w:t>
      </w:r>
      <w:r w:rsidRPr="002D0D81">
        <w:t xml:space="preserve"> </w:t>
      </w:r>
      <w:r w:rsidRPr="002D0D81">
        <w:rPr>
          <w:rFonts w:hint="eastAsia"/>
        </w:rPr>
        <w:t>a</w:t>
      </w:r>
      <w:r w:rsidRPr="002D0D81">
        <w:t xml:space="preserve"> </w:t>
      </w:r>
      <w:r w:rsidRPr="002D0D81">
        <w:rPr>
          <w:rFonts w:hint="eastAsia"/>
        </w:rPr>
        <w:t>Service</w:t>
      </w:r>
      <w:r w:rsidRPr="002D0D81">
        <w:rPr>
          <w:rFonts w:hint="eastAsia"/>
        </w:rPr>
        <w:t>，软件即服务）</w:t>
      </w:r>
    </w:p>
    <w:p w14:paraId="01FEBAB5" w14:textId="77777777" w:rsidR="00AD050D" w:rsidRPr="002D0D81" w:rsidRDefault="00AD050D" w:rsidP="00607083">
      <w:pPr>
        <w:pStyle w:val="affa"/>
        <w:numPr>
          <w:ilvl w:val="0"/>
          <w:numId w:val="12"/>
        </w:numPr>
        <w:spacing w:line="360" w:lineRule="auto"/>
        <w:ind w:firstLineChars="0"/>
      </w:pPr>
      <w:r w:rsidRPr="002D0D81">
        <w:rPr>
          <w:rFonts w:hint="eastAsia"/>
        </w:rPr>
        <w:t>云桌面端</w:t>
      </w:r>
      <w:r>
        <w:rPr>
          <w:rFonts w:hint="eastAsia"/>
        </w:rPr>
        <w:t>机层</w:t>
      </w:r>
    </w:p>
    <w:p w14:paraId="244D5D97" w14:textId="77777777" w:rsidR="00AD050D" w:rsidRPr="00F231DB" w:rsidRDefault="00AD050D" w:rsidP="00322937">
      <w:pPr>
        <w:pStyle w:val="affa"/>
        <w:spacing w:line="360" w:lineRule="auto"/>
        <w:ind w:firstLine="480"/>
        <w:rPr>
          <w:szCs w:val="21"/>
        </w:rPr>
      </w:pPr>
    </w:p>
    <w:p w14:paraId="470C274D" w14:textId="77777777" w:rsidR="00AD050D" w:rsidRDefault="00AD050D" w:rsidP="00F231DB">
      <w:pPr>
        <w:pStyle w:val="affa"/>
        <w:spacing w:line="360" w:lineRule="auto"/>
        <w:ind w:firstLineChars="0" w:firstLine="0"/>
        <w:rPr>
          <w:szCs w:val="21"/>
        </w:rPr>
      </w:pPr>
      <w:r w:rsidRPr="002D0D81">
        <w:rPr>
          <w:noProof/>
        </w:rPr>
        <w:drawing>
          <wp:inline distT="0" distB="0" distL="0" distR="0" wp14:anchorId="7CB3394A" wp14:editId="02A9C1FA">
            <wp:extent cx="5961380" cy="5023485"/>
            <wp:effectExtent l="0" t="0" r="0" b="0"/>
            <wp:docPr id="1" name="图片 1" descr="测试云平台架构201906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测试云平台架构201906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1380" cy="5023485"/>
                    </a:xfrm>
                    <a:prstGeom prst="rect">
                      <a:avLst/>
                    </a:prstGeom>
                    <a:noFill/>
                    <a:ln>
                      <a:noFill/>
                    </a:ln>
                  </pic:spPr>
                </pic:pic>
              </a:graphicData>
            </a:graphic>
          </wp:inline>
        </w:drawing>
      </w:r>
    </w:p>
    <w:p w14:paraId="384C7D5B" w14:textId="77777777" w:rsidR="00AD050D" w:rsidRDefault="00AD050D" w:rsidP="00F231DB">
      <w:pPr>
        <w:pStyle w:val="affa"/>
        <w:spacing w:line="360" w:lineRule="auto"/>
        <w:ind w:firstLineChars="0" w:firstLine="0"/>
        <w:jc w:val="center"/>
        <w:rPr>
          <w:color w:val="FF0000"/>
        </w:rPr>
      </w:pPr>
      <w:bookmarkStart w:id="48" w:name="_Ref532234438"/>
      <w:r w:rsidRPr="00F231DB">
        <w:rPr>
          <w:rFonts w:hint="eastAsia"/>
          <w:color w:val="FF0000"/>
        </w:rPr>
        <w:t>图</w:t>
      </w:r>
      <w:r w:rsidRPr="00F231DB">
        <w:rPr>
          <w:rFonts w:hint="eastAsia"/>
          <w:color w:val="FF0000"/>
        </w:rPr>
        <w:t xml:space="preserve"> </w:t>
      </w:r>
      <w:r w:rsidRPr="00F231DB">
        <w:rPr>
          <w:color w:val="FF0000"/>
        </w:rPr>
        <w:fldChar w:fldCharType="begin"/>
      </w:r>
      <w:r w:rsidRPr="00F231DB">
        <w:rPr>
          <w:color w:val="FF0000"/>
        </w:rPr>
        <w:instrText xml:space="preserve"> </w:instrText>
      </w:r>
      <w:r w:rsidRPr="00F231DB">
        <w:rPr>
          <w:rFonts w:hint="eastAsia"/>
          <w:color w:val="FF0000"/>
        </w:rPr>
        <w:instrText>STYLEREF 1 \s</w:instrText>
      </w:r>
      <w:r w:rsidRPr="00F231DB">
        <w:rPr>
          <w:color w:val="FF0000"/>
        </w:rPr>
        <w:instrText xml:space="preserve"> </w:instrText>
      </w:r>
      <w:r w:rsidRPr="00F231DB">
        <w:rPr>
          <w:color w:val="FF0000"/>
        </w:rPr>
        <w:fldChar w:fldCharType="separate"/>
      </w:r>
      <w:r w:rsidRPr="00F231DB">
        <w:rPr>
          <w:color w:val="FF0000"/>
        </w:rPr>
        <w:t>4</w:t>
      </w:r>
      <w:r w:rsidRPr="00F231DB">
        <w:rPr>
          <w:color w:val="FF0000"/>
        </w:rPr>
        <w:fldChar w:fldCharType="end"/>
      </w:r>
      <w:r w:rsidRPr="00F231DB">
        <w:rPr>
          <w:rFonts w:hint="eastAsia"/>
          <w:color w:val="FF0000"/>
        </w:rPr>
        <w:t>.</w:t>
      </w:r>
      <w:r w:rsidRPr="00F231DB">
        <w:rPr>
          <w:color w:val="FF0000"/>
        </w:rPr>
        <w:t>1</w:t>
      </w:r>
      <w:r w:rsidRPr="00F231DB">
        <w:rPr>
          <w:color w:val="FF0000"/>
        </w:rPr>
        <w:noBreakHyphen/>
      </w:r>
      <w:r w:rsidRPr="00F231DB">
        <w:rPr>
          <w:color w:val="FF0000"/>
        </w:rPr>
        <w:fldChar w:fldCharType="begin"/>
      </w:r>
      <w:r w:rsidRPr="00F231DB">
        <w:rPr>
          <w:color w:val="FF0000"/>
        </w:rPr>
        <w:instrText xml:space="preserve"> </w:instrText>
      </w:r>
      <w:r w:rsidRPr="00F231DB">
        <w:rPr>
          <w:rFonts w:hint="eastAsia"/>
          <w:color w:val="FF0000"/>
        </w:rPr>
        <w:instrText xml:space="preserve">SEQ </w:instrText>
      </w:r>
      <w:r w:rsidRPr="00F231DB">
        <w:rPr>
          <w:rFonts w:hint="eastAsia"/>
          <w:color w:val="FF0000"/>
        </w:rPr>
        <w:instrText>图</w:instrText>
      </w:r>
      <w:r w:rsidRPr="00F231DB">
        <w:rPr>
          <w:rFonts w:hint="eastAsia"/>
          <w:color w:val="FF0000"/>
        </w:rPr>
        <w:instrText xml:space="preserve"> \* ARABIC \s 1</w:instrText>
      </w:r>
      <w:r w:rsidRPr="00F231DB">
        <w:rPr>
          <w:color w:val="FF0000"/>
        </w:rPr>
        <w:instrText xml:space="preserve"> </w:instrText>
      </w:r>
      <w:r w:rsidRPr="00F231DB">
        <w:rPr>
          <w:color w:val="FF0000"/>
        </w:rPr>
        <w:fldChar w:fldCharType="separate"/>
      </w:r>
      <w:r w:rsidRPr="00F231DB">
        <w:rPr>
          <w:color w:val="FF0000"/>
        </w:rPr>
        <w:t>1</w:t>
      </w:r>
      <w:r w:rsidRPr="00F231DB">
        <w:rPr>
          <w:color w:val="FF0000"/>
        </w:rPr>
        <w:fldChar w:fldCharType="end"/>
      </w:r>
      <w:bookmarkEnd w:id="48"/>
      <w:r w:rsidRPr="00F231DB">
        <w:rPr>
          <w:rFonts w:hint="eastAsia"/>
          <w:color w:val="FF0000"/>
        </w:rPr>
        <w:t>云测试平台系统架构</w:t>
      </w:r>
    </w:p>
    <w:p w14:paraId="6971D15D" w14:textId="77777777" w:rsidR="00AD050D" w:rsidRPr="005A3A9A" w:rsidRDefault="00AD050D" w:rsidP="005A3A9A">
      <w:pPr>
        <w:pStyle w:val="affa"/>
        <w:spacing w:line="360" w:lineRule="auto"/>
        <w:ind w:firstLine="480"/>
      </w:pPr>
      <w:r w:rsidRPr="005A3A9A">
        <w:rPr>
          <w:rFonts w:hint="eastAsia"/>
        </w:rPr>
        <w:t>通过五层的架构设计</w:t>
      </w:r>
      <w:r>
        <w:rPr>
          <w:rFonts w:hint="eastAsia"/>
        </w:rPr>
        <w:t>，确保了系统具有较高的架构先进性，符合云平台与云计算的结构规范，确保系统</w:t>
      </w:r>
      <w:r>
        <w:rPr>
          <w:rFonts w:ascii="宋体" w:hAnsi="宋体" w:cs="宋体" w:hint="eastAsia"/>
          <w:bCs/>
        </w:rPr>
        <w:t>能够满足非嵌入式软件测评需求、指挥信息系统软件全系统测试需求、典型FPGA软件的混合仿真验证需求和软件资产管理需求。</w:t>
      </w:r>
    </w:p>
    <w:p w14:paraId="4E79DDA9" w14:textId="77777777" w:rsidR="00AD050D" w:rsidRDefault="00AD050D" w:rsidP="00183012">
      <w:pPr>
        <w:pStyle w:val="3"/>
        <w:rPr>
          <w:rStyle w:val="36"/>
          <w:rFonts w:ascii="黑体" w:eastAsia="黑体"/>
          <w:sz w:val="24"/>
          <w:szCs w:val="24"/>
        </w:rPr>
      </w:pPr>
      <w:r w:rsidRPr="00F231DB">
        <w:rPr>
          <w:rStyle w:val="36"/>
          <w:rFonts w:ascii="黑体" w:eastAsia="黑体" w:hint="eastAsia"/>
          <w:sz w:val="24"/>
          <w:szCs w:val="24"/>
        </w:rPr>
        <w:t>基础硬件设施层</w:t>
      </w:r>
    </w:p>
    <w:p w14:paraId="3439866B" w14:textId="77777777" w:rsidR="00AD050D" w:rsidRPr="00BB504F" w:rsidRDefault="00AD050D" w:rsidP="00A96D63">
      <w:pPr>
        <w:pStyle w:val="affa"/>
        <w:spacing w:line="360" w:lineRule="auto"/>
        <w:ind w:firstLine="480"/>
      </w:pPr>
      <w:r>
        <w:rPr>
          <w:rFonts w:hint="eastAsia"/>
        </w:rPr>
        <w:t>基础硬件设施层为整个测试云计算平台提供了强大的计算能力，超大的存储空间，高速的网络带宽为用户部署运行各种应用服务提供硬件支撑，在该层中用户获取的不是信息而是计算和存储资源能力。</w:t>
      </w:r>
    </w:p>
    <w:p w14:paraId="1DE69189" w14:textId="77777777" w:rsidR="00AD050D" w:rsidRDefault="00AD050D" w:rsidP="00F231DB">
      <w:pPr>
        <w:pStyle w:val="affa"/>
        <w:spacing w:line="360" w:lineRule="auto"/>
        <w:ind w:firstLine="480"/>
        <w:rPr>
          <w:color w:val="FF0000"/>
        </w:rPr>
      </w:pPr>
      <w:r>
        <w:rPr>
          <w:rFonts w:hint="eastAsia"/>
        </w:rPr>
        <w:t>基础硬件设施层主要由高性能服务器、网络交换机、</w:t>
      </w:r>
      <w:r>
        <w:t>用户终端机</w:t>
      </w:r>
      <w:r>
        <w:rPr>
          <w:rFonts w:hint="eastAsia"/>
        </w:rPr>
        <w:t>、</w:t>
      </w:r>
      <w:r>
        <w:t>精密空调</w:t>
      </w:r>
      <w:r>
        <w:rPr>
          <w:rFonts w:hint="eastAsia"/>
        </w:rPr>
        <w:t>、</w:t>
      </w:r>
      <w:r>
        <w:t>网络防护设备</w:t>
      </w:r>
      <w:r>
        <w:rPr>
          <w:rFonts w:hint="eastAsia"/>
        </w:rPr>
        <w:t>、</w:t>
      </w:r>
      <w:r>
        <w:t>共享办公设备等组成</w:t>
      </w:r>
      <w:r>
        <w:rPr>
          <w:rFonts w:hint="eastAsia"/>
        </w:rPr>
        <w:t>，分别形成云服务器集群、网络与接口分系统、保障分系统</w:t>
      </w:r>
      <w:r w:rsidRPr="00C75B58">
        <w:rPr>
          <w:rFonts w:hint="eastAsia"/>
        </w:rPr>
        <w:t>。</w:t>
      </w:r>
    </w:p>
    <w:p w14:paraId="316A065E" w14:textId="77777777" w:rsidR="00AD050D" w:rsidRPr="002D0D81" w:rsidRDefault="00AD050D" w:rsidP="00183012">
      <w:pPr>
        <w:pStyle w:val="3"/>
      </w:pPr>
      <w:bookmarkStart w:id="49" w:name="_Toc16632614"/>
      <w:r w:rsidRPr="002D0D81">
        <w:rPr>
          <w:rFonts w:hint="eastAsia"/>
        </w:rPr>
        <w:t>云基础设施（I</w:t>
      </w:r>
      <w:r w:rsidRPr="002D0D81">
        <w:t>aaS</w:t>
      </w:r>
      <w:r w:rsidRPr="002D0D81">
        <w:rPr>
          <w:rFonts w:hint="eastAsia"/>
        </w:rPr>
        <w:t>）</w:t>
      </w:r>
      <w:bookmarkEnd w:id="49"/>
    </w:p>
    <w:p w14:paraId="4B831692" w14:textId="77777777" w:rsidR="00AD050D" w:rsidRPr="002D0D81" w:rsidRDefault="00AD050D" w:rsidP="002D596E">
      <w:pPr>
        <w:pStyle w:val="affa"/>
        <w:spacing w:line="360" w:lineRule="auto"/>
        <w:ind w:firstLine="480"/>
      </w:pPr>
      <w:r w:rsidRPr="002D0D81">
        <w:rPr>
          <w:rFonts w:hint="eastAsia"/>
        </w:rPr>
        <w:t>IaaS</w:t>
      </w:r>
      <w:r w:rsidRPr="002D0D81">
        <w:rPr>
          <w:rFonts w:hint="eastAsia"/>
        </w:rPr>
        <w:t>层是测试云平台中硬件部分和软件部分的集成通道，为测试云平台提供虚拟化基础资源管理服务，主要实现资源的弹性计算、负载均衡、动态迁移和按需供给等功能。</w:t>
      </w:r>
    </w:p>
    <w:p w14:paraId="7F05B162" w14:textId="77777777" w:rsidR="00AD050D" w:rsidRPr="002D0D81" w:rsidRDefault="00AD050D" w:rsidP="002D596E">
      <w:pPr>
        <w:pStyle w:val="affa"/>
        <w:spacing w:line="360" w:lineRule="auto"/>
        <w:ind w:firstLine="480"/>
      </w:pPr>
      <w:r w:rsidRPr="002D0D81">
        <w:rPr>
          <w:rFonts w:hint="eastAsia"/>
        </w:rPr>
        <w:t>IaaS</w:t>
      </w:r>
      <w:r w:rsidRPr="002D0D81">
        <w:rPr>
          <w:rFonts w:hint="eastAsia"/>
        </w:rPr>
        <w:t>层采用成熟的虚拟化技术，将硬件设施虚拟化为计算资源池、存储资源池、网络资源池和专用接口（</w:t>
      </w:r>
      <w:r w:rsidRPr="002D0D81">
        <w:rPr>
          <w:rFonts w:hint="eastAsia"/>
        </w:rPr>
        <w:t>Usb</w:t>
      </w:r>
      <w:r w:rsidRPr="002D0D81">
        <w:rPr>
          <w:rFonts w:hint="eastAsia"/>
        </w:rPr>
        <w:t>、串口）资源池；并为上层系统提供各类资源池的使用接口服务，主要包括以下服务：</w:t>
      </w:r>
    </w:p>
    <w:p w14:paraId="1872EE58" w14:textId="77777777" w:rsidR="00AD050D" w:rsidRPr="002D0D81" w:rsidRDefault="00AD050D" w:rsidP="00607083">
      <w:pPr>
        <w:pStyle w:val="affa"/>
        <w:numPr>
          <w:ilvl w:val="0"/>
          <w:numId w:val="13"/>
        </w:numPr>
        <w:spacing w:line="360" w:lineRule="auto"/>
        <w:ind w:firstLineChars="0"/>
      </w:pPr>
      <w:r w:rsidRPr="002D0D81">
        <w:rPr>
          <w:rFonts w:hint="eastAsia"/>
        </w:rPr>
        <w:t>弹性计算服务</w:t>
      </w:r>
    </w:p>
    <w:p w14:paraId="0C2E759F" w14:textId="77777777" w:rsidR="00AD050D" w:rsidRPr="002D0D81" w:rsidRDefault="00AD050D" w:rsidP="002D596E">
      <w:pPr>
        <w:pStyle w:val="affa"/>
        <w:spacing w:line="360" w:lineRule="auto"/>
        <w:ind w:firstLine="480"/>
      </w:pPr>
      <w:r w:rsidRPr="002D0D81">
        <w:rPr>
          <w:rFonts w:hint="eastAsia"/>
        </w:rPr>
        <w:t>弹性计算服务主要实现对虚拟机的管理。通过配置镜像类型、</w:t>
      </w:r>
      <w:r w:rsidRPr="002D0D81">
        <w:rPr>
          <w:rFonts w:hint="eastAsia"/>
        </w:rPr>
        <w:t>C</w:t>
      </w:r>
      <w:r w:rsidRPr="002D0D81">
        <w:t>PU</w:t>
      </w:r>
      <w:r w:rsidRPr="002D0D81">
        <w:rPr>
          <w:rFonts w:hint="eastAsia"/>
        </w:rPr>
        <w:t>资源、内存资源、存储资源、网络资源等参数后可快速按需创建虚拟机；虚拟机运行过程中，各类资源由</w:t>
      </w:r>
      <w:r w:rsidRPr="002D0D81">
        <w:rPr>
          <w:rFonts w:hint="eastAsia"/>
        </w:rPr>
        <w:t>IaaS</w:t>
      </w:r>
      <w:r w:rsidRPr="002D0D81">
        <w:rPr>
          <w:rFonts w:hint="eastAsia"/>
        </w:rPr>
        <w:t>平台动态分配调度，当虚拟机所在的物理服务器出现故障时，虚拟机会动态迁移至满足资源需求的其它物理服务器上。</w:t>
      </w:r>
    </w:p>
    <w:p w14:paraId="6D630B75" w14:textId="77777777" w:rsidR="00AD050D" w:rsidRPr="002D0D81" w:rsidRDefault="00AD050D" w:rsidP="00607083">
      <w:pPr>
        <w:pStyle w:val="affa"/>
        <w:numPr>
          <w:ilvl w:val="0"/>
          <w:numId w:val="13"/>
        </w:numPr>
        <w:spacing w:line="360" w:lineRule="auto"/>
        <w:ind w:firstLineChars="0"/>
      </w:pPr>
      <w:r w:rsidRPr="002D0D81">
        <w:rPr>
          <w:rFonts w:hint="eastAsia"/>
        </w:rPr>
        <w:t>云存储服务</w:t>
      </w:r>
    </w:p>
    <w:p w14:paraId="0BBB7846" w14:textId="77777777" w:rsidR="00AD050D" w:rsidRPr="002D0D81" w:rsidRDefault="00AD050D" w:rsidP="002D596E">
      <w:pPr>
        <w:pStyle w:val="affa"/>
        <w:spacing w:line="360" w:lineRule="auto"/>
        <w:ind w:firstLine="480"/>
      </w:pPr>
      <w:r w:rsidRPr="002D0D81">
        <w:rPr>
          <w:rFonts w:hint="eastAsia"/>
        </w:rPr>
        <w:t>云存储服务采用分布式存储架构，通过将物理服务器中的本机存储虚拟化为统一的存储资源池，为云平台提供块存储和文件存储两类服务。通过采用</w:t>
      </w:r>
      <w:r w:rsidRPr="002D0D81">
        <w:rPr>
          <w:rFonts w:hint="eastAsia"/>
        </w:rPr>
        <w:t>RADOS</w:t>
      </w:r>
      <w:r w:rsidRPr="002D0D81">
        <w:rPr>
          <w:rFonts w:hint="eastAsia"/>
        </w:rPr>
        <w:t>（</w:t>
      </w:r>
      <w:r w:rsidRPr="002D0D81">
        <w:rPr>
          <w:rFonts w:hint="eastAsia"/>
        </w:rPr>
        <w:t>A reliable, autonomous, distributed object storage</w:t>
      </w:r>
      <w:r w:rsidRPr="002D0D81">
        <w:rPr>
          <w:rFonts w:hint="eastAsia"/>
        </w:rPr>
        <w:t>）等技术，实现存储的无限扩展和冗余备份。</w:t>
      </w:r>
    </w:p>
    <w:p w14:paraId="3201D725" w14:textId="77777777" w:rsidR="00AD050D" w:rsidRPr="002D0D81" w:rsidRDefault="00AD050D" w:rsidP="00607083">
      <w:pPr>
        <w:pStyle w:val="affa"/>
        <w:numPr>
          <w:ilvl w:val="0"/>
          <w:numId w:val="13"/>
        </w:numPr>
        <w:spacing w:line="360" w:lineRule="auto"/>
        <w:ind w:firstLineChars="0"/>
      </w:pPr>
      <w:r w:rsidRPr="002D0D81">
        <w:rPr>
          <w:rFonts w:hint="eastAsia"/>
        </w:rPr>
        <w:t>镜像和快照服务</w:t>
      </w:r>
    </w:p>
    <w:p w14:paraId="0BA76562" w14:textId="77777777" w:rsidR="00AD050D" w:rsidRPr="002D0D81" w:rsidRDefault="00AD050D" w:rsidP="002D596E">
      <w:pPr>
        <w:pStyle w:val="affa"/>
        <w:spacing w:line="360" w:lineRule="auto"/>
        <w:ind w:firstLine="480"/>
      </w:pPr>
      <w:r w:rsidRPr="002D0D81">
        <w:rPr>
          <w:rFonts w:hint="eastAsia"/>
        </w:rPr>
        <w:t>镜像服务为测试云平台所需的各类操作系统镜像和测试工具镜像提供统一的管理入口，通过使用系统分层技术，可动态组合操作系统镜像和测试工具镜像，灵活构建各类测试试验环境。</w:t>
      </w:r>
    </w:p>
    <w:p w14:paraId="2FE92A42" w14:textId="77777777" w:rsidR="00AD050D" w:rsidRPr="002D0D81" w:rsidRDefault="00AD050D" w:rsidP="002D596E">
      <w:pPr>
        <w:pStyle w:val="affa"/>
        <w:spacing w:line="360" w:lineRule="auto"/>
        <w:ind w:firstLine="480"/>
      </w:pPr>
      <w:r w:rsidRPr="002D0D81">
        <w:rPr>
          <w:rFonts w:hint="eastAsia"/>
        </w:rPr>
        <w:t>快照服务可在虚拟机运行的同时快速创建多个快照，并可动态恢复至任一指定快照，非常适合测试环境复现和环境配置的增量备份。</w:t>
      </w:r>
    </w:p>
    <w:p w14:paraId="1F06EEA9" w14:textId="77777777" w:rsidR="00AD050D" w:rsidRPr="002D0D81" w:rsidRDefault="00AD050D" w:rsidP="00607083">
      <w:pPr>
        <w:pStyle w:val="affa"/>
        <w:numPr>
          <w:ilvl w:val="0"/>
          <w:numId w:val="13"/>
        </w:numPr>
        <w:spacing w:line="360" w:lineRule="auto"/>
        <w:ind w:firstLineChars="0"/>
      </w:pPr>
      <w:r w:rsidRPr="002D0D81">
        <w:rPr>
          <w:rFonts w:hint="eastAsia"/>
        </w:rPr>
        <w:t>虚拟网络服务</w:t>
      </w:r>
    </w:p>
    <w:p w14:paraId="67FE8436" w14:textId="77777777" w:rsidR="00AD050D" w:rsidRPr="002D0D81" w:rsidRDefault="00AD050D" w:rsidP="002D596E">
      <w:pPr>
        <w:pStyle w:val="affa"/>
        <w:spacing w:line="360" w:lineRule="auto"/>
        <w:ind w:firstLine="480"/>
      </w:pPr>
      <w:r w:rsidRPr="002D0D81">
        <w:rPr>
          <w:rFonts w:hint="eastAsia"/>
        </w:rPr>
        <w:t>虚拟网络服务通过软件对虚拟机使用的虚拟网络和物理服务器连结的物理交换机进行统一配置管理，通过</w:t>
      </w:r>
      <w:r w:rsidRPr="002D0D81">
        <w:rPr>
          <w:rFonts w:hint="eastAsia"/>
        </w:rPr>
        <w:t>Genericsswitch</w:t>
      </w:r>
      <w:r w:rsidRPr="002D0D81">
        <w:rPr>
          <w:rFonts w:hint="eastAsia"/>
        </w:rPr>
        <w:t>插件动态配置物理交换机中的</w:t>
      </w:r>
      <w:r w:rsidRPr="002D0D81">
        <w:rPr>
          <w:rFonts w:hint="eastAsia"/>
        </w:rPr>
        <w:t>VLan</w:t>
      </w:r>
      <w:r w:rsidRPr="002D0D81">
        <w:rPr>
          <w:rFonts w:hint="eastAsia"/>
        </w:rPr>
        <w:t>，从而形成软硬件一体的</w:t>
      </w:r>
      <w:r w:rsidRPr="002D0D81">
        <w:rPr>
          <w:rFonts w:hint="eastAsia"/>
        </w:rPr>
        <w:t>L2</w:t>
      </w:r>
      <w:r w:rsidRPr="002D0D81">
        <w:rPr>
          <w:rFonts w:hint="eastAsia"/>
        </w:rPr>
        <w:t>虚拟网络。同时采用虚拟路由和交换技术，为测试云平台提供</w:t>
      </w:r>
      <w:r w:rsidRPr="002D0D81">
        <w:rPr>
          <w:rFonts w:hint="eastAsia"/>
        </w:rPr>
        <w:t>L3</w:t>
      </w:r>
      <w:r w:rsidRPr="002D0D81">
        <w:rPr>
          <w:rFonts w:hint="eastAsia"/>
        </w:rPr>
        <w:t>虚拟网络运行环境。</w:t>
      </w:r>
    </w:p>
    <w:p w14:paraId="2A22FC03" w14:textId="77777777" w:rsidR="00AD050D" w:rsidRPr="002D0D81" w:rsidRDefault="00AD050D" w:rsidP="00607083">
      <w:pPr>
        <w:pStyle w:val="affa"/>
        <w:numPr>
          <w:ilvl w:val="0"/>
          <w:numId w:val="13"/>
        </w:numPr>
        <w:spacing w:line="360" w:lineRule="auto"/>
        <w:ind w:firstLineChars="0"/>
      </w:pPr>
      <w:r w:rsidRPr="002D0D81">
        <w:rPr>
          <w:rFonts w:hint="eastAsia"/>
        </w:rPr>
        <w:t>安全和监控服务</w:t>
      </w:r>
    </w:p>
    <w:p w14:paraId="1B2AC440" w14:textId="77777777" w:rsidR="00AD050D" w:rsidRPr="002D0D81" w:rsidRDefault="00AD050D" w:rsidP="002D596E">
      <w:pPr>
        <w:pStyle w:val="affa"/>
        <w:spacing w:line="360" w:lineRule="auto"/>
        <w:ind w:firstLine="480"/>
      </w:pPr>
      <w:r w:rsidRPr="002D0D81">
        <w:rPr>
          <w:rFonts w:hint="eastAsia"/>
        </w:rPr>
        <w:t>安全服务由</w:t>
      </w:r>
      <w:r w:rsidRPr="002D0D81">
        <w:rPr>
          <w:rFonts w:hint="eastAsia"/>
        </w:rPr>
        <w:t>Authentication</w:t>
      </w:r>
      <w:r w:rsidRPr="002D0D81">
        <w:rPr>
          <w:rFonts w:hint="eastAsia"/>
        </w:rPr>
        <w:t>（认证）、</w:t>
      </w:r>
      <w:r w:rsidRPr="002D0D81">
        <w:rPr>
          <w:rFonts w:hint="eastAsia"/>
        </w:rPr>
        <w:t xml:space="preserve"> Token</w:t>
      </w:r>
      <w:r w:rsidRPr="002D0D81">
        <w:rPr>
          <w:rFonts w:hint="eastAsia"/>
        </w:rPr>
        <w:t>（令牌）、</w:t>
      </w:r>
      <w:r w:rsidRPr="002D0D81">
        <w:rPr>
          <w:rFonts w:hint="eastAsia"/>
        </w:rPr>
        <w:t>Catalog</w:t>
      </w:r>
      <w:r w:rsidRPr="002D0D81">
        <w:rPr>
          <w:rFonts w:hint="eastAsia"/>
        </w:rPr>
        <w:t>（目录授权）和</w:t>
      </w:r>
      <w:r w:rsidRPr="002D0D81">
        <w:rPr>
          <w:rFonts w:hint="eastAsia"/>
        </w:rPr>
        <w:t xml:space="preserve"> Policy</w:t>
      </w:r>
      <w:r w:rsidRPr="002D0D81">
        <w:rPr>
          <w:rFonts w:hint="eastAsia"/>
        </w:rPr>
        <w:t>（安全策略）四个方面的核心服务组成，为测试云平台提供统一的身份认证和访问控制实现机制。</w:t>
      </w:r>
    </w:p>
    <w:p w14:paraId="52B797D3" w14:textId="77777777" w:rsidR="00AD050D" w:rsidRPr="002D0D81" w:rsidRDefault="00AD050D" w:rsidP="002D596E">
      <w:pPr>
        <w:pStyle w:val="affa"/>
        <w:spacing w:line="360" w:lineRule="auto"/>
        <w:ind w:firstLine="480"/>
      </w:pPr>
      <w:r w:rsidRPr="002D0D81">
        <w:rPr>
          <w:rFonts w:hint="eastAsia"/>
        </w:rPr>
        <w:t>监控服务将测试云平台运行过程中的各类事件和时序数据进行统一记录和处理，并可根据设定的条件进行报警。</w:t>
      </w:r>
    </w:p>
    <w:p w14:paraId="68486BEA" w14:textId="77777777" w:rsidR="00AD050D" w:rsidRPr="002D0D81" w:rsidRDefault="00AD050D" w:rsidP="00183012">
      <w:pPr>
        <w:pStyle w:val="3"/>
      </w:pPr>
      <w:bookmarkStart w:id="50" w:name="_Toc16632615"/>
      <w:r w:rsidRPr="002D0D81">
        <w:rPr>
          <w:rFonts w:hint="eastAsia"/>
        </w:rPr>
        <w:t>测试支撑平台（P</w:t>
      </w:r>
      <w:r w:rsidRPr="002D0D81">
        <w:t>aaS</w:t>
      </w:r>
      <w:r w:rsidRPr="002D0D81">
        <w:rPr>
          <w:rFonts w:hint="eastAsia"/>
        </w:rPr>
        <w:t>）</w:t>
      </w:r>
      <w:bookmarkEnd w:id="50"/>
    </w:p>
    <w:p w14:paraId="3D60F049" w14:textId="77777777" w:rsidR="00AD050D" w:rsidRPr="002D0D81" w:rsidRDefault="00AD050D" w:rsidP="002D596E">
      <w:pPr>
        <w:pStyle w:val="affa"/>
        <w:spacing w:line="360" w:lineRule="auto"/>
        <w:ind w:firstLine="480"/>
      </w:pPr>
      <w:r w:rsidRPr="002D0D81">
        <w:rPr>
          <w:rFonts w:hint="eastAsia"/>
        </w:rPr>
        <w:t>PaaS</w:t>
      </w:r>
      <w:r w:rsidRPr="002D0D81">
        <w:rPr>
          <w:rFonts w:hint="eastAsia"/>
        </w:rPr>
        <w:t>层由支撑平台和测试运行平台两部分组成，其中支撑平台为云平台应用提供通用的基础功能服务，测试运行平台则提供测试工具适配和测试数据处理功能。</w:t>
      </w:r>
    </w:p>
    <w:p w14:paraId="4AEEF929" w14:textId="77777777" w:rsidR="00AD050D" w:rsidRPr="002D0D81" w:rsidRDefault="00AD050D" w:rsidP="002D596E">
      <w:pPr>
        <w:pStyle w:val="affa"/>
        <w:spacing w:line="360" w:lineRule="auto"/>
        <w:ind w:firstLine="480"/>
      </w:pPr>
      <w:r w:rsidRPr="002D0D81">
        <w:rPr>
          <w:rFonts w:hint="eastAsia"/>
        </w:rPr>
        <w:t>（</w:t>
      </w:r>
      <w:r w:rsidRPr="002D0D81">
        <w:rPr>
          <w:rFonts w:hint="eastAsia"/>
        </w:rPr>
        <w:t>1</w:t>
      </w:r>
      <w:r w:rsidRPr="002D0D81">
        <w:rPr>
          <w:rFonts w:hint="eastAsia"/>
        </w:rPr>
        <w:t>）支撑平台</w:t>
      </w:r>
    </w:p>
    <w:p w14:paraId="4CD96F2A" w14:textId="77777777" w:rsidR="00AD050D" w:rsidRPr="002D0D81" w:rsidRDefault="00AD050D" w:rsidP="00607083">
      <w:pPr>
        <w:pStyle w:val="affa"/>
        <w:numPr>
          <w:ilvl w:val="0"/>
          <w:numId w:val="14"/>
        </w:numPr>
        <w:spacing w:line="360" w:lineRule="auto"/>
        <w:ind w:firstLineChars="0"/>
      </w:pPr>
      <w:r w:rsidRPr="002D0D81">
        <w:rPr>
          <w:rFonts w:hint="eastAsia"/>
        </w:rPr>
        <w:t>权限服务</w:t>
      </w:r>
    </w:p>
    <w:p w14:paraId="4C8A6CDB" w14:textId="77777777" w:rsidR="00AD050D" w:rsidRPr="002D0D81" w:rsidRDefault="00AD050D" w:rsidP="002D596E">
      <w:pPr>
        <w:pStyle w:val="affa"/>
        <w:spacing w:line="360" w:lineRule="auto"/>
        <w:ind w:firstLine="480"/>
      </w:pPr>
      <w:r w:rsidRPr="002D0D81">
        <w:rPr>
          <w:rFonts w:hint="eastAsia"/>
        </w:rPr>
        <w:t>为上层测试应用提供基于角色的访问控制（</w:t>
      </w:r>
      <w:r w:rsidRPr="002D0D81">
        <w:rPr>
          <w:rFonts w:hint="eastAsia"/>
        </w:rPr>
        <w:t>RBAC</w:t>
      </w:r>
      <w:r w:rsidRPr="002D0D81">
        <w:rPr>
          <w:rFonts w:hint="eastAsia"/>
        </w:rPr>
        <w:t>）服务。</w:t>
      </w:r>
    </w:p>
    <w:p w14:paraId="757EFC26" w14:textId="77777777" w:rsidR="00AD050D" w:rsidRPr="002D0D81" w:rsidRDefault="00AD050D" w:rsidP="00607083">
      <w:pPr>
        <w:pStyle w:val="affa"/>
        <w:numPr>
          <w:ilvl w:val="0"/>
          <w:numId w:val="14"/>
        </w:numPr>
        <w:spacing w:line="360" w:lineRule="auto"/>
        <w:ind w:firstLineChars="0"/>
      </w:pPr>
      <w:r w:rsidRPr="002D0D81">
        <w:rPr>
          <w:rFonts w:hint="eastAsia"/>
        </w:rPr>
        <w:t>云适配器</w:t>
      </w:r>
    </w:p>
    <w:p w14:paraId="239C41E8" w14:textId="77777777" w:rsidR="00AD050D" w:rsidRPr="002D0D81" w:rsidRDefault="00AD050D" w:rsidP="002D596E">
      <w:pPr>
        <w:pStyle w:val="affa"/>
        <w:spacing w:line="360" w:lineRule="auto"/>
        <w:ind w:firstLine="480"/>
      </w:pPr>
      <w:r w:rsidRPr="002D0D81">
        <w:rPr>
          <w:rFonts w:hint="eastAsia"/>
        </w:rPr>
        <w:t>云适配器为测试云平台提供统一的调度服务接口，并提供测试过程中输入输出数据和协议的解析引擎。</w:t>
      </w:r>
    </w:p>
    <w:p w14:paraId="3C991DC0" w14:textId="77777777" w:rsidR="00AD050D" w:rsidRPr="002D0D81" w:rsidRDefault="00AD050D" w:rsidP="00607083">
      <w:pPr>
        <w:pStyle w:val="affa"/>
        <w:numPr>
          <w:ilvl w:val="0"/>
          <w:numId w:val="14"/>
        </w:numPr>
        <w:spacing w:line="360" w:lineRule="auto"/>
        <w:ind w:firstLineChars="0"/>
      </w:pPr>
      <w:r w:rsidRPr="002D0D81">
        <w:rPr>
          <w:rFonts w:hint="eastAsia"/>
        </w:rPr>
        <w:t>报表引擎</w:t>
      </w:r>
    </w:p>
    <w:p w14:paraId="591718A1" w14:textId="77777777" w:rsidR="00AD050D" w:rsidRPr="002D0D81" w:rsidRDefault="00AD050D" w:rsidP="002D596E">
      <w:pPr>
        <w:pStyle w:val="affa"/>
        <w:spacing w:line="360" w:lineRule="auto"/>
        <w:ind w:firstLine="480"/>
      </w:pPr>
      <w:r w:rsidRPr="002D0D81">
        <w:rPr>
          <w:rFonts w:hint="eastAsia"/>
        </w:rPr>
        <w:t>使用数据中心内的数据和用户自定义模板，动态渲染输出各类报表。</w:t>
      </w:r>
    </w:p>
    <w:p w14:paraId="6618B612" w14:textId="77777777" w:rsidR="00AD050D" w:rsidRPr="002D0D81" w:rsidRDefault="00AD050D" w:rsidP="00607083">
      <w:pPr>
        <w:pStyle w:val="affa"/>
        <w:numPr>
          <w:ilvl w:val="0"/>
          <w:numId w:val="14"/>
        </w:numPr>
        <w:spacing w:line="360" w:lineRule="auto"/>
        <w:ind w:firstLineChars="0"/>
      </w:pPr>
      <w:r w:rsidRPr="002D0D81">
        <w:rPr>
          <w:rFonts w:hint="eastAsia"/>
        </w:rPr>
        <w:t>决策支持</w:t>
      </w:r>
    </w:p>
    <w:p w14:paraId="5D0DCBB8" w14:textId="77777777" w:rsidR="00AD050D" w:rsidRPr="002D0D81" w:rsidRDefault="00AD050D" w:rsidP="002D596E">
      <w:pPr>
        <w:pStyle w:val="affa"/>
        <w:spacing w:line="360" w:lineRule="auto"/>
        <w:ind w:firstLine="480"/>
      </w:pPr>
      <w:r w:rsidRPr="002D0D81">
        <w:rPr>
          <w:rFonts w:hint="eastAsia"/>
        </w:rPr>
        <w:t>使用经机器学习训练而来的自然语言处理模型，智能识别被测对象需求文档，并通过人工智能算法自动推荐测试用例。</w:t>
      </w:r>
    </w:p>
    <w:p w14:paraId="754D435B" w14:textId="77777777" w:rsidR="00AD050D" w:rsidRPr="002D0D81" w:rsidRDefault="00AD050D" w:rsidP="00607083">
      <w:pPr>
        <w:pStyle w:val="affa"/>
        <w:numPr>
          <w:ilvl w:val="0"/>
          <w:numId w:val="14"/>
        </w:numPr>
        <w:spacing w:line="360" w:lineRule="auto"/>
        <w:ind w:firstLineChars="0"/>
      </w:pPr>
      <w:r w:rsidRPr="002D0D81">
        <w:rPr>
          <w:rFonts w:hint="eastAsia"/>
        </w:rPr>
        <w:t>数据中心</w:t>
      </w:r>
    </w:p>
    <w:p w14:paraId="301E0161" w14:textId="77777777" w:rsidR="00AD050D" w:rsidRPr="002D0D81" w:rsidRDefault="00AD050D" w:rsidP="002D596E">
      <w:pPr>
        <w:pStyle w:val="affa"/>
        <w:spacing w:line="360" w:lineRule="auto"/>
        <w:ind w:firstLine="480"/>
      </w:pPr>
      <w:r w:rsidRPr="002D0D81">
        <w:rPr>
          <w:rFonts w:hint="eastAsia"/>
        </w:rPr>
        <w:t>数据中心负责测试云平台运行过程中的数据集中存储，由关系数据库（</w:t>
      </w:r>
      <w:r w:rsidRPr="002D0D81">
        <w:rPr>
          <w:rFonts w:hint="eastAsia"/>
        </w:rPr>
        <w:t>mySql</w:t>
      </w:r>
      <w:r w:rsidRPr="002D0D81">
        <w:rPr>
          <w:rFonts w:hint="eastAsia"/>
        </w:rPr>
        <w:t>）、</w:t>
      </w:r>
      <w:r w:rsidRPr="002D0D81">
        <w:rPr>
          <w:rFonts w:hint="eastAsia"/>
        </w:rPr>
        <w:t>NoSql</w:t>
      </w:r>
      <w:r w:rsidRPr="002D0D81">
        <w:rPr>
          <w:rFonts w:hint="eastAsia"/>
        </w:rPr>
        <w:t>数据库（</w:t>
      </w:r>
      <w:r w:rsidRPr="002D0D81">
        <w:rPr>
          <w:rFonts w:hint="eastAsia"/>
        </w:rPr>
        <w:t>mogodb</w:t>
      </w:r>
      <w:r w:rsidRPr="002D0D81">
        <w:rPr>
          <w:rFonts w:hint="eastAsia"/>
        </w:rPr>
        <w:t>）和缓存数据库（</w:t>
      </w:r>
      <w:r w:rsidRPr="002D0D81">
        <w:rPr>
          <w:rFonts w:hint="eastAsia"/>
        </w:rPr>
        <w:t>redis</w:t>
      </w:r>
      <w:r w:rsidRPr="002D0D81">
        <w:rPr>
          <w:rFonts w:hint="eastAsia"/>
        </w:rPr>
        <w:t>）三类数据库构成。</w:t>
      </w:r>
    </w:p>
    <w:p w14:paraId="0A27C1E1" w14:textId="77777777" w:rsidR="00AD050D" w:rsidRPr="002D0D81" w:rsidRDefault="00AD050D" w:rsidP="00607083">
      <w:pPr>
        <w:pStyle w:val="affa"/>
        <w:numPr>
          <w:ilvl w:val="0"/>
          <w:numId w:val="14"/>
        </w:numPr>
        <w:spacing w:line="360" w:lineRule="auto"/>
        <w:ind w:firstLineChars="0"/>
      </w:pPr>
      <w:r w:rsidRPr="002D0D81">
        <w:rPr>
          <w:rFonts w:hint="eastAsia"/>
        </w:rPr>
        <w:t>任务调度</w:t>
      </w:r>
    </w:p>
    <w:p w14:paraId="32458DD6" w14:textId="77777777" w:rsidR="00AD050D" w:rsidRPr="002D0D81" w:rsidRDefault="00AD050D" w:rsidP="002D596E">
      <w:pPr>
        <w:pStyle w:val="affa"/>
        <w:spacing w:line="360" w:lineRule="auto"/>
        <w:ind w:firstLine="480"/>
      </w:pPr>
      <w:r w:rsidRPr="002D0D81">
        <w:rPr>
          <w:rFonts w:hint="eastAsia"/>
        </w:rPr>
        <w:t>提供对自动化测试任务的脚本解析和测试任务执行调度，并对执行过程中的状态参数进行监控和记录。</w:t>
      </w:r>
    </w:p>
    <w:p w14:paraId="315F0DF4" w14:textId="77777777" w:rsidR="00AD050D" w:rsidRPr="002D0D81" w:rsidRDefault="00AD050D" w:rsidP="00607083">
      <w:pPr>
        <w:pStyle w:val="affa"/>
        <w:numPr>
          <w:ilvl w:val="0"/>
          <w:numId w:val="14"/>
        </w:numPr>
        <w:spacing w:line="360" w:lineRule="auto"/>
        <w:ind w:firstLineChars="0"/>
      </w:pPr>
      <w:r w:rsidRPr="002D0D81">
        <w:rPr>
          <w:rFonts w:hint="eastAsia"/>
        </w:rPr>
        <w:t>工作流引擎</w:t>
      </w:r>
    </w:p>
    <w:p w14:paraId="26A720DC" w14:textId="77777777" w:rsidR="00AD050D" w:rsidRPr="002D0D81" w:rsidRDefault="00AD050D" w:rsidP="002D596E">
      <w:pPr>
        <w:pStyle w:val="affa"/>
        <w:spacing w:line="360" w:lineRule="auto"/>
        <w:ind w:firstLine="480"/>
      </w:pPr>
      <w:r w:rsidRPr="002D0D81">
        <w:rPr>
          <w:rFonts w:hint="eastAsia"/>
        </w:rPr>
        <w:t>为上层管理应用系统提供流程定制编排和流程执行服务，并可对历史执行记录进行统计分析和优化推荐。</w:t>
      </w:r>
    </w:p>
    <w:p w14:paraId="74A45BE1" w14:textId="77777777" w:rsidR="00AD050D" w:rsidRPr="002D0D81" w:rsidRDefault="00AD050D" w:rsidP="00607083">
      <w:pPr>
        <w:pStyle w:val="affa"/>
        <w:numPr>
          <w:ilvl w:val="0"/>
          <w:numId w:val="14"/>
        </w:numPr>
        <w:spacing w:line="360" w:lineRule="auto"/>
        <w:ind w:firstLineChars="0"/>
      </w:pPr>
      <w:r w:rsidRPr="002D0D81">
        <w:rPr>
          <w:rFonts w:hint="eastAsia"/>
        </w:rPr>
        <w:t>测试工具适配</w:t>
      </w:r>
    </w:p>
    <w:p w14:paraId="6065BD46" w14:textId="77777777" w:rsidR="00AD050D" w:rsidRPr="002D0D81" w:rsidRDefault="00AD050D" w:rsidP="002D596E">
      <w:pPr>
        <w:pStyle w:val="affa"/>
        <w:spacing w:line="360" w:lineRule="auto"/>
        <w:ind w:firstLine="480"/>
      </w:pPr>
      <w:r w:rsidRPr="002D0D81">
        <w:rPr>
          <w:rFonts w:hint="eastAsia"/>
        </w:rPr>
        <w:t>针对不同使用模式的测试工具，使用相应的虚拟化技术，实现测试工具在云端的集成使用和</w:t>
      </w:r>
      <w:r w:rsidRPr="002D0D81">
        <w:rPr>
          <w:rFonts w:hint="eastAsia"/>
        </w:rPr>
        <w:t>license</w:t>
      </w:r>
      <w:r w:rsidRPr="002D0D81">
        <w:rPr>
          <w:rFonts w:hint="eastAsia"/>
        </w:rPr>
        <w:t>共享。</w:t>
      </w:r>
    </w:p>
    <w:p w14:paraId="3A1B0E0E" w14:textId="77777777" w:rsidR="00AD050D" w:rsidRPr="002D0D81" w:rsidRDefault="00AD050D" w:rsidP="00607083">
      <w:pPr>
        <w:pStyle w:val="affa"/>
        <w:numPr>
          <w:ilvl w:val="0"/>
          <w:numId w:val="14"/>
        </w:numPr>
        <w:spacing w:line="360" w:lineRule="auto"/>
        <w:ind w:firstLineChars="0"/>
      </w:pPr>
      <w:r w:rsidRPr="002D0D81">
        <w:rPr>
          <w:rFonts w:hint="eastAsia"/>
        </w:rPr>
        <w:t>测试数据采集与分析</w:t>
      </w:r>
    </w:p>
    <w:p w14:paraId="3AF710F1" w14:textId="77777777" w:rsidR="00AD050D" w:rsidRPr="002D0D81" w:rsidRDefault="00AD050D" w:rsidP="002D596E">
      <w:pPr>
        <w:pStyle w:val="affa"/>
        <w:spacing w:line="360" w:lineRule="auto"/>
        <w:ind w:firstLine="480"/>
      </w:pPr>
      <w:r w:rsidRPr="002D0D81">
        <w:rPr>
          <w:rFonts w:hint="eastAsia"/>
        </w:rPr>
        <w:t>提供对测试的配置数据、过程数据和结果数据采集存储服务，并将数据转换为符合上层应用和下层引擎使用要求的格式。</w:t>
      </w:r>
    </w:p>
    <w:p w14:paraId="3351CFEF" w14:textId="77777777" w:rsidR="00AD050D" w:rsidRPr="002D0D81" w:rsidRDefault="00AD050D" w:rsidP="00183012">
      <w:pPr>
        <w:pStyle w:val="3"/>
      </w:pPr>
      <w:bookmarkStart w:id="51" w:name="_Toc16632616"/>
      <w:r w:rsidRPr="002D0D81">
        <w:rPr>
          <w:rFonts w:hint="eastAsia"/>
        </w:rPr>
        <w:t>测试应用层（S</w:t>
      </w:r>
      <w:r w:rsidRPr="002D0D81">
        <w:t>aaS</w:t>
      </w:r>
      <w:r w:rsidRPr="002D0D81">
        <w:rPr>
          <w:rFonts w:hint="eastAsia"/>
        </w:rPr>
        <w:t>）</w:t>
      </w:r>
      <w:bookmarkEnd w:id="51"/>
    </w:p>
    <w:p w14:paraId="64A2CA41" w14:textId="77777777" w:rsidR="00AD050D" w:rsidRPr="002D0D81" w:rsidRDefault="00AD050D" w:rsidP="002D596E">
      <w:pPr>
        <w:pStyle w:val="affa"/>
        <w:spacing w:line="360" w:lineRule="auto"/>
        <w:ind w:firstLine="480"/>
      </w:pPr>
      <w:r w:rsidRPr="002D0D81">
        <w:rPr>
          <w:rFonts w:hint="eastAsia"/>
        </w:rPr>
        <w:t>测试应用层由云测试应用和软件资产库管理系统两部分构成。其中云测试应用由云化测试工具服务、测试过程管理服务、测试辅助设计服务组成；软件资产库管理系统提供软件研发全生命周期的管理功能，通过与测试云平台的集成实现测试数据、软件研制过程、软件状态管理和软件产品管理的全流程过程管理。</w:t>
      </w:r>
    </w:p>
    <w:p w14:paraId="543615ED" w14:textId="77777777" w:rsidR="00AD050D" w:rsidRPr="002D0D81" w:rsidRDefault="00AD050D" w:rsidP="002D596E">
      <w:pPr>
        <w:pStyle w:val="affa"/>
        <w:spacing w:line="360" w:lineRule="auto"/>
        <w:ind w:firstLine="480"/>
      </w:pPr>
      <w:r w:rsidRPr="002D0D81">
        <w:rPr>
          <w:rFonts w:hint="eastAsia"/>
        </w:rPr>
        <w:t>云测试应用是测试云平台的核心业务功能，提供测试项目全生命周期的云端应用服务，主要由以下三类应用组成</w:t>
      </w:r>
      <w:r>
        <w:rPr>
          <w:rFonts w:hint="eastAsia"/>
        </w:rPr>
        <w:t>：</w:t>
      </w:r>
    </w:p>
    <w:p w14:paraId="39F3F7AB" w14:textId="77777777" w:rsidR="00AD050D" w:rsidRPr="002D0D81" w:rsidRDefault="00AD050D" w:rsidP="00607083">
      <w:pPr>
        <w:pStyle w:val="affa"/>
        <w:numPr>
          <w:ilvl w:val="0"/>
          <w:numId w:val="15"/>
        </w:numPr>
        <w:spacing w:line="360" w:lineRule="auto"/>
        <w:ind w:firstLineChars="0"/>
      </w:pPr>
      <w:r w:rsidRPr="002D0D81">
        <w:rPr>
          <w:rFonts w:hint="eastAsia"/>
        </w:rPr>
        <w:t>测试工具云服务</w:t>
      </w:r>
    </w:p>
    <w:p w14:paraId="5F713B67" w14:textId="77777777" w:rsidR="00AD050D" w:rsidRPr="002D0D81" w:rsidRDefault="00AD050D" w:rsidP="002D596E">
      <w:pPr>
        <w:pStyle w:val="affa"/>
        <w:spacing w:line="360" w:lineRule="auto"/>
        <w:ind w:firstLine="480"/>
      </w:pPr>
      <w:r w:rsidRPr="002D0D81">
        <w:rPr>
          <w:rFonts w:hint="eastAsia"/>
        </w:rPr>
        <w:t>提供自动化功能测试、性能测试、数据标准规范检查、源码自动分析、代码质量测试、单元测试、逻辑覆盖率测试机</w:t>
      </w:r>
      <w:r w:rsidRPr="002D0D81">
        <w:rPr>
          <w:rFonts w:hint="eastAsia"/>
        </w:rPr>
        <w:t>FPGA</w:t>
      </w:r>
      <w:r w:rsidRPr="002D0D81">
        <w:rPr>
          <w:rFonts w:hint="eastAsia"/>
        </w:rPr>
        <w:t>混合仿真验证等云端服务。</w:t>
      </w:r>
    </w:p>
    <w:p w14:paraId="1600C7EB" w14:textId="77777777" w:rsidR="00AD050D" w:rsidRPr="002D0D81" w:rsidRDefault="00AD050D" w:rsidP="00607083">
      <w:pPr>
        <w:pStyle w:val="affa"/>
        <w:numPr>
          <w:ilvl w:val="0"/>
          <w:numId w:val="15"/>
        </w:numPr>
        <w:spacing w:line="360" w:lineRule="auto"/>
        <w:ind w:firstLineChars="0"/>
      </w:pPr>
      <w:r w:rsidRPr="002D0D81">
        <w:rPr>
          <w:rFonts w:hint="eastAsia"/>
        </w:rPr>
        <w:t>测试过程管理服务</w:t>
      </w:r>
    </w:p>
    <w:p w14:paraId="3702529F" w14:textId="77777777" w:rsidR="00AD050D" w:rsidRPr="002D0D81" w:rsidRDefault="00AD050D" w:rsidP="002D596E">
      <w:pPr>
        <w:pStyle w:val="affa"/>
        <w:spacing w:line="360" w:lineRule="auto"/>
        <w:ind w:firstLine="480"/>
      </w:pPr>
      <w:r w:rsidRPr="002D0D81">
        <w:rPr>
          <w:rFonts w:hint="eastAsia"/>
        </w:rPr>
        <w:t>提供测试项目实施过程中的需求管理、测试环境开设、测试对象管理、配置管理、需求分析、问题归并、需求跟踪、测试执行、质量管理、测试回归等全生命周期管理功能。</w:t>
      </w:r>
    </w:p>
    <w:p w14:paraId="6F2865D7" w14:textId="77777777" w:rsidR="00AD050D" w:rsidRPr="002D0D81" w:rsidRDefault="00AD050D" w:rsidP="00607083">
      <w:pPr>
        <w:pStyle w:val="affa"/>
        <w:numPr>
          <w:ilvl w:val="0"/>
          <w:numId w:val="15"/>
        </w:numPr>
        <w:spacing w:line="360" w:lineRule="auto"/>
        <w:ind w:firstLineChars="0"/>
      </w:pPr>
      <w:r w:rsidRPr="002D0D81">
        <w:rPr>
          <w:rFonts w:hint="eastAsia"/>
        </w:rPr>
        <w:t>测试辅助设计服务</w:t>
      </w:r>
    </w:p>
    <w:p w14:paraId="7BD7DF44" w14:textId="77777777" w:rsidR="00AD050D" w:rsidRPr="002D0D81" w:rsidRDefault="00AD050D" w:rsidP="002D596E">
      <w:pPr>
        <w:pStyle w:val="affa"/>
        <w:spacing w:line="360" w:lineRule="auto"/>
        <w:ind w:firstLine="480"/>
      </w:pPr>
      <w:r w:rsidRPr="002D0D81">
        <w:rPr>
          <w:rFonts w:hint="eastAsia"/>
        </w:rPr>
        <w:t>提供测试数据生成、协议解析、用例设计、用例智能推荐、执行编排等辅助设计等服务功能。</w:t>
      </w:r>
    </w:p>
    <w:p w14:paraId="239D1EC7" w14:textId="77777777" w:rsidR="00AD050D" w:rsidRPr="002D0D81" w:rsidRDefault="00AD050D" w:rsidP="00183012">
      <w:pPr>
        <w:pStyle w:val="3"/>
      </w:pPr>
      <w:bookmarkStart w:id="52" w:name="_Toc16632617"/>
      <w:r w:rsidRPr="002D0D81">
        <w:rPr>
          <w:rFonts w:hint="eastAsia"/>
        </w:rPr>
        <w:t>云桌面端</w:t>
      </w:r>
      <w:bookmarkEnd w:id="52"/>
      <w:r>
        <w:rPr>
          <w:rFonts w:hint="eastAsia"/>
        </w:rPr>
        <w:t>机系统</w:t>
      </w:r>
    </w:p>
    <w:p w14:paraId="5DB2817F" w14:textId="77777777" w:rsidR="00AD050D" w:rsidRDefault="00AD050D" w:rsidP="002D596E">
      <w:pPr>
        <w:pStyle w:val="affa"/>
        <w:spacing w:line="360" w:lineRule="auto"/>
        <w:ind w:firstLine="480"/>
      </w:pPr>
      <w:r w:rsidRPr="002D0D81">
        <w:rPr>
          <w:rFonts w:hint="eastAsia"/>
        </w:rPr>
        <w:t>云桌面端</w:t>
      </w:r>
      <w:r>
        <w:rPr>
          <w:rFonts w:hint="eastAsia"/>
        </w:rPr>
        <w:t>机</w:t>
      </w:r>
      <w:r w:rsidRPr="002D0D81">
        <w:rPr>
          <w:rFonts w:hint="eastAsia"/>
        </w:rPr>
        <w:t>是测试云平台的用户使用入口，业务人员通过客户端机中的浏览器或虚拟桌面使用测试云平台提供的测试应用服务，开展软件评测和</w:t>
      </w:r>
      <w:r>
        <w:rPr>
          <w:rFonts w:hint="eastAsia"/>
        </w:rPr>
        <w:t>电子信息</w:t>
      </w:r>
      <w:r w:rsidRPr="002D0D81">
        <w:rPr>
          <w:rFonts w:hint="eastAsia"/>
        </w:rPr>
        <w:t>装备</w:t>
      </w:r>
      <w:r>
        <w:rPr>
          <w:rFonts w:hint="eastAsia"/>
        </w:rPr>
        <w:t>软件的</w:t>
      </w:r>
      <w:r w:rsidRPr="002D0D81">
        <w:rPr>
          <w:rFonts w:hint="eastAsia"/>
        </w:rPr>
        <w:t>试验业务。</w:t>
      </w:r>
      <w:r>
        <w:t>云桌面端机系统组成主要包括已有的计算机和新购置的云桌面端机</w:t>
      </w:r>
      <w:r>
        <w:rPr>
          <w:rFonts w:hint="eastAsia"/>
        </w:rPr>
        <w:t>。</w:t>
      </w:r>
    </w:p>
    <w:p w14:paraId="241ED0BC" w14:textId="77777777" w:rsidR="00AD050D" w:rsidRDefault="00AD050D" w:rsidP="00D75879">
      <w:pPr>
        <w:pStyle w:val="2"/>
        <w:ind w:left="425"/>
      </w:pPr>
      <w:bookmarkStart w:id="53" w:name="_Toc448915319"/>
      <w:bookmarkStart w:id="54" w:name="_Toc378106225"/>
      <w:bookmarkStart w:id="55" w:name="_Toc516152290"/>
      <w:r>
        <w:rPr>
          <w:rFonts w:hint="eastAsia"/>
        </w:rPr>
        <w:t>系统组成及功能</w:t>
      </w:r>
    </w:p>
    <w:bookmarkEnd w:id="53"/>
    <w:bookmarkEnd w:id="54"/>
    <w:bookmarkEnd w:id="55"/>
    <w:p w14:paraId="4D3A8FD7" w14:textId="77777777" w:rsidR="00AD050D" w:rsidRDefault="00AD050D" w:rsidP="00C75B58">
      <w:pPr>
        <w:pStyle w:val="affa"/>
        <w:spacing w:line="360" w:lineRule="auto"/>
        <w:ind w:firstLine="480"/>
        <w:rPr>
          <w:noProof/>
        </w:rPr>
      </w:pPr>
      <w:r>
        <w:rPr>
          <w:noProof/>
        </w:rPr>
        <w:t>按照</w:t>
      </w:r>
      <w:r>
        <w:rPr>
          <w:rFonts w:hint="eastAsia"/>
          <w:noProof/>
        </w:rPr>
        <w:t>3</w:t>
      </w:r>
      <w:r>
        <w:rPr>
          <w:noProof/>
        </w:rPr>
        <w:t>.2</w:t>
      </w:r>
      <w:r>
        <w:rPr>
          <w:noProof/>
        </w:rPr>
        <w:t>节系统的总体架构设计</w:t>
      </w:r>
      <w:r>
        <w:rPr>
          <w:rFonts w:hint="eastAsia"/>
          <w:noProof/>
        </w:rPr>
        <w:t>，</w:t>
      </w:r>
      <w:r>
        <w:rPr>
          <w:noProof/>
        </w:rPr>
        <w:t>系统组成分为硬件系统</w:t>
      </w:r>
      <w:r>
        <w:rPr>
          <w:rFonts w:hint="eastAsia"/>
          <w:noProof/>
        </w:rPr>
        <w:t>、</w:t>
      </w:r>
      <w:r>
        <w:rPr>
          <w:noProof/>
        </w:rPr>
        <w:t>软件系统两大部分</w:t>
      </w:r>
      <w:r>
        <w:rPr>
          <w:rFonts w:hint="eastAsia"/>
          <w:noProof/>
        </w:rPr>
        <w:t>，</w:t>
      </w:r>
      <w:r>
        <w:rPr>
          <w:noProof/>
        </w:rPr>
        <w:t>见图</w:t>
      </w:r>
      <w:r w:rsidRPr="003A0A17">
        <w:rPr>
          <w:rFonts w:hint="eastAsia"/>
          <w:noProof/>
          <w:color w:val="FF0000"/>
        </w:rPr>
        <w:t>2</w:t>
      </w:r>
      <w:r w:rsidRPr="003A0A17">
        <w:rPr>
          <w:noProof/>
          <w:color w:val="FF0000"/>
        </w:rPr>
        <w:t>2</w:t>
      </w:r>
      <w:r w:rsidRPr="003A0A17">
        <w:rPr>
          <w:noProof/>
        </w:rPr>
        <w:t>所示</w:t>
      </w:r>
      <w:r>
        <w:rPr>
          <w:rFonts w:hint="eastAsia"/>
          <w:noProof/>
        </w:rPr>
        <w:t>。</w:t>
      </w:r>
    </w:p>
    <w:p w14:paraId="5AAD1940" w14:textId="77777777" w:rsidR="00AD050D" w:rsidRDefault="00AD050D" w:rsidP="00C75B58">
      <w:pPr>
        <w:pStyle w:val="affa"/>
        <w:spacing w:line="360" w:lineRule="auto"/>
        <w:ind w:firstLine="480"/>
        <w:rPr>
          <w:i/>
          <w:noProof/>
          <w:color w:val="FF0000"/>
        </w:rPr>
      </w:pPr>
      <w:r>
        <w:rPr>
          <w:i/>
          <w:noProof/>
          <w:color w:val="FF0000"/>
        </w:rPr>
        <w:drawing>
          <wp:inline distT="0" distB="0" distL="0" distR="0" wp14:anchorId="45834233" wp14:editId="578F8914">
            <wp:extent cx="5063706" cy="3441427"/>
            <wp:effectExtent l="0" t="0" r="381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3895" cy="3448352"/>
                    </a:xfrm>
                    <a:prstGeom prst="rect">
                      <a:avLst/>
                    </a:prstGeom>
                    <a:noFill/>
                    <a:ln>
                      <a:noFill/>
                    </a:ln>
                  </pic:spPr>
                </pic:pic>
              </a:graphicData>
            </a:graphic>
          </wp:inline>
        </w:drawing>
      </w:r>
    </w:p>
    <w:p w14:paraId="3DAE868A" w14:textId="77777777" w:rsidR="00AD050D" w:rsidRPr="00393242" w:rsidRDefault="00AD050D" w:rsidP="003A0A17">
      <w:pPr>
        <w:pStyle w:val="affa"/>
        <w:spacing w:line="360" w:lineRule="auto"/>
        <w:ind w:firstLine="440"/>
        <w:jc w:val="center"/>
        <w:rPr>
          <w:noProof/>
          <w:sz w:val="22"/>
        </w:rPr>
      </w:pPr>
      <w:r w:rsidRPr="00393242">
        <w:rPr>
          <w:rFonts w:hint="eastAsia"/>
          <w:noProof/>
          <w:sz w:val="22"/>
        </w:rPr>
        <w:t>图</w:t>
      </w:r>
      <w:r w:rsidRPr="00393242">
        <w:rPr>
          <w:rFonts w:hint="eastAsia"/>
          <w:noProof/>
          <w:sz w:val="22"/>
        </w:rPr>
        <w:t>4-2</w:t>
      </w:r>
      <w:r w:rsidRPr="00393242">
        <w:rPr>
          <w:noProof/>
          <w:sz w:val="22"/>
        </w:rPr>
        <w:t xml:space="preserve"> </w:t>
      </w:r>
      <w:r w:rsidRPr="00393242">
        <w:rPr>
          <w:rFonts w:hint="eastAsia"/>
          <w:noProof/>
          <w:sz w:val="22"/>
        </w:rPr>
        <w:t>系统的</w:t>
      </w:r>
      <w:r>
        <w:rPr>
          <w:rFonts w:hint="eastAsia"/>
          <w:noProof/>
          <w:sz w:val="22"/>
        </w:rPr>
        <w:t>组成</w:t>
      </w:r>
    </w:p>
    <w:p w14:paraId="6B6C3140" w14:textId="77777777" w:rsidR="00AD050D" w:rsidRDefault="00AD050D" w:rsidP="00C75B58">
      <w:pPr>
        <w:pStyle w:val="affa"/>
        <w:spacing w:line="360" w:lineRule="auto"/>
        <w:ind w:firstLine="480"/>
        <w:rPr>
          <w:noProof/>
        </w:rPr>
      </w:pPr>
      <w:r>
        <w:rPr>
          <w:noProof/>
        </w:rPr>
        <w:t>硬件系统</w:t>
      </w:r>
      <w:r>
        <w:rPr>
          <w:rFonts w:hint="eastAsia"/>
          <w:noProof/>
        </w:rPr>
        <w:t>为五大硬件分系统：</w:t>
      </w:r>
    </w:p>
    <w:p w14:paraId="30AA4B47" w14:textId="77777777" w:rsidR="00AD050D" w:rsidRDefault="00AD050D" w:rsidP="00607083">
      <w:pPr>
        <w:pStyle w:val="affa"/>
        <w:numPr>
          <w:ilvl w:val="0"/>
          <w:numId w:val="16"/>
        </w:numPr>
        <w:spacing w:line="360" w:lineRule="auto"/>
        <w:ind w:firstLineChars="0"/>
        <w:rPr>
          <w:noProof/>
        </w:rPr>
      </w:pPr>
      <w:r>
        <w:rPr>
          <w:noProof/>
        </w:rPr>
        <w:t>计算与存储资源分系统</w:t>
      </w:r>
    </w:p>
    <w:p w14:paraId="1016B358" w14:textId="77777777" w:rsidR="00AD050D" w:rsidRDefault="00AD050D" w:rsidP="00607083">
      <w:pPr>
        <w:pStyle w:val="affa"/>
        <w:numPr>
          <w:ilvl w:val="0"/>
          <w:numId w:val="16"/>
        </w:numPr>
        <w:spacing w:line="360" w:lineRule="auto"/>
        <w:ind w:firstLineChars="0"/>
        <w:rPr>
          <w:noProof/>
        </w:rPr>
      </w:pPr>
      <w:r>
        <w:rPr>
          <w:noProof/>
        </w:rPr>
        <w:t>网络资源分系统</w:t>
      </w:r>
    </w:p>
    <w:p w14:paraId="51EAF48F" w14:textId="77777777" w:rsidR="00AD050D" w:rsidRDefault="00AD050D" w:rsidP="00607083">
      <w:pPr>
        <w:pStyle w:val="affa"/>
        <w:numPr>
          <w:ilvl w:val="0"/>
          <w:numId w:val="16"/>
        </w:numPr>
        <w:spacing w:line="360" w:lineRule="auto"/>
        <w:ind w:firstLineChars="0"/>
        <w:rPr>
          <w:noProof/>
        </w:rPr>
      </w:pPr>
      <w:r>
        <w:rPr>
          <w:noProof/>
        </w:rPr>
        <w:t>保障资源分系统</w:t>
      </w:r>
    </w:p>
    <w:p w14:paraId="3DB4F7A1" w14:textId="77777777" w:rsidR="00AD050D" w:rsidRDefault="00AD050D" w:rsidP="00607083">
      <w:pPr>
        <w:pStyle w:val="affa"/>
        <w:numPr>
          <w:ilvl w:val="0"/>
          <w:numId w:val="16"/>
        </w:numPr>
        <w:spacing w:line="360" w:lineRule="auto"/>
        <w:ind w:firstLineChars="0"/>
        <w:rPr>
          <w:noProof/>
        </w:rPr>
      </w:pPr>
      <w:r>
        <w:rPr>
          <w:noProof/>
        </w:rPr>
        <w:t>办公辅助资源分系统</w:t>
      </w:r>
    </w:p>
    <w:p w14:paraId="628CA19F" w14:textId="77777777" w:rsidR="00AD050D" w:rsidRDefault="00AD050D" w:rsidP="00607083">
      <w:pPr>
        <w:pStyle w:val="affa"/>
        <w:numPr>
          <w:ilvl w:val="0"/>
          <w:numId w:val="16"/>
        </w:numPr>
        <w:spacing w:line="360" w:lineRule="auto"/>
        <w:ind w:firstLineChars="0"/>
        <w:rPr>
          <w:noProof/>
        </w:rPr>
      </w:pPr>
      <w:r>
        <w:rPr>
          <w:noProof/>
        </w:rPr>
        <w:t>桌面端机分系统</w:t>
      </w:r>
    </w:p>
    <w:p w14:paraId="48212B33" w14:textId="77777777" w:rsidR="00AD050D" w:rsidRDefault="00AD050D" w:rsidP="00C75B58">
      <w:pPr>
        <w:pStyle w:val="affa"/>
        <w:spacing w:line="360" w:lineRule="auto"/>
        <w:ind w:firstLine="480"/>
        <w:rPr>
          <w:noProof/>
        </w:rPr>
      </w:pPr>
      <w:r>
        <w:rPr>
          <w:noProof/>
        </w:rPr>
        <w:t>软件部分也分为五大软件分系统</w:t>
      </w:r>
      <w:r>
        <w:rPr>
          <w:rFonts w:hint="eastAsia"/>
          <w:noProof/>
        </w:rPr>
        <w:t>，</w:t>
      </w:r>
      <w:r>
        <w:rPr>
          <w:noProof/>
        </w:rPr>
        <w:t>分别为</w:t>
      </w:r>
      <w:r>
        <w:rPr>
          <w:rFonts w:hint="eastAsia"/>
          <w:noProof/>
        </w:rPr>
        <w:t>：</w:t>
      </w:r>
    </w:p>
    <w:p w14:paraId="3B832695" w14:textId="77777777" w:rsidR="00AD050D" w:rsidRDefault="00AD050D" w:rsidP="00607083">
      <w:pPr>
        <w:pStyle w:val="affa"/>
        <w:numPr>
          <w:ilvl w:val="0"/>
          <w:numId w:val="17"/>
        </w:numPr>
        <w:spacing w:line="360" w:lineRule="auto"/>
        <w:ind w:firstLineChars="0"/>
        <w:rPr>
          <w:noProof/>
        </w:rPr>
      </w:pPr>
      <w:r>
        <w:rPr>
          <w:noProof/>
        </w:rPr>
        <w:t>云基础软件分系统</w:t>
      </w:r>
    </w:p>
    <w:p w14:paraId="316C00EA" w14:textId="77777777" w:rsidR="00AD050D" w:rsidRDefault="00AD050D" w:rsidP="00607083">
      <w:pPr>
        <w:pStyle w:val="affa"/>
        <w:numPr>
          <w:ilvl w:val="0"/>
          <w:numId w:val="17"/>
        </w:numPr>
        <w:spacing w:line="360" w:lineRule="auto"/>
        <w:ind w:firstLineChars="0"/>
        <w:rPr>
          <w:noProof/>
        </w:rPr>
      </w:pPr>
      <w:r>
        <w:rPr>
          <w:rFonts w:hint="eastAsia"/>
          <w:noProof/>
        </w:rPr>
        <w:t>测试运行支撑分系统</w:t>
      </w:r>
    </w:p>
    <w:p w14:paraId="176BE23C" w14:textId="77777777" w:rsidR="00AD050D" w:rsidRDefault="00AD050D" w:rsidP="00607083">
      <w:pPr>
        <w:pStyle w:val="affa"/>
        <w:numPr>
          <w:ilvl w:val="0"/>
          <w:numId w:val="17"/>
        </w:numPr>
        <w:spacing w:line="360" w:lineRule="auto"/>
        <w:ind w:firstLineChars="0"/>
        <w:rPr>
          <w:noProof/>
        </w:rPr>
      </w:pPr>
      <w:r>
        <w:rPr>
          <w:noProof/>
        </w:rPr>
        <w:t>软件测试工具分系统</w:t>
      </w:r>
    </w:p>
    <w:p w14:paraId="20D2C761" w14:textId="77777777" w:rsidR="00AD050D" w:rsidRDefault="00AD050D" w:rsidP="00607083">
      <w:pPr>
        <w:pStyle w:val="affa"/>
        <w:numPr>
          <w:ilvl w:val="0"/>
          <w:numId w:val="17"/>
        </w:numPr>
        <w:spacing w:line="360" w:lineRule="auto"/>
        <w:ind w:firstLineChars="0"/>
        <w:rPr>
          <w:noProof/>
        </w:rPr>
      </w:pPr>
      <w:r>
        <w:rPr>
          <w:noProof/>
        </w:rPr>
        <w:t>测试数据采集与分析分系统</w:t>
      </w:r>
    </w:p>
    <w:p w14:paraId="513794D3" w14:textId="77777777" w:rsidR="00AD050D" w:rsidRDefault="00AD050D" w:rsidP="00607083">
      <w:pPr>
        <w:pStyle w:val="affa"/>
        <w:numPr>
          <w:ilvl w:val="0"/>
          <w:numId w:val="17"/>
        </w:numPr>
        <w:spacing w:line="360" w:lineRule="auto"/>
        <w:ind w:firstLineChars="0"/>
        <w:rPr>
          <w:noProof/>
        </w:rPr>
      </w:pPr>
      <w:r>
        <w:rPr>
          <w:noProof/>
        </w:rPr>
        <w:t>软件资产库管理分系统</w:t>
      </w:r>
    </w:p>
    <w:p w14:paraId="5C555285" w14:textId="77777777" w:rsidR="00AD050D" w:rsidRDefault="00AD050D" w:rsidP="00183012">
      <w:pPr>
        <w:pStyle w:val="3"/>
        <w:rPr>
          <w:rStyle w:val="36"/>
          <w:rFonts w:ascii="黑体" w:eastAsia="黑体"/>
          <w:sz w:val="24"/>
          <w:szCs w:val="24"/>
        </w:rPr>
      </w:pPr>
      <w:r>
        <w:rPr>
          <w:rStyle w:val="36"/>
          <w:rFonts w:ascii="黑体" w:eastAsia="黑体" w:hint="eastAsia"/>
          <w:sz w:val="24"/>
          <w:szCs w:val="24"/>
        </w:rPr>
        <w:t>计算与存储资源分系统</w:t>
      </w:r>
    </w:p>
    <w:p w14:paraId="504B996C" w14:textId="77777777" w:rsidR="00AD050D" w:rsidRDefault="00AD050D" w:rsidP="000D5F3E">
      <w:pPr>
        <w:pStyle w:val="affa"/>
        <w:spacing w:line="360" w:lineRule="auto"/>
        <w:ind w:firstLine="480"/>
        <w:rPr>
          <w:rFonts w:ascii="宋体" w:hAnsi="宋体" w:cs="宋体"/>
          <w:bCs/>
        </w:rPr>
      </w:pPr>
      <w:r>
        <w:rPr>
          <w:noProof/>
        </w:rPr>
        <w:t>计算资源与存储资源分系统由</w:t>
      </w:r>
      <w:r>
        <w:rPr>
          <w:rFonts w:ascii="宋体" w:hAnsi="宋体" w:cs="宋体" w:hint="eastAsia"/>
          <w:bCs/>
        </w:rPr>
        <w:t>13台华为高性能服务器组成，其中计算资源7台服务器构成计算节点，存储资源由6台服务器构成存储节点。</w:t>
      </w:r>
    </w:p>
    <w:p w14:paraId="7F49ADA8" w14:textId="77777777" w:rsidR="00AD050D" w:rsidRDefault="00AD050D" w:rsidP="000D5F3E">
      <w:pPr>
        <w:pStyle w:val="affa"/>
        <w:spacing w:line="360" w:lineRule="auto"/>
        <w:ind w:firstLine="480"/>
        <w:rPr>
          <w:rFonts w:ascii="宋体" w:hAnsi="宋体" w:cs="宋体"/>
          <w:bCs/>
        </w:rPr>
      </w:pPr>
      <w:r>
        <w:rPr>
          <w:rFonts w:ascii="宋体" w:hAnsi="宋体" w:cs="宋体" w:hint="eastAsia"/>
          <w:bCs/>
        </w:rPr>
        <w:t>计算</w:t>
      </w:r>
      <w:r>
        <w:rPr>
          <w:rFonts w:ascii="宋体" w:hAnsi="宋体" w:cs="宋体"/>
          <w:bCs/>
        </w:rPr>
        <w:t>资源主要</w:t>
      </w:r>
      <w:r>
        <w:rPr>
          <w:rFonts w:ascii="宋体" w:hAnsi="宋体" w:cs="宋体" w:hint="eastAsia"/>
          <w:bCs/>
        </w:rPr>
        <w:t>为全</w:t>
      </w:r>
      <w:r>
        <w:rPr>
          <w:rFonts w:ascii="宋体" w:hAnsi="宋体" w:cs="宋体"/>
          <w:bCs/>
        </w:rPr>
        <w:t>系统提供</w:t>
      </w:r>
      <w:r>
        <w:rPr>
          <w:rFonts w:ascii="宋体" w:hAnsi="宋体" w:cs="宋体" w:hint="eastAsia"/>
          <w:bCs/>
        </w:rPr>
        <w:t>C</w:t>
      </w:r>
      <w:r>
        <w:rPr>
          <w:rFonts w:ascii="宋体" w:hAnsi="宋体" w:cs="宋体"/>
          <w:bCs/>
        </w:rPr>
        <w:t>PU运算的功能</w:t>
      </w:r>
      <w:r>
        <w:rPr>
          <w:rFonts w:ascii="宋体" w:hAnsi="宋体" w:cs="宋体" w:hint="eastAsia"/>
          <w:bCs/>
        </w:rPr>
        <w:t>，</w:t>
      </w:r>
      <w:r>
        <w:rPr>
          <w:rFonts w:ascii="宋体" w:hAnsi="宋体" w:cs="宋体"/>
          <w:bCs/>
        </w:rPr>
        <w:t>可以满足</w:t>
      </w:r>
      <w:r>
        <w:rPr>
          <w:rFonts w:ascii="宋体" w:hAnsi="宋体" w:cs="宋体" w:hint="eastAsia"/>
          <w:bCs/>
        </w:rPr>
        <w:t>2</w:t>
      </w:r>
      <w:r>
        <w:rPr>
          <w:rFonts w:ascii="宋体" w:hAnsi="宋体" w:cs="宋体"/>
          <w:bCs/>
        </w:rPr>
        <w:t>00个以上的虚拟机的计算需求</w:t>
      </w:r>
      <w:r>
        <w:rPr>
          <w:rFonts w:ascii="宋体" w:hAnsi="宋体" w:cs="宋体" w:hint="eastAsia"/>
          <w:bCs/>
        </w:rPr>
        <w:t>，每个虚拟机的最小配置如下：</w:t>
      </w:r>
    </w:p>
    <w:p w14:paraId="4897F5AD" w14:textId="77777777" w:rsidR="00AD050D" w:rsidRDefault="00AD050D" w:rsidP="00183012">
      <w:pPr>
        <w:pStyle w:val="affa"/>
        <w:numPr>
          <w:ilvl w:val="0"/>
          <w:numId w:val="42"/>
        </w:numPr>
        <w:spacing w:line="360" w:lineRule="auto"/>
        <w:ind w:firstLineChars="0"/>
        <w:rPr>
          <w:rFonts w:ascii="宋体" w:hAnsi="宋体" w:cs="宋体"/>
          <w:bCs/>
        </w:rPr>
      </w:pPr>
      <w:r>
        <w:rPr>
          <w:rFonts w:ascii="宋体" w:hAnsi="宋体" w:cs="宋体" w:hint="eastAsia"/>
          <w:bCs/>
        </w:rPr>
        <w:t>CPU</w:t>
      </w:r>
      <w:r>
        <w:rPr>
          <w:rFonts w:ascii="宋体" w:hAnsi="宋体" w:cs="宋体"/>
          <w:bCs/>
        </w:rPr>
        <w:t xml:space="preserve"> 核心数</w:t>
      </w:r>
      <w:r>
        <w:rPr>
          <w:rFonts w:ascii="宋体" w:hAnsi="宋体" w:cs="宋体" w:hint="eastAsia"/>
          <w:bCs/>
        </w:rPr>
        <w:t>2核</w:t>
      </w:r>
    </w:p>
    <w:p w14:paraId="08B8BA34" w14:textId="77777777" w:rsidR="00AD050D" w:rsidRDefault="00AD050D" w:rsidP="00183012">
      <w:pPr>
        <w:pStyle w:val="affa"/>
        <w:numPr>
          <w:ilvl w:val="0"/>
          <w:numId w:val="42"/>
        </w:numPr>
        <w:spacing w:line="360" w:lineRule="auto"/>
        <w:ind w:firstLineChars="0"/>
        <w:rPr>
          <w:rFonts w:ascii="宋体" w:hAnsi="宋体" w:cs="宋体"/>
          <w:bCs/>
        </w:rPr>
      </w:pPr>
      <w:r>
        <w:rPr>
          <w:rFonts w:ascii="宋体" w:hAnsi="宋体" w:cs="宋体"/>
          <w:bCs/>
        </w:rPr>
        <w:t>内存</w:t>
      </w:r>
      <w:r>
        <w:rPr>
          <w:rFonts w:ascii="宋体" w:hAnsi="宋体" w:cs="宋体" w:hint="eastAsia"/>
          <w:bCs/>
        </w:rPr>
        <w:t xml:space="preserve"> </w:t>
      </w:r>
      <w:r>
        <w:rPr>
          <w:rFonts w:ascii="宋体" w:hAnsi="宋体" w:cs="宋体"/>
          <w:bCs/>
        </w:rPr>
        <w:t>4G</w:t>
      </w:r>
    </w:p>
    <w:p w14:paraId="31CC13E4" w14:textId="77777777" w:rsidR="00AD050D" w:rsidRDefault="00AD050D" w:rsidP="00183012">
      <w:pPr>
        <w:pStyle w:val="affa"/>
        <w:numPr>
          <w:ilvl w:val="0"/>
          <w:numId w:val="42"/>
        </w:numPr>
        <w:spacing w:line="360" w:lineRule="auto"/>
        <w:ind w:firstLineChars="0"/>
        <w:rPr>
          <w:rFonts w:ascii="宋体" w:hAnsi="宋体" w:cs="宋体"/>
          <w:bCs/>
        </w:rPr>
      </w:pPr>
      <w:r>
        <w:rPr>
          <w:rFonts w:ascii="宋体" w:hAnsi="宋体" w:cs="宋体"/>
          <w:bCs/>
        </w:rPr>
        <w:t>存储容量</w:t>
      </w:r>
      <w:r>
        <w:rPr>
          <w:rFonts w:ascii="宋体" w:hAnsi="宋体" w:cs="宋体" w:hint="eastAsia"/>
          <w:bCs/>
        </w:rPr>
        <w:t xml:space="preserve"> </w:t>
      </w:r>
      <w:r>
        <w:rPr>
          <w:rFonts w:ascii="宋体" w:hAnsi="宋体" w:cs="宋体"/>
          <w:bCs/>
        </w:rPr>
        <w:t>100G</w:t>
      </w:r>
    </w:p>
    <w:p w14:paraId="7D23D1BD" w14:textId="77777777" w:rsidR="00AD050D" w:rsidRDefault="00AD050D" w:rsidP="000D5F3E">
      <w:pPr>
        <w:pStyle w:val="affa"/>
        <w:spacing w:line="360" w:lineRule="auto"/>
        <w:ind w:firstLine="480"/>
        <w:rPr>
          <w:rFonts w:ascii="宋体" w:hAnsi="宋体" w:cs="宋体"/>
          <w:bCs/>
        </w:rPr>
      </w:pPr>
      <w:r>
        <w:rPr>
          <w:rFonts w:ascii="宋体" w:hAnsi="宋体" w:cs="宋体"/>
          <w:bCs/>
        </w:rPr>
        <w:t>存储资源主要为全系统提供云数据存储的功能</w:t>
      </w:r>
      <w:r>
        <w:rPr>
          <w:rFonts w:ascii="宋体" w:hAnsi="宋体" w:cs="宋体" w:hint="eastAsia"/>
          <w:bCs/>
        </w:rPr>
        <w:t>，</w:t>
      </w:r>
      <w:r>
        <w:rPr>
          <w:rFonts w:ascii="宋体" w:hAnsi="宋体" w:cs="宋体"/>
          <w:bCs/>
        </w:rPr>
        <w:t>可管理的存储空间</w:t>
      </w:r>
      <w:r>
        <w:rPr>
          <w:rFonts w:ascii="宋体" w:hAnsi="宋体" w:cs="宋体" w:hint="eastAsia"/>
          <w:bCs/>
        </w:rPr>
        <w:t>2</w:t>
      </w:r>
      <w:r>
        <w:rPr>
          <w:rFonts w:ascii="宋体" w:hAnsi="宋体" w:cs="宋体"/>
          <w:bCs/>
        </w:rPr>
        <w:t>00T以上</w:t>
      </w:r>
      <w:r>
        <w:rPr>
          <w:rFonts w:ascii="宋体" w:hAnsi="宋体" w:cs="宋体" w:hint="eastAsia"/>
          <w:bCs/>
        </w:rPr>
        <w:t>。</w:t>
      </w:r>
    </w:p>
    <w:p w14:paraId="62323D8A" w14:textId="77777777" w:rsidR="00AD050D" w:rsidRDefault="00AD050D" w:rsidP="00183012">
      <w:pPr>
        <w:pStyle w:val="3"/>
        <w:rPr>
          <w:rStyle w:val="36"/>
          <w:rFonts w:ascii="黑体" w:eastAsia="黑体"/>
          <w:sz w:val="24"/>
          <w:szCs w:val="24"/>
        </w:rPr>
      </w:pPr>
      <w:r>
        <w:rPr>
          <w:rStyle w:val="36"/>
          <w:rFonts w:ascii="黑体" w:eastAsia="黑体" w:hint="eastAsia"/>
          <w:sz w:val="24"/>
          <w:szCs w:val="24"/>
        </w:rPr>
        <w:t>网络资源分系统</w:t>
      </w:r>
    </w:p>
    <w:p w14:paraId="3C6FB6F7" w14:textId="77777777" w:rsidR="00AD050D" w:rsidRPr="0027051B" w:rsidRDefault="00AD050D" w:rsidP="0027051B">
      <w:pPr>
        <w:pStyle w:val="affa"/>
        <w:spacing w:line="360" w:lineRule="auto"/>
        <w:ind w:firstLine="480"/>
      </w:pPr>
    </w:p>
    <w:p w14:paraId="24CB07C9" w14:textId="77777777" w:rsidR="00AD050D" w:rsidRDefault="00AD050D" w:rsidP="000D5F3E">
      <w:pPr>
        <w:pStyle w:val="affa"/>
        <w:spacing w:line="360" w:lineRule="auto"/>
        <w:ind w:firstLine="480"/>
        <w:rPr>
          <w:noProof/>
          <w:color w:val="FF0000"/>
        </w:rPr>
      </w:pPr>
      <w:r w:rsidRPr="0027051B">
        <w:rPr>
          <w:rFonts w:hint="eastAsia"/>
          <w:noProof/>
          <w:color w:val="FF0000"/>
        </w:rPr>
        <w:t>。。。请往下写其余三个分系统的功能</w:t>
      </w:r>
    </w:p>
    <w:p w14:paraId="1BF66CA2" w14:textId="77777777" w:rsidR="00AD050D" w:rsidRDefault="00AD050D" w:rsidP="000D5F3E">
      <w:pPr>
        <w:pStyle w:val="affa"/>
        <w:spacing w:line="360" w:lineRule="auto"/>
        <w:ind w:firstLine="480"/>
        <w:rPr>
          <w:noProof/>
          <w:color w:val="FF0000"/>
        </w:rPr>
      </w:pPr>
    </w:p>
    <w:p w14:paraId="57B248AF" w14:textId="77777777" w:rsidR="00AD050D" w:rsidRDefault="00AD050D" w:rsidP="000D5F3E">
      <w:pPr>
        <w:pStyle w:val="affa"/>
        <w:spacing w:line="360" w:lineRule="auto"/>
        <w:ind w:firstLine="480"/>
        <w:rPr>
          <w:noProof/>
          <w:color w:val="FF0000"/>
        </w:rPr>
      </w:pPr>
      <w:r>
        <w:rPr>
          <w:rFonts w:hint="eastAsia"/>
          <w:noProof/>
          <w:color w:val="FF0000"/>
        </w:rPr>
        <w:t>。。。。</w:t>
      </w:r>
    </w:p>
    <w:p w14:paraId="6D9B4680" w14:textId="77777777" w:rsidR="00AD050D" w:rsidRPr="0027051B" w:rsidRDefault="00AD050D" w:rsidP="000D5F3E">
      <w:pPr>
        <w:pStyle w:val="affa"/>
        <w:spacing w:line="360" w:lineRule="auto"/>
        <w:ind w:firstLine="480"/>
        <w:rPr>
          <w:noProof/>
          <w:color w:val="FF0000"/>
        </w:rPr>
      </w:pPr>
    </w:p>
    <w:p w14:paraId="78EC9009" w14:textId="77777777" w:rsidR="00AD050D" w:rsidRDefault="00AD050D" w:rsidP="00D75879">
      <w:pPr>
        <w:pStyle w:val="2"/>
        <w:ind w:left="425"/>
      </w:pPr>
      <w:r>
        <w:rPr>
          <w:rFonts w:hint="eastAsia"/>
        </w:rPr>
        <w:t>系统的部署方案</w:t>
      </w:r>
    </w:p>
    <w:p w14:paraId="265EAD12" w14:textId="77777777" w:rsidR="00AD050D" w:rsidRDefault="00AD050D" w:rsidP="0027051B">
      <w:pPr>
        <w:pStyle w:val="affa"/>
        <w:spacing w:line="360" w:lineRule="auto"/>
        <w:ind w:firstLine="480"/>
      </w:pPr>
      <w:r w:rsidRPr="002D0D81">
        <w:rPr>
          <w:rFonts w:hint="eastAsia"/>
        </w:rPr>
        <w:t>测试云平台的系统部署方式，如图</w:t>
      </w:r>
      <w:r w:rsidRPr="002D0D81">
        <w:rPr>
          <w:rFonts w:hint="eastAsia"/>
        </w:rPr>
        <w:t>4.</w:t>
      </w:r>
      <w:r w:rsidRPr="002D0D81">
        <w:t>2-1</w:t>
      </w:r>
      <w:r w:rsidRPr="002D0D81">
        <w:rPr>
          <w:rFonts w:hint="eastAsia"/>
        </w:rPr>
        <w:t>所示。</w:t>
      </w:r>
    </w:p>
    <w:p w14:paraId="19225280" w14:textId="77777777" w:rsidR="00AD050D" w:rsidRPr="002D0D81" w:rsidRDefault="00AD050D" w:rsidP="0027051B">
      <w:pPr>
        <w:jc w:val="center"/>
        <w:rPr>
          <w:noProof/>
        </w:rPr>
      </w:pPr>
      <w:r w:rsidRPr="002D0D81">
        <w:rPr>
          <w:noProof/>
        </w:rPr>
        <w:drawing>
          <wp:inline distT="0" distB="0" distL="0" distR="0" wp14:anchorId="388A99FC" wp14:editId="38422A98">
            <wp:extent cx="5972810" cy="4671695"/>
            <wp:effectExtent l="0" t="0" r="0" b="0"/>
            <wp:docPr id="2" name="图片 2" descr="系统部署201906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系统部署201906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810" cy="4671695"/>
                    </a:xfrm>
                    <a:prstGeom prst="rect">
                      <a:avLst/>
                    </a:prstGeom>
                    <a:noFill/>
                    <a:ln>
                      <a:noFill/>
                    </a:ln>
                  </pic:spPr>
                </pic:pic>
              </a:graphicData>
            </a:graphic>
          </wp:inline>
        </w:drawing>
      </w:r>
    </w:p>
    <w:p w14:paraId="54C3AC80" w14:textId="77777777" w:rsidR="00AD050D" w:rsidRPr="002D0D81" w:rsidRDefault="00AD050D" w:rsidP="0027051B">
      <w:pPr>
        <w:pStyle w:val="affa"/>
        <w:spacing w:line="360" w:lineRule="auto"/>
        <w:ind w:firstLine="480"/>
        <w:jc w:val="center"/>
      </w:pPr>
      <w:r w:rsidRPr="002D0D81">
        <w:rPr>
          <w:rFonts w:hint="eastAsia"/>
        </w:rPr>
        <w:t>图</w:t>
      </w:r>
      <w:r w:rsidRPr="002D0D81">
        <w:rPr>
          <w:rFonts w:hint="eastAsia"/>
        </w:rPr>
        <w:t xml:space="preserve"> </w:t>
      </w:r>
      <w:r w:rsidRPr="002D0D81">
        <w:fldChar w:fldCharType="begin"/>
      </w:r>
      <w:r w:rsidRPr="002D0D81">
        <w:instrText xml:space="preserve"> </w:instrText>
      </w:r>
      <w:r w:rsidRPr="002D0D81">
        <w:rPr>
          <w:rFonts w:hint="eastAsia"/>
        </w:rPr>
        <w:instrText>STYLEREF 1 \s</w:instrText>
      </w:r>
      <w:r w:rsidRPr="002D0D81">
        <w:instrText xml:space="preserve"> </w:instrText>
      </w:r>
      <w:r w:rsidRPr="002D0D81">
        <w:fldChar w:fldCharType="separate"/>
      </w:r>
      <w:r w:rsidRPr="002D0D81">
        <w:t>4</w:t>
      </w:r>
      <w:r w:rsidRPr="002D0D81">
        <w:fldChar w:fldCharType="end"/>
      </w:r>
      <w:r w:rsidRPr="002D0D81">
        <w:t>.2-1</w:t>
      </w:r>
      <w:r w:rsidRPr="002D0D81">
        <w:rPr>
          <w:rFonts w:hint="eastAsia"/>
        </w:rPr>
        <w:t>云测试平台系统部署</w:t>
      </w:r>
    </w:p>
    <w:p w14:paraId="71BD8696" w14:textId="77777777" w:rsidR="00AD050D" w:rsidRPr="002D0D81" w:rsidRDefault="00AD050D" w:rsidP="0027051B">
      <w:pPr>
        <w:pStyle w:val="affa"/>
        <w:spacing w:line="360" w:lineRule="auto"/>
        <w:ind w:firstLine="480"/>
      </w:pPr>
      <w:r w:rsidRPr="002D0D81">
        <w:rPr>
          <w:rFonts w:hint="eastAsia"/>
        </w:rPr>
        <w:t>测试云平台的物理部署方式分为接入区网络和服务器区网络两部分，接入区网络由</w:t>
      </w:r>
      <w:r w:rsidRPr="002D0D81">
        <w:rPr>
          <w:rFonts w:hint="eastAsia"/>
        </w:rPr>
        <w:t>1</w:t>
      </w:r>
      <w:r w:rsidRPr="002D0D81">
        <w:rPr>
          <w:rFonts w:hint="eastAsia"/>
        </w:rPr>
        <w:t>台接入交换机连接各个客户端和核心交换机；服务器区网络由</w:t>
      </w:r>
      <w:r w:rsidRPr="002D0D81">
        <w:rPr>
          <w:rFonts w:hint="eastAsia"/>
        </w:rPr>
        <w:t>2</w:t>
      </w:r>
      <w:r w:rsidRPr="002D0D81">
        <w:rPr>
          <w:rFonts w:hint="eastAsia"/>
        </w:rPr>
        <w:t>台可堆叠核心交换机和</w:t>
      </w:r>
      <w:r w:rsidRPr="002D0D81">
        <w:rPr>
          <w:rFonts w:hint="eastAsia"/>
        </w:rPr>
        <w:t>11</w:t>
      </w:r>
      <w:r w:rsidRPr="002D0D81">
        <w:rPr>
          <w:rFonts w:hint="eastAsia"/>
        </w:rPr>
        <w:t>台物理服务器连接而成；为保证云平台安全性，在接入区网络和服务器区网络边界部署</w:t>
      </w:r>
      <w:r w:rsidRPr="002D0D81">
        <w:rPr>
          <w:rFonts w:hint="eastAsia"/>
        </w:rPr>
        <w:t>2</w:t>
      </w:r>
      <w:r w:rsidRPr="002D0D81">
        <w:rPr>
          <w:rFonts w:hint="eastAsia"/>
        </w:rPr>
        <w:t>台互为热备的反向代理服务器作为测试云平台的访问网关。</w:t>
      </w:r>
    </w:p>
    <w:p w14:paraId="0EE10B67" w14:textId="77777777" w:rsidR="00AD050D" w:rsidRPr="002D0D81" w:rsidRDefault="00AD050D" w:rsidP="0027051B">
      <w:pPr>
        <w:pStyle w:val="affa"/>
        <w:spacing w:line="360" w:lineRule="auto"/>
        <w:ind w:firstLine="480"/>
      </w:pPr>
      <w:r w:rsidRPr="002D0D81">
        <w:rPr>
          <w:rFonts w:hint="eastAsia"/>
        </w:rPr>
        <w:t>为满足部分不可云化资源的接入需求，在服务器区部署</w:t>
      </w:r>
      <w:r w:rsidRPr="002D0D81">
        <w:rPr>
          <w:rFonts w:hint="eastAsia"/>
        </w:rPr>
        <w:t>1</w:t>
      </w:r>
      <w:r w:rsidRPr="002D0D81">
        <w:rPr>
          <w:rFonts w:hint="eastAsia"/>
        </w:rPr>
        <w:t>台串口服务器，用于连接外部设备；并通过软件定义的专用子网，将</w:t>
      </w:r>
      <w:r w:rsidRPr="002D0D81">
        <w:t>外部真实装备</w:t>
      </w:r>
      <w:r w:rsidRPr="002D0D81">
        <w:rPr>
          <w:rFonts w:hint="eastAsia"/>
        </w:rPr>
        <w:t>与云平台进行一体化集成，从而构建出专用设备的综合测试环境。</w:t>
      </w:r>
    </w:p>
    <w:p w14:paraId="6A7F18E6" w14:textId="77777777" w:rsidR="00AD050D" w:rsidRPr="0027051B" w:rsidRDefault="00AD050D" w:rsidP="005A3A9A">
      <w:pPr>
        <w:pStyle w:val="affa"/>
        <w:spacing w:line="360" w:lineRule="auto"/>
        <w:ind w:firstLine="480"/>
      </w:pPr>
      <w:r w:rsidRPr="002D0D81">
        <w:rPr>
          <w:rFonts w:hint="eastAsia"/>
        </w:rPr>
        <w:t>服务器区的</w:t>
      </w:r>
      <w:r w:rsidRPr="002D0D81">
        <w:rPr>
          <w:rFonts w:hint="eastAsia"/>
        </w:rPr>
        <w:t>1</w:t>
      </w:r>
      <w:r>
        <w:t>3</w:t>
      </w:r>
      <w:r w:rsidRPr="002D0D81">
        <w:rPr>
          <w:rFonts w:hint="eastAsia"/>
        </w:rPr>
        <w:t>台物理服务器组成了测试云平台的核心服务器集群，其中</w:t>
      </w:r>
      <w:r>
        <w:t>7</w:t>
      </w:r>
      <w:r w:rsidRPr="002D0D81">
        <w:rPr>
          <w:rFonts w:hint="eastAsia"/>
        </w:rPr>
        <w:t>台物理服务器组成可信计算池，提供云平台运维管理和测试应用部署所需的服务器资源；另外</w:t>
      </w:r>
      <w:r w:rsidRPr="002D0D81">
        <w:rPr>
          <w:rFonts w:hint="eastAsia"/>
        </w:rPr>
        <w:t>6</w:t>
      </w:r>
      <w:r w:rsidRPr="002D0D81">
        <w:rPr>
          <w:rFonts w:hint="eastAsia"/>
        </w:rPr>
        <w:t>台服务器部署分布式存储系统，为测试云平台提供数据存储服务和测试环境管理服务。</w:t>
      </w:r>
    </w:p>
    <w:p w14:paraId="28EB2F62" w14:textId="77777777" w:rsidR="00AD050D" w:rsidRDefault="00AD050D" w:rsidP="004918B2">
      <w:pPr>
        <w:pStyle w:val="2"/>
        <w:ind w:left="425"/>
      </w:pPr>
      <w:r>
        <w:t>系统</w:t>
      </w:r>
      <w:r>
        <w:rPr>
          <w:rFonts w:hint="eastAsia"/>
        </w:rPr>
        <w:t>使用</w:t>
      </w:r>
      <w:r>
        <w:t>的</w:t>
      </w:r>
      <w:r>
        <w:rPr>
          <w:rFonts w:hint="eastAsia"/>
        </w:rPr>
        <w:t>业务流程</w:t>
      </w:r>
    </w:p>
    <w:p w14:paraId="618597CB" w14:textId="77777777" w:rsidR="00AD050D" w:rsidRDefault="00AD050D" w:rsidP="004918B2">
      <w:pPr>
        <w:pStyle w:val="affa"/>
        <w:spacing w:line="360" w:lineRule="auto"/>
        <w:ind w:firstLine="480"/>
      </w:pPr>
      <w:r w:rsidRPr="002D0D81">
        <w:t>系统基本使用</w:t>
      </w:r>
      <w:r>
        <w:t>的业务</w:t>
      </w:r>
      <w:r w:rsidRPr="002D0D81">
        <w:t>流程分为接收被测系统、测试需求分析、测试策划、测试设计与实现、测试执行、测试回归、测试总结七个阶段，软件测试流程示意图如图</w:t>
      </w:r>
      <w:r w:rsidRPr="002D0D81">
        <w:t>4.3-1</w:t>
      </w:r>
      <w:r>
        <w:rPr>
          <w:rFonts w:hint="eastAsia"/>
        </w:rPr>
        <w:t>。</w:t>
      </w:r>
    </w:p>
    <w:p w14:paraId="5D1D34BD" w14:textId="77777777" w:rsidR="00AD050D" w:rsidRPr="002D0D81" w:rsidRDefault="00AD050D" w:rsidP="004918B2">
      <w:pPr>
        <w:pStyle w:val="affa"/>
        <w:spacing w:line="360" w:lineRule="auto"/>
        <w:ind w:firstLineChars="0" w:firstLine="0"/>
        <w:jc w:val="center"/>
      </w:pPr>
    </w:p>
    <w:p w14:paraId="447D2960" w14:textId="77777777" w:rsidR="00AD050D" w:rsidRPr="002D0D81" w:rsidRDefault="00AD050D" w:rsidP="004918B2">
      <w:pPr>
        <w:pStyle w:val="affa"/>
        <w:spacing w:line="360" w:lineRule="auto"/>
        <w:ind w:firstLineChars="0" w:firstLine="0"/>
        <w:jc w:val="center"/>
      </w:pPr>
      <w:r w:rsidRPr="002D0D81">
        <w:object w:dxaOrig="12267" w:dyaOrig="14984" w14:anchorId="61E6F8B3">
          <v:shape id="_x0000_i1031" type="#_x0000_t75" style="width:463.5pt;height:530.25pt" o:ole="">
            <v:imagedata r:id="rId28" o:title=""/>
          </v:shape>
          <o:OLEObject Type="Embed" ProgID="Visio.Drawing.11" ShapeID="_x0000_i1031" DrawAspect="Content" ObjectID="_1627811624" r:id="rId29"/>
        </w:object>
      </w:r>
    </w:p>
    <w:p w14:paraId="10A9253D" w14:textId="77777777" w:rsidR="00AD050D" w:rsidRPr="002D0D81" w:rsidRDefault="00AD050D" w:rsidP="004918B2">
      <w:pPr>
        <w:pStyle w:val="afff2"/>
        <w:rPr>
          <w:rFonts w:ascii="Times New Roman" w:hAnsi="Times New Roman"/>
        </w:rPr>
      </w:pPr>
      <w:r w:rsidRPr="002D0D81">
        <w:rPr>
          <w:rFonts w:ascii="Times New Roman" w:hAnsi="Times New Roman"/>
        </w:rPr>
        <w:t>图</w:t>
      </w:r>
      <w:r w:rsidRPr="002D0D81">
        <w:rPr>
          <w:rFonts w:ascii="Times New Roman" w:hAnsi="Times New Roman"/>
        </w:rPr>
        <w:t xml:space="preserve"> </w:t>
      </w:r>
      <w:r w:rsidRPr="002D0D81">
        <w:rPr>
          <w:rFonts w:ascii="Times New Roman" w:hAnsi="Times New Roman"/>
        </w:rPr>
        <w:fldChar w:fldCharType="begin"/>
      </w:r>
      <w:r w:rsidRPr="002D0D81">
        <w:rPr>
          <w:rFonts w:ascii="Times New Roman" w:hAnsi="Times New Roman"/>
        </w:rPr>
        <w:instrText xml:space="preserve"> STYLEREF 1 \s </w:instrText>
      </w:r>
      <w:r w:rsidRPr="002D0D81">
        <w:rPr>
          <w:rFonts w:ascii="Times New Roman" w:hAnsi="Times New Roman"/>
        </w:rPr>
        <w:fldChar w:fldCharType="separate"/>
      </w:r>
      <w:r w:rsidRPr="002D0D81">
        <w:rPr>
          <w:rFonts w:ascii="Times New Roman" w:hAnsi="Times New Roman"/>
        </w:rPr>
        <w:t>4</w:t>
      </w:r>
      <w:r w:rsidRPr="002D0D81">
        <w:rPr>
          <w:rFonts w:ascii="Times New Roman" w:hAnsi="Times New Roman"/>
        </w:rPr>
        <w:fldChar w:fldCharType="end"/>
      </w:r>
      <w:r w:rsidRPr="002D0D81">
        <w:rPr>
          <w:rFonts w:ascii="Times New Roman" w:hAnsi="Times New Roman"/>
        </w:rPr>
        <w:t>.3</w:t>
      </w:r>
      <w:r w:rsidRPr="002D0D81">
        <w:rPr>
          <w:rFonts w:ascii="Times New Roman" w:hAnsi="Times New Roman"/>
        </w:rPr>
        <w:noBreakHyphen/>
      </w:r>
      <w:r w:rsidRPr="002D0D81">
        <w:rPr>
          <w:rFonts w:ascii="Times New Roman" w:hAnsi="Times New Roman"/>
        </w:rPr>
        <w:fldChar w:fldCharType="begin"/>
      </w:r>
      <w:r w:rsidRPr="002D0D81">
        <w:rPr>
          <w:rFonts w:ascii="Times New Roman" w:hAnsi="Times New Roman"/>
        </w:rPr>
        <w:instrText xml:space="preserve"> SEQ </w:instrText>
      </w:r>
      <w:r w:rsidRPr="002D0D81">
        <w:rPr>
          <w:rFonts w:ascii="Times New Roman" w:hAnsi="Times New Roman"/>
        </w:rPr>
        <w:instrText>图</w:instrText>
      </w:r>
      <w:r w:rsidRPr="002D0D81">
        <w:rPr>
          <w:rFonts w:ascii="Times New Roman" w:hAnsi="Times New Roman"/>
        </w:rPr>
        <w:instrText xml:space="preserve"> \* ARABIC \s 1 </w:instrText>
      </w:r>
      <w:r w:rsidRPr="002D0D81">
        <w:rPr>
          <w:rFonts w:ascii="Times New Roman" w:hAnsi="Times New Roman"/>
        </w:rPr>
        <w:fldChar w:fldCharType="separate"/>
      </w:r>
      <w:r w:rsidRPr="002D0D81">
        <w:rPr>
          <w:rFonts w:ascii="Times New Roman" w:hAnsi="Times New Roman"/>
        </w:rPr>
        <w:t>1</w:t>
      </w:r>
      <w:r w:rsidRPr="002D0D81">
        <w:rPr>
          <w:rFonts w:ascii="Times New Roman" w:hAnsi="Times New Roman"/>
        </w:rPr>
        <w:fldChar w:fldCharType="end"/>
      </w:r>
      <w:r w:rsidRPr="002D0D81">
        <w:rPr>
          <w:rFonts w:ascii="Times New Roman" w:hAnsi="Times New Roman"/>
        </w:rPr>
        <w:t>软件测试流程示意图</w:t>
      </w:r>
    </w:p>
    <w:p w14:paraId="44065513" w14:textId="77777777" w:rsidR="00AD050D" w:rsidRPr="002D0D81" w:rsidRDefault="00AD050D" w:rsidP="004918B2">
      <w:pPr>
        <w:pStyle w:val="affa"/>
        <w:spacing w:line="360" w:lineRule="auto"/>
        <w:ind w:firstLineChars="0" w:firstLine="0"/>
      </w:pPr>
    </w:p>
    <w:p w14:paraId="41FA916B" w14:textId="77777777" w:rsidR="00AD050D" w:rsidRPr="002D0D81" w:rsidRDefault="00AD050D" w:rsidP="004918B2">
      <w:pPr>
        <w:pStyle w:val="affa"/>
        <w:spacing w:line="360" w:lineRule="auto"/>
        <w:ind w:firstLineChars="0" w:firstLine="0"/>
        <w:jc w:val="center"/>
      </w:pPr>
      <w:r w:rsidRPr="002D0D81">
        <w:object w:dxaOrig="12097" w:dyaOrig="19668" w14:anchorId="74DFD5CC">
          <v:shape id="_x0000_i1032" type="#_x0000_t75" style="width:415.5pt;height:675.75pt" o:ole="">
            <v:imagedata r:id="rId30" o:title=""/>
          </v:shape>
          <o:OLEObject Type="Embed" ProgID="Visio.Drawing.11" ShapeID="_x0000_i1032" DrawAspect="Content" ObjectID="_1627811625" r:id="rId31"/>
        </w:object>
      </w:r>
    </w:p>
    <w:p w14:paraId="44A995B4" w14:textId="77777777" w:rsidR="00AD050D" w:rsidRPr="002D0D81" w:rsidRDefault="00AD050D" w:rsidP="004918B2">
      <w:pPr>
        <w:pStyle w:val="afff2"/>
        <w:rPr>
          <w:rFonts w:ascii="Times New Roman" w:hAnsi="Times New Roman"/>
        </w:rPr>
      </w:pPr>
      <w:r w:rsidRPr="002D0D81">
        <w:rPr>
          <w:rFonts w:ascii="Times New Roman" w:hAnsi="Times New Roman"/>
        </w:rPr>
        <w:t>图</w:t>
      </w:r>
      <w:r w:rsidRPr="002D0D81">
        <w:rPr>
          <w:rFonts w:ascii="Times New Roman" w:hAnsi="Times New Roman"/>
        </w:rPr>
        <w:t xml:space="preserve"> </w:t>
      </w:r>
      <w:r w:rsidRPr="002D0D81">
        <w:rPr>
          <w:rFonts w:ascii="Times New Roman" w:hAnsi="Times New Roman"/>
        </w:rPr>
        <w:fldChar w:fldCharType="begin"/>
      </w:r>
      <w:r w:rsidRPr="002D0D81">
        <w:rPr>
          <w:rFonts w:ascii="Times New Roman" w:hAnsi="Times New Roman"/>
        </w:rPr>
        <w:instrText xml:space="preserve"> STYLEREF 1 \s </w:instrText>
      </w:r>
      <w:r w:rsidRPr="002D0D81">
        <w:rPr>
          <w:rFonts w:ascii="Times New Roman" w:hAnsi="Times New Roman"/>
        </w:rPr>
        <w:fldChar w:fldCharType="separate"/>
      </w:r>
      <w:r w:rsidRPr="002D0D81">
        <w:rPr>
          <w:rFonts w:ascii="Times New Roman" w:hAnsi="Times New Roman"/>
        </w:rPr>
        <w:t>4</w:t>
      </w:r>
      <w:r w:rsidRPr="002D0D81">
        <w:rPr>
          <w:rFonts w:ascii="Times New Roman" w:hAnsi="Times New Roman"/>
        </w:rPr>
        <w:fldChar w:fldCharType="end"/>
      </w:r>
      <w:r w:rsidRPr="002D0D81">
        <w:rPr>
          <w:rFonts w:ascii="Times New Roman" w:hAnsi="Times New Roman"/>
        </w:rPr>
        <w:t>.3</w:t>
      </w:r>
      <w:r w:rsidRPr="002D0D81">
        <w:rPr>
          <w:rFonts w:ascii="Times New Roman" w:hAnsi="Times New Roman"/>
        </w:rPr>
        <w:noBreakHyphen/>
        <w:t>2</w:t>
      </w:r>
      <w:r w:rsidRPr="002D0D81">
        <w:rPr>
          <w:rFonts w:ascii="Times New Roman" w:hAnsi="Times New Roman"/>
        </w:rPr>
        <w:t>系统使用流程图</w:t>
      </w:r>
    </w:p>
    <w:p w14:paraId="38E10072" w14:textId="77777777" w:rsidR="00AD050D" w:rsidRPr="002D0D81" w:rsidRDefault="00AD050D" w:rsidP="004918B2">
      <w:pPr>
        <w:pStyle w:val="affa"/>
        <w:spacing w:line="360" w:lineRule="auto"/>
        <w:ind w:firstLine="480"/>
      </w:pPr>
      <w:r w:rsidRPr="002D0D81">
        <w:t>系统基本使用流程分为接收被测系统、测试需求分析、测试策划、测试设计与实现、测试执行、测试回归、测试总结七个阶段，软件测试流程示意图如图</w:t>
      </w:r>
      <w:r w:rsidRPr="002D0D81">
        <w:t>4.3-1</w:t>
      </w:r>
      <w:r w:rsidRPr="002D0D81">
        <w:t>，系统按阶段使用流程如图</w:t>
      </w:r>
      <w:r w:rsidRPr="002D0D81">
        <w:t>4.3-2</w:t>
      </w:r>
      <w:r w:rsidRPr="002D0D81">
        <w:t>，详细描述如下：</w:t>
      </w:r>
    </w:p>
    <w:p w14:paraId="2ADAD807" w14:textId="77777777" w:rsidR="00AD050D" w:rsidRPr="002D0D81" w:rsidRDefault="00AD050D" w:rsidP="00183012">
      <w:pPr>
        <w:pStyle w:val="3"/>
      </w:pPr>
      <w:bookmarkStart w:id="56" w:name="_Toc16632620"/>
      <w:r w:rsidRPr="002D0D81">
        <w:t>接收被测系统</w:t>
      </w:r>
      <w:bookmarkEnd w:id="56"/>
    </w:p>
    <w:p w14:paraId="289E4A61" w14:textId="77777777" w:rsidR="00AD050D" w:rsidRPr="002D0D81" w:rsidRDefault="00AD050D" w:rsidP="004918B2">
      <w:pPr>
        <w:pStyle w:val="affa"/>
        <w:spacing w:line="360" w:lineRule="auto"/>
        <w:ind w:firstLine="480"/>
      </w:pPr>
      <w:r w:rsidRPr="002D0D81">
        <w:t>接收的被测系统包括被测系统源代码、被测系统可执行程序、被测系统文档（包括软件研制总要求、软件需求规格说明、软件设计说明、软件用户手册、软件接口协议等），接收到的被测系统被存储到软件产品库，同时测试过程管理系统对被测系统出库入库做配置管理。</w:t>
      </w:r>
    </w:p>
    <w:p w14:paraId="5B9829CD" w14:textId="77777777" w:rsidR="00AD050D" w:rsidRPr="002D0D81" w:rsidRDefault="00AD050D" w:rsidP="00183012">
      <w:pPr>
        <w:pStyle w:val="3"/>
      </w:pPr>
      <w:bookmarkStart w:id="57" w:name="_Toc16632621"/>
      <w:r w:rsidRPr="002D0D81">
        <w:t>测试需求分析阶段</w:t>
      </w:r>
      <w:bookmarkEnd w:id="57"/>
    </w:p>
    <w:p w14:paraId="77889102" w14:textId="77777777" w:rsidR="00AD050D" w:rsidRPr="002D0D81" w:rsidRDefault="00AD050D" w:rsidP="004918B2">
      <w:pPr>
        <w:pStyle w:val="affa"/>
        <w:spacing w:line="360" w:lineRule="auto"/>
        <w:ind w:firstLine="480"/>
      </w:pPr>
      <w:r w:rsidRPr="002D0D81">
        <w:t>a.</w:t>
      </w:r>
      <w:r w:rsidRPr="002D0D81">
        <w:t>测试内容需求分析</w:t>
      </w:r>
    </w:p>
    <w:p w14:paraId="4D2FFD60" w14:textId="77777777" w:rsidR="00AD050D" w:rsidRPr="002D0D81" w:rsidRDefault="00AD050D" w:rsidP="004918B2">
      <w:pPr>
        <w:pStyle w:val="affa"/>
        <w:spacing w:line="360" w:lineRule="auto"/>
        <w:ind w:firstLine="480"/>
      </w:pPr>
      <w:r w:rsidRPr="002D0D81">
        <w:t>测试过程管理系统进入到测试需求分析阶段，测试人员选择此次的测试级别后，辅助设计服务模块从产品库中调取软件需求规格说明文档，提取测试需求后生成测试项存入测试过程管理系统，并自动适配对应的测试类型，测试人员可对提取的测试类型、测试项进行修改调整或确认后生成正式测试需求存储到数据库。</w:t>
      </w:r>
    </w:p>
    <w:p w14:paraId="45182B42" w14:textId="77777777" w:rsidR="00AD050D" w:rsidRPr="002D0D81" w:rsidRDefault="00AD050D" w:rsidP="004918B2">
      <w:pPr>
        <w:pStyle w:val="affa"/>
        <w:spacing w:line="360" w:lineRule="auto"/>
        <w:ind w:firstLine="480"/>
      </w:pPr>
      <w:r w:rsidRPr="002D0D81">
        <w:t>b.</w:t>
      </w:r>
      <w:r w:rsidRPr="002D0D81">
        <w:t>接口数据需求分析</w:t>
      </w:r>
    </w:p>
    <w:p w14:paraId="4B406595" w14:textId="77777777" w:rsidR="00AD050D" w:rsidRPr="002D0D81" w:rsidRDefault="00AD050D" w:rsidP="004918B2">
      <w:pPr>
        <w:pStyle w:val="affa"/>
        <w:spacing w:line="360" w:lineRule="auto"/>
        <w:ind w:firstLine="480"/>
      </w:pPr>
      <w:r w:rsidRPr="002D0D81">
        <w:t>辅助设计服务模块从软件接口协议说明文档中提取接口交互数据需求，包括接口类型、内容、格式、源地址、目的地地址等信息，生成接口数据需求，测试人员可修改调整或确认后生成正式测试环境需求存储到数据库。</w:t>
      </w:r>
    </w:p>
    <w:p w14:paraId="0085E078" w14:textId="77777777" w:rsidR="00AD050D" w:rsidRPr="002D0D81" w:rsidRDefault="00AD050D" w:rsidP="004918B2">
      <w:pPr>
        <w:pStyle w:val="affa"/>
        <w:spacing w:line="360" w:lineRule="auto"/>
        <w:ind w:firstLine="480"/>
      </w:pPr>
      <w:r w:rsidRPr="002D0D81">
        <w:t>c.</w:t>
      </w:r>
      <w:r w:rsidRPr="002D0D81">
        <w:t>系统运行业务流程需求分析</w:t>
      </w:r>
    </w:p>
    <w:p w14:paraId="2B011F2E" w14:textId="77777777" w:rsidR="00AD050D" w:rsidRPr="002D0D81" w:rsidRDefault="00AD050D" w:rsidP="004918B2">
      <w:pPr>
        <w:pStyle w:val="affa"/>
        <w:spacing w:line="360" w:lineRule="auto"/>
        <w:ind w:firstLine="480"/>
      </w:pPr>
      <w:r w:rsidRPr="002D0D81">
        <w:t>辅助设计服务模块从研制总要求和需求规格说明中，提取系统运行典型场景流程，生成运行流程需求，测试人员可进行修改调整或确认后生成正式系统运行流程需求，并作为测试项存入数据库。</w:t>
      </w:r>
    </w:p>
    <w:p w14:paraId="6515FB68" w14:textId="77777777" w:rsidR="00AD050D" w:rsidRPr="002D0D81" w:rsidRDefault="00AD050D" w:rsidP="004918B2">
      <w:pPr>
        <w:pStyle w:val="affa"/>
        <w:spacing w:line="360" w:lineRule="auto"/>
        <w:ind w:firstLine="480"/>
      </w:pPr>
      <w:r w:rsidRPr="002D0D81">
        <w:t>d.</w:t>
      </w:r>
      <w:r w:rsidRPr="002D0D81">
        <w:t>测试环境需求分析</w:t>
      </w:r>
    </w:p>
    <w:p w14:paraId="175AA601" w14:textId="77777777" w:rsidR="00AD050D" w:rsidRPr="002D0D81" w:rsidRDefault="00AD050D" w:rsidP="004918B2">
      <w:pPr>
        <w:pStyle w:val="affa"/>
        <w:spacing w:line="360" w:lineRule="auto"/>
        <w:ind w:firstLine="480"/>
      </w:pPr>
      <w:r w:rsidRPr="002D0D81">
        <w:t>辅助设计服务模块从需求规格说明文档中运行环境部分提取被测件运行环境所需要的操作系统及版本、硬件配置及台位数量、支撑软件、外部交互接口类型等信息，生成测试环境需求，测试人员可修改调整或确认后生成正式测试环境需求存储到数据库。</w:t>
      </w:r>
    </w:p>
    <w:p w14:paraId="0B9F2EA9" w14:textId="77777777" w:rsidR="00AD050D" w:rsidRPr="002D0D81" w:rsidRDefault="00AD050D" w:rsidP="004918B2">
      <w:pPr>
        <w:pStyle w:val="affa"/>
        <w:spacing w:line="360" w:lineRule="auto"/>
        <w:ind w:firstLine="480"/>
      </w:pPr>
      <w:r w:rsidRPr="002D0D81">
        <w:t>e.</w:t>
      </w:r>
      <w:r w:rsidRPr="002D0D81">
        <w:t>测试工具需求分析</w:t>
      </w:r>
    </w:p>
    <w:p w14:paraId="74CDC901" w14:textId="77777777" w:rsidR="00AD050D" w:rsidRPr="002D0D81" w:rsidRDefault="00AD050D" w:rsidP="004918B2">
      <w:pPr>
        <w:pStyle w:val="affa"/>
        <w:spacing w:line="360" w:lineRule="auto"/>
        <w:ind w:firstLine="480"/>
      </w:pPr>
      <w:r w:rsidRPr="002D0D81">
        <w:t>辅助设计服务模块从需求规格说明文档中提取被测系统测试类型要求、操作系统、开发语言、开发平台、测试环境需求等信息，自动适配需要的白盒测试工具和黑盒自动化测试工具，生成测试工具需求，测试人员可修改调整或确认后生成正式测试工具需求存储到数据库。</w:t>
      </w:r>
    </w:p>
    <w:p w14:paraId="15A533BC" w14:textId="77777777" w:rsidR="00AD050D" w:rsidRPr="002D0D81" w:rsidRDefault="00AD050D" w:rsidP="00183012">
      <w:pPr>
        <w:pStyle w:val="3"/>
      </w:pPr>
      <w:bookmarkStart w:id="58" w:name="_Toc16632622"/>
      <w:r w:rsidRPr="002D0D81">
        <w:t>测试策划阶段</w:t>
      </w:r>
      <w:bookmarkEnd w:id="58"/>
    </w:p>
    <w:p w14:paraId="7DBE7D3F" w14:textId="77777777" w:rsidR="00AD050D" w:rsidRPr="002D0D81" w:rsidRDefault="00AD050D" w:rsidP="004918B2">
      <w:pPr>
        <w:pStyle w:val="affa"/>
        <w:spacing w:line="360" w:lineRule="auto"/>
        <w:ind w:firstLine="480"/>
      </w:pPr>
      <w:r w:rsidRPr="002D0D81">
        <w:t>a.</w:t>
      </w:r>
      <w:r w:rsidRPr="002D0D81">
        <w:t>编写测评大纲及进行评审</w:t>
      </w:r>
    </w:p>
    <w:p w14:paraId="0FD7E4CF" w14:textId="77777777" w:rsidR="00AD050D" w:rsidRPr="002D0D81" w:rsidRDefault="00AD050D" w:rsidP="004918B2">
      <w:pPr>
        <w:pStyle w:val="affa"/>
        <w:spacing w:line="360" w:lineRule="auto"/>
        <w:ind w:firstLine="480"/>
      </w:pPr>
      <w:r w:rsidRPr="002D0D81">
        <w:t>测试项目负责人根据提取到的测试需求内容，对测评大纲测试内容与方法、测试环境、测试进度、测试结束条件、配置管理、质量保证及风险分析等进行进一步完善后，生成测评大纲。</w:t>
      </w:r>
    </w:p>
    <w:p w14:paraId="687183AE" w14:textId="77777777" w:rsidR="00AD050D" w:rsidRPr="002D0D81" w:rsidRDefault="00AD050D" w:rsidP="004918B2">
      <w:pPr>
        <w:pStyle w:val="affa"/>
        <w:spacing w:line="360" w:lineRule="auto"/>
        <w:ind w:firstLine="480"/>
      </w:pPr>
      <w:r w:rsidRPr="002D0D81">
        <w:t>之后通过网上评审的方式，组织专家对测评大纲内容进行评审，专家给出评审修改意见后，按意见进行修改完善，并根据修改意见对测试需求进行调整。</w:t>
      </w:r>
    </w:p>
    <w:p w14:paraId="65D5AA09" w14:textId="77777777" w:rsidR="00AD050D" w:rsidRPr="002D0D81" w:rsidRDefault="00AD050D" w:rsidP="004918B2">
      <w:pPr>
        <w:pStyle w:val="affa"/>
        <w:spacing w:line="360" w:lineRule="auto"/>
        <w:ind w:firstLine="480"/>
      </w:pPr>
      <w:r w:rsidRPr="002D0D81">
        <w:t>b.</w:t>
      </w:r>
      <w:r w:rsidRPr="002D0D81">
        <w:t>生成测试环境及部署被测系统</w:t>
      </w:r>
    </w:p>
    <w:p w14:paraId="50E916D3" w14:textId="77777777" w:rsidR="00AD050D" w:rsidRPr="002D0D81" w:rsidRDefault="00AD050D" w:rsidP="004918B2">
      <w:pPr>
        <w:pStyle w:val="affa"/>
        <w:spacing w:line="360" w:lineRule="auto"/>
        <w:ind w:firstLine="480"/>
      </w:pPr>
      <w:r w:rsidRPr="002D0D81">
        <w:t>辅助设计服务根据测试环境需求和测试工具需求为测试云平台所需的各类操作系统镜像和测试工具镜像提供统一的管理入口，通过使用系统分层技术，动态组合操作系统镜像和测试工具镜像，构建系统需要的测试试验环境并部署被测系统，并将测试环境配置信息存储到数据库。</w:t>
      </w:r>
    </w:p>
    <w:p w14:paraId="191D8AA6" w14:textId="77777777" w:rsidR="00AD050D" w:rsidRPr="002D0D81" w:rsidRDefault="00AD050D" w:rsidP="004918B2">
      <w:pPr>
        <w:pStyle w:val="affa"/>
        <w:spacing w:line="360" w:lineRule="auto"/>
        <w:ind w:firstLine="480"/>
      </w:pPr>
      <w:r w:rsidRPr="002D0D81">
        <w:t>云适配器根据接口数据需求，调取测试工具</w:t>
      </w:r>
      <w:r w:rsidRPr="002D0D81">
        <w:t>Etest</w:t>
      </w:r>
      <w:r w:rsidRPr="002D0D81">
        <w:t>，根据接口数据需求，生成系统所需要的输入数据，并将数据环境配置信息存储到数据库。</w:t>
      </w:r>
    </w:p>
    <w:p w14:paraId="1D5CCEA9" w14:textId="77777777" w:rsidR="00AD050D" w:rsidRPr="002D0D81" w:rsidRDefault="00AD050D" w:rsidP="00183012">
      <w:pPr>
        <w:pStyle w:val="3"/>
      </w:pPr>
      <w:bookmarkStart w:id="59" w:name="_Toc16632623"/>
      <w:r w:rsidRPr="002D0D81">
        <w:t>测试设计阶段</w:t>
      </w:r>
      <w:bookmarkEnd w:id="59"/>
    </w:p>
    <w:p w14:paraId="0C70E065" w14:textId="77777777" w:rsidR="00AD050D" w:rsidRPr="002D0D81" w:rsidRDefault="00AD050D" w:rsidP="004918B2">
      <w:pPr>
        <w:pStyle w:val="affa"/>
        <w:spacing w:line="360" w:lineRule="auto"/>
        <w:ind w:firstLine="480"/>
      </w:pPr>
      <w:r w:rsidRPr="002D0D81">
        <w:t>辅助设计服务模块调取被测对象需求规格说明文档、设计说明文档、用户手册文档，通过决策支持经验库，采用智能算法自动推荐测试用例，测试人员对推荐的测试用例进行修改完善后求存储到测试过程管理系统，再生成测试说明文档。</w:t>
      </w:r>
    </w:p>
    <w:p w14:paraId="615D429B" w14:textId="77777777" w:rsidR="00AD050D" w:rsidRPr="002D0D81" w:rsidRDefault="00AD050D" w:rsidP="004918B2">
      <w:pPr>
        <w:pStyle w:val="affa"/>
        <w:spacing w:line="360" w:lineRule="auto"/>
        <w:ind w:firstLine="480"/>
      </w:pPr>
      <w:r w:rsidRPr="002D0D81">
        <w:t>辅助设计服务模块调取测试工具需求分析结果，自动解析后通过支撑层测试工具适配，调用功能测试、性能测试、接口测试等对应的黑盒自动化测试工具，根据已设计好对应的测试用例，录制自动化执行脚本，由测试人员进行调整完善后，根据系统运行流程需求，由生成对应的系统运行流程场景。自动化执行脚本和运行流程场景配置存入数据库。</w:t>
      </w:r>
    </w:p>
    <w:p w14:paraId="51D10BD3" w14:textId="77777777" w:rsidR="00AD050D" w:rsidRPr="002D0D81" w:rsidRDefault="00AD050D" w:rsidP="00183012">
      <w:pPr>
        <w:pStyle w:val="3"/>
      </w:pPr>
      <w:bookmarkStart w:id="60" w:name="_Toc16632624"/>
      <w:r w:rsidRPr="002D0D81">
        <w:t>测试执行阶段</w:t>
      </w:r>
      <w:bookmarkEnd w:id="60"/>
    </w:p>
    <w:p w14:paraId="5BBF7D7C" w14:textId="77777777" w:rsidR="00AD050D" w:rsidRPr="002D0D81" w:rsidRDefault="00AD050D" w:rsidP="004918B2">
      <w:pPr>
        <w:pStyle w:val="affa"/>
        <w:spacing w:line="360" w:lineRule="auto"/>
        <w:ind w:firstLine="480"/>
      </w:pPr>
      <w:r w:rsidRPr="002D0D81">
        <w:t>a.</w:t>
      </w:r>
      <w:r w:rsidRPr="002D0D81">
        <w:t>白盒测试部分（静态分析、代码审查、逻辑测试等）</w:t>
      </w:r>
    </w:p>
    <w:p w14:paraId="5C3DE419" w14:textId="77777777" w:rsidR="00AD050D" w:rsidRPr="002D0D81" w:rsidRDefault="00AD050D" w:rsidP="004918B2">
      <w:pPr>
        <w:pStyle w:val="affa"/>
        <w:spacing w:line="360" w:lineRule="auto"/>
        <w:ind w:firstLine="480"/>
      </w:pPr>
      <w:r w:rsidRPr="002D0D81">
        <w:t>测试人员根据测试工具需求分析结果，调用对应的测试工具（</w:t>
      </w:r>
      <w:r w:rsidRPr="002D0D81">
        <w:t>TestBed</w:t>
      </w:r>
      <w:r w:rsidRPr="002D0D81">
        <w:t>、</w:t>
      </w:r>
      <w:r w:rsidRPr="002D0D81">
        <w:t>C++ Test</w:t>
      </w:r>
      <w:r w:rsidRPr="002D0D81">
        <w:t>、</w:t>
      </w:r>
      <w:r w:rsidRPr="002D0D81">
        <w:t>PolySpace</w:t>
      </w:r>
      <w:r w:rsidRPr="002D0D81">
        <w:t>、</w:t>
      </w:r>
      <w:r w:rsidRPr="002D0D81">
        <w:t>Klocwork</w:t>
      </w:r>
      <w:r w:rsidRPr="002D0D81">
        <w:t>等）后，通过云适配器对相应的白盒测试用例数据进行解析，对被测系统源代码进行数据标准规范检查、源码自动分析、代码质量测试等，检查结果自动存储数据库。</w:t>
      </w:r>
    </w:p>
    <w:p w14:paraId="4D647C0E" w14:textId="77777777" w:rsidR="00AD050D" w:rsidRPr="002D0D81" w:rsidRDefault="00AD050D" w:rsidP="004918B2">
      <w:pPr>
        <w:pStyle w:val="affa"/>
        <w:spacing w:line="360" w:lineRule="auto"/>
        <w:ind w:firstLine="480"/>
      </w:pPr>
      <w:r w:rsidRPr="002D0D81">
        <w:t>b.</w:t>
      </w:r>
      <w:r w:rsidRPr="002D0D81">
        <w:t>黑盒测试部分（功能测试、性能测试、接口测试、人机界面测试、边界测试等）</w:t>
      </w:r>
    </w:p>
    <w:p w14:paraId="22F81149" w14:textId="77777777" w:rsidR="00AD050D" w:rsidRPr="002D0D81" w:rsidRDefault="00AD050D" w:rsidP="004918B2">
      <w:pPr>
        <w:pStyle w:val="affa"/>
        <w:spacing w:line="360" w:lineRule="auto"/>
        <w:ind w:firstLine="480"/>
      </w:pPr>
      <w:r w:rsidRPr="002D0D81">
        <w:t>测试工具云化服务模块根据系统业务流程场景，将对应的执行脚本分别部署于对应被测系统终端，按被测系统的功能和流程自动执行功能、性能、接口等测试类型测试。测试执行结果自动存储到数据库。</w:t>
      </w:r>
    </w:p>
    <w:p w14:paraId="21BBDC16" w14:textId="77777777" w:rsidR="00AD050D" w:rsidRPr="002D0D81" w:rsidRDefault="00AD050D" w:rsidP="004918B2">
      <w:pPr>
        <w:pStyle w:val="affa"/>
        <w:spacing w:line="360" w:lineRule="auto"/>
        <w:ind w:firstLineChars="183" w:firstLine="439"/>
      </w:pPr>
      <w:r w:rsidRPr="002D0D81">
        <w:t>c.</w:t>
      </w:r>
      <w:r w:rsidRPr="002D0D81">
        <w:t>测试数据采集与分析系统自动采集测试结果，结合白盒测试测试结果，对测试结果进行分析后分析结果存入数据库，并由测试过程管理系统生成对应的测试记录和测试问题报告单。</w:t>
      </w:r>
    </w:p>
    <w:p w14:paraId="3EF7052B" w14:textId="77777777" w:rsidR="00AD050D" w:rsidRPr="002D0D81" w:rsidRDefault="00AD050D" w:rsidP="00183012">
      <w:pPr>
        <w:pStyle w:val="3"/>
      </w:pPr>
      <w:bookmarkStart w:id="61" w:name="_Toc16632625"/>
      <w:r w:rsidRPr="002D0D81">
        <w:t>测试回归阶段</w:t>
      </w:r>
      <w:bookmarkEnd w:id="61"/>
    </w:p>
    <w:p w14:paraId="258E1FE9" w14:textId="77777777" w:rsidR="00AD050D" w:rsidRPr="002D0D81" w:rsidRDefault="00AD050D" w:rsidP="004918B2">
      <w:pPr>
        <w:pStyle w:val="affa"/>
        <w:spacing w:line="360" w:lineRule="auto"/>
        <w:ind w:firstLine="480"/>
      </w:pPr>
      <w:r w:rsidRPr="002D0D81">
        <w:t>测试项目负责人将测试问题报告单与研制方进行确认后，正式提交给研制方，由研制方对测试问题进行修改。</w:t>
      </w:r>
    </w:p>
    <w:p w14:paraId="586AE697" w14:textId="77777777" w:rsidR="00AD050D" w:rsidRPr="002D0D81" w:rsidRDefault="00AD050D" w:rsidP="004918B2">
      <w:pPr>
        <w:pStyle w:val="affa"/>
        <w:spacing w:line="360" w:lineRule="auto"/>
        <w:ind w:firstLine="480"/>
      </w:pPr>
      <w:r w:rsidRPr="002D0D81">
        <w:t>研制方对测试问题修改完成后，测试方对被测系统进行第一轮回归测试，如问题未全部关闭，继续由研发方进行修改，如问题全部关闭，则进入到测试总结阶段。</w:t>
      </w:r>
    </w:p>
    <w:p w14:paraId="181D0A7F" w14:textId="77777777" w:rsidR="00AD050D" w:rsidRPr="002D0D81" w:rsidRDefault="00AD050D" w:rsidP="00183012">
      <w:pPr>
        <w:pStyle w:val="3"/>
      </w:pPr>
      <w:bookmarkStart w:id="62" w:name="_Toc16632626"/>
      <w:r w:rsidRPr="002D0D81">
        <w:t>测试总结阶段</w:t>
      </w:r>
      <w:bookmarkEnd w:id="62"/>
    </w:p>
    <w:p w14:paraId="2D28633C" w14:textId="77777777" w:rsidR="00AD050D" w:rsidRPr="002D0D81" w:rsidRDefault="00AD050D" w:rsidP="004918B2">
      <w:pPr>
        <w:pStyle w:val="affa"/>
        <w:spacing w:line="360" w:lineRule="auto"/>
        <w:ind w:firstLine="480"/>
      </w:pPr>
      <w:r w:rsidRPr="002D0D81">
        <w:t>研制方测试数据采集与分析系统采集的测试结果，对测试数据进行分析后，结合测试需求分析结果，生成测评报告，给出测评结论。</w:t>
      </w:r>
    </w:p>
    <w:p w14:paraId="0173B803" w14:textId="77777777" w:rsidR="00AD050D" w:rsidRPr="002D0D81" w:rsidRDefault="00AD050D" w:rsidP="004918B2">
      <w:pPr>
        <w:pStyle w:val="affa"/>
        <w:spacing w:line="360" w:lineRule="auto"/>
        <w:ind w:firstLine="480"/>
      </w:pPr>
      <w:r w:rsidRPr="002D0D81">
        <w:t>之后通过网上评审的方式，组织专家对测评报告内容进行评审，给出评审修改意见后，根据修改意见对测评报告进行修改。</w:t>
      </w:r>
    </w:p>
    <w:p w14:paraId="4F66FBF1" w14:textId="77777777" w:rsidR="00AD050D" w:rsidRDefault="00AD050D" w:rsidP="00D208FC">
      <w:pPr>
        <w:pStyle w:val="2"/>
        <w:ind w:left="425"/>
      </w:pPr>
      <w:r>
        <w:rPr>
          <w:rFonts w:hint="eastAsia"/>
        </w:rPr>
        <w:t>系统的工作流程</w:t>
      </w:r>
    </w:p>
    <w:p w14:paraId="3CDC36E0" w14:textId="77777777" w:rsidR="00AD050D" w:rsidRDefault="00AD050D" w:rsidP="00D208FC">
      <w:pPr>
        <w:pStyle w:val="affa"/>
        <w:spacing w:line="360" w:lineRule="auto"/>
        <w:ind w:firstLine="480"/>
      </w:pPr>
      <w:r>
        <w:rPr>
          <w:rFonts w:hint="eastAsia"/>
        </w:rPr>
        <w:t>使用测试云平台开展试验和测试工作时，根据对软件测试业务的分析，系统的工作流程见图</w:t>
      </w:r>
      <w:r w:rsidRPr="003A0A17">
        <w:rPr>
          <w:rFonts w:hint="eastAsia"/>
          <w:color w:val="FF0000"/>
        </w:rPr>
        <w:t>XX</w:t>
      </w:r>
      <w:r>
        <w:t>所示</w:t>
      </w:r>
      <w:r>
        <w:rPr>
          <w:rFonts w:hint="eastAsia"/>
        </w:rPr>
        <w:t>。</w:t>
      </w:r>
    </w:p>
    <w:p w14:paraId="67320B03" w14:textId="77777777" w:rsidR="00AD050D" w:rsidRPr="0097459C" w:rsidRDefault="00AD050D" w:rsidP="003A0A17">
      <w:pPr>
        <w:pStyle w:val="affa"/>
        <w:spacing w:line="360" w:lineRule="auto"/>
        <w:ind w:firstLine="480"/>
        <w:rPr>
          <w:color w:val="FF0000"/>
        </w:rPr>
      </w:pPr>
      <w:r>
        <w:object w:dxaOrig="10666" w:dyaOrig="15856" w14:anchorId="4A19ED18">
          <v:shape id="_x0000_i1033" type="#_x0000_t75" style="width:394.5pt;height:586.5pt" o:ole="">
            <v:imagedata r:id="rId32" o:title=""/>
          </v:shape>
          <o:OLEObject Type="Embed" ProgID="Visio.Drawing.15" ShapeID="_x0000_i1033" DrawAspect="Content" ObjectID="_1627811626" r:id="rId33"/>
        </w:object>
      </w:r>
    </w:p>
    <w:p w14:paraId="05DD518D" w14:textId="77777777" w:rsidR="00AD050D" w:rsidRPr="003A0A17" w:rsidRDefault="00AD050D" w:rsidP="003A0A17">
      <w:pPr>
        <w:pStyle w:val="affa"/>
        <w:spacing w:line="360" w:lineRule="auto"/>
        <w:ind w:firstLine="480"/>
        <w:jc w:val="center"/>
        <w:rPr>
          <w:color w:val="FF0000"/>
        </w:rPr>
      </w:pPr>
      <w:r w:rsidRPr="003A0A17">
        <w:rPr>
          <w:rFonts w:hint="eastAsia"/>
          <w:color w:val="FF0000"/>
        </w:rPr>
        <w:t>图</w:t>
      </w:r>
      <w:r w:rsidRPr="003A0A17">
        <w:rPr>
          <w:rFonts w:hint="eastAsia"/>
          <w:color w:val="FF0000"/>
        </w:rPr>
        <w:t>4-1</w:t>
      </w:r>
      <w:r w:rsidRPr="003A0A17">
        <w:rPr>
          <w:color w:val="FF0000"/>
        </w:rPr>
        <w:t xml:space="preserve"> </w:t>
      </w:r>
      <w:r w:rsidRPr="003A0A17">
        <w:rPr>
          <w:rFonts w:hint="eastAsia"/>
          <w:color w:val="FF0000"/>
        </w:rPr>
        <w:t>系统工作流程图</w:t>
      </w:r>
    </w:p>
    <w:p w14:paraId="168E5170" w14:textId="77777777" w:rsidR="00AD050D" w:rsidRDefault="00AD050D" w:rsidP="00D208FC">
      <w:pPr>
        <w:pStyle w:val="affa"/>
        <w:spacing w:line="360" w:lineRule="auto"/>
        <w:ind w:firstLine="480"/>
      </w:pPr>
      <w:r>
        <w:rPr>
          <w:rFonts w:hint="eastAsia"/>
        </w:rPr>
        <w:t>1</w:t>
      </w:r>
      <w:r>
        <w:rPr>
          <w:rFonts w:hint="eastAsia"/>
        </w:rPr>
        <w:t>、利用软件测试资产库管理分系统的软件状态控制与管理系统进行被测件接收时的状态检查；</w:t>
      </w:r>
    </w:p>
    <w:p w14:paraId="6CD6E68A" w14:textId="77777777" w:rsidR="00AD050D" w:rsidRDefault="00AD050D" w:rsidP="00D208FC">
      <w:pPr>
        <w:pStyle w:val="affa"/>
        <w:spacing w:line="360" w:lineRule="auto"/>
        <w:ind w:firstLine="480"/>
      </w:pPr>
      <w:r>
        <w:t>2</w:t>
      </w:r>
      <w:r>
        <w:rPr>
          <w:rFonts w:hint="eastAsia"/>
        </w:rPr>
        <w:t>、</w:t>
      </w:r>
      <w:r>
        <w:t>利用测试运行支撑分系统的被测对象管理功能</w:t>
      </w:r>
      <w:r>
        <w:rPr>
          <w:rFonts w:hint="eastAsia"/>
        </w:rPr>
        <w:t>，</w:t>
      </w:r>
      <w:r>
        <w:t>将符合技术状态要求的被测对象入库存储</w:t>
      </w:r>
      <w:r>
        <w:rPr>
          <w:rFonts w:hint="eastAsia"/>
        </w:rPr>
        <w:t>；</w:t>
      </w:r>
    </w:p>
    <w:p w14:paraId="0B572676" w14:textId="77777777" w:rsidR="00AD050D" w:rsidRDefault="00AD050D" w:rsidP="00D208FC">
      <w:pPr>
        <w:pStyle w:val="affa"/>
        <w:spacing w:line="360" w:lineRule="auto"/>
        <w:ind w:firstLine="480"/>
      </w:pPr>
      <w:r>
        <w:rPr>
          <w:rFonts w:hint="eastAsia"/>
        </w:rPr>
        <w:t>3</w:t>
      </w:r>
      <w:r>
        <w:rPr>
          <w:rFonts w:hint="eastAsia"/>
        </w:rPr>
        <w:t>、利用软件测试资产库管理分系统的软件产品研制过程管理中的测试管理功能，对存储的被测件对象进行测试需求分析与测试设计，分析与测试设计时利用测试数据采集与分析分系统开展测试用例设计的辅助设计支持；</w:t>
      </w:r>
    </w:p>
    <w:p w14:paraId="296B26C1" w14:textId="77777777" w:rsidR="00AD050D" w:rsidRDefault="00AD050D" w:rsidP="00D208FC">
      <w:pPr>
        <w:pStyle w:val="affa"/>
        <w:spacing w:line="360" w:lineRule="auto"/>
        <w:ind w:firstLine="480"/>
      </w:pPr>
      <w:r>
        <w:rPr>
          <w:rFonts w:hint="eastAsia"/>
        </w:rPr>
        <w:t>4</w:t>
      </w:r>
      <w:r>
        <w:rPr>
          <w:rFonts w:hint="eastAsia"/>
        </w:rPr>
        <w:t>、利用测试运行支撑分系统的测试环境定制功能定制需要的测试环境，为测试用虚拟机、网络环境建立各种配置信息；</w:t>
      </w:r>
    </w:p>
    <w:p w14:paraId="0EBA8233" w14:textId="77777777" w:rsidR="00AD050D" w:rsidRDefault="00AD050D" w:rsidP="00D208FC">
      <w:pPr>
        <w:pStyle w:val="affa"/>
        <w:spacing w:line="360" w:lineRule="auto"/>
        <w:ind w:firstLine="480"/>
      </w:pPr>
      <w:r>
        <w:rPr>
          <w:rFonts w:hint="eastAsia"/>
        </w:rPr>
        <w:t>5</w:t>
      </w:r>
      <w:r>
        <w:rPr>
          <w:rFonts w:hint="eastAsia"/>
        </w:rPr>
        <w:t>、利用测试运行支撑分系统创建测试虚拟机和网络环境；</w:t>
      </w:r>
    </w:p>
    <w:p w14:paraId="242187F7" w14:textId="77777777" w:rsidR="00AD050D" w:rsidRDefault="00AD050D" w:rsidP="00D208FC">
      <w:pPr>
        <w:pStyle w:val="affa"/>
        <w:spacing w:line="360" w:lineRule="auto"/>
        <w:ind w:firstLine="480"/>
      </w:pPr>
      <w:r>
        <w:t>6</w:t>
      </w:r>
      <w:r>
        <w:rPr>
          <w:rFonts w:hint="eastAsia"/>
        </w:rPr>
        <w:t>、利用软件测试资产库管理分系统的软件产品研制过程管理中的测试管理功能，进行测试用例的执行过程；</w:t>
      </w:r>
    </w:p>
    <w:p w14:paraId="3569D35E" w14:textId="77777777" w:rsidR="00AD050D" w:rsidRDefault="00AD050D" w:rsidP="00D208FC">
      <w:pPr>
        <w:pStyle w:val="affa"/>
        <w:spacing w:line="360" w:lineRule="auto"/>
        <w:ind w:firstLine="480"/>
      </w:pPr>
      <w:r>
        <w:t>7</w:t>
      </w:r>
      <w:r>
        <w:rPr>
          <w:rFonts w:hint="eastAsia"/>
        </w:rPr>
        <w:t>、测试运行支撑分系统中的测试工具云平台适配模块根据测试用例所需要使用的测试工具，调用软件测试工具分系统中相应的软件测试工具，开展对被测软件的测试工作；</w:t>
      </w:r>
    </w:p>
    <w:p w14:paraId="37DE7F50" w14:textId="77777777" w:rsidR="00AD050D" w:rsidRDefault="00AD050D" w:rsidP="00D208FC">
      <w:pPr>
        <w:pStyle w:val="affa"/>
        <w:spacing w:line="360" w:lineRule="auto"/>
        <w:ind w:firstLine="480"/>
      </w:pPr>
      <w:r>
        <w:rPr>
          <w:rFonts w:hint="eastAsia"/>
        </w:rPr>
        <w:t>8</w:t>
      </w:r>
      <w:r>
        <w:rPr>
          <w:rFonts w:hint="eastAsia"/>
        </w:rPr>
        <w:t>、测试数据采集与分析分系统在测试过程中，对测试配置数据、测试过程数据、测试结果数据进行测试数据采集；</w:t>
      </w:r>
    </w:p>
    <w:p w14:paraId="6DC6E272" w14:textId="77777777" w:rsidR="00AD050D" w:rsidRDefault="00AD050D" w:rsidP="00F1451A">
      <w:pPr>
        <w:pStyle w:val="affa"/>
        <w:spacing w:line="360" w:lineRule="auto"/>
        <w:ind w:firstLine="480"/>
      </w:pPr>
      <w:r>
        <w:t>9</w:t>
      </w:r>
      <w:r>
        <w:rPr>
          <w:rFonts w:hint="eastAsia"/>
        </w:rPr>
        <w:t>、测试执行结束后，利用测试数据采集与分析分系统对测试数据进行综合分析，以可视化的方式显示出分析结果；</w:t>
      </w:r>
    </w:p>
    <w:p w14:paraId="01EA2D13" w14:textId="77777777" w:rsidR="00AD050D" w:rsidRDefault="00AD050D" w:rsidP="00F1451A">
      <w:pPr>
        <w:pStyle w:val="affa"/>
        <w:spacing w:line="360" w:lineRule="auto"/>
        <w:ind w:firstLine="480"/>
      </w:pPr>
      <w:r>
        <w:rPr>
          <w:rFonts w:hint="eastAsia"/>
        </w:rPr>
        <w:t>1</w:t>
      </w:r>
      <w:r>
        <w:t>0</w:t>
      </w:r>
      <w:r>
        <w:rPr>
          <w:rFonts w:hint="eastAsia"/>
        </w:rPr>
        <w:t>、测试项目结束后，将测试的各类数据资源，包括被测对象、测试需求、测试用例、测试执行结果等，利用软件测试资产库管理分系统将这些资源作为组织资产，当需要时可对形成的组织资产进行统计、查询以及各种分析工作。</w:t>
      </w:r>
    </w:p>
    <w:p w14:paraId="0FCFD68C" w14:textId="77777777" w:rsidR="00AD050D" w:rsidRDefault="00AD050D" w:rsidP="004918B2">
      <w:pPr>
        <w:pStyle w:val="2"/>
        <w:ind w:left="425"/>
      </w:pPr>
      <w:r>
        <w:rPr>
          <w:rFonts w:hint="eastAsia"/>
        </w:rPr>
        <w:t>系统的应用模式</w:t>
      </w:r>
    </w:p>
    <w:p w14:paraId="33666585" w14:textId="77777777" w:rsidR="00AD050D" w:rsidRDefault="00AD050D" w:rsidP="00BF36BA">
      <w:pPr>
        <w:pStyle w:val="affa"/>
        <w:spacing w:line="360" w:lineRule="auto"/>
        <w:ind w:firstLine="480"/>
        <w:rPr>
          <w:rFonts w:ascii="宋体" w:hAnsi="宋体" w:cs="宋体"/>
          <w:bCs/>
        </w:rPr>
      </w:pPr>
      <w:r>
        <w:rPr>
          <w:rFonts w:ascii="宋体" w:hAnsi="宋体" w:cs="宋体" w:hint="eastAsia"/>
          <w:bCs/>
        </w:rPr>
        <w:t>系统主要有两种典型的应用模式，分别为：分布式信息系统软件装备的试验模式和电子信息装备软件测评任务模式。</w:t>
      </w:r>
    </w:p>
    <w:p w14:paraId="7A5173AF" w14:textId="77777777" w:rsidR="00AD050D" w:rsidRDefault="00AD050D" w:rsidP="00BF36BA">
      <w:pPr>
        <w:pStyle w:val="affa"/>
        <w:spacing w:line="360" w:lineRule="auto"/>
        <w:ind w:firstLine="480"/>
      </w:pPr>
      <w:r>
        <w:t>分布式信息系统</w:t>
      </w:r>
      <w:r w:rsidRPr="005C6C86">
        <w:t>软件试验</w:t>
      </w:r>
      <w:r>
        <w:rPr>
          <w:rFonts w:hint="eastAsia"/>
        </w:rPr>
        <w:t>应用</w:t>
      </w:r>
      <w:r>
        <w:t>模式</w:t>
      </w:r>
      <w:r w:rsidRPr="005C6C86">
        <w:t>与软件测评任务不同</w:t>
      </w:r>
      <w:r w:rsidRPr="005C6C86">
        <w:rPr>
          <w:rFonts w:hint="eastAsia"/>
        </w:rPr>
        <w:t>，</w:t>
      </w:r>
      <w:r w:rsidRPr="005C6C86">
        <w:t>其重点是按照软件研制总要求的规定</w:t>
      </w:r>
      <w:r w:rsidRPr="005C6C86">
        <w:rPr>
          <w:rFonts w:hint="eastAsia"/>
        </w:rPr>
        <w:t>，</w:t>
      </w:r>
      <w:r w:rsidRPr="005C6C86">
        <w:t>校验被试软件的功能性能与研制总要求规定的战技指标的复合度</w:t>
      </w:r>
      <w:r>
        <w:rPr>
          <w:rFonts w:hint="eastAsia"/>
        </w:rPr>
        <w:t>，</w:t>
      </w:r>
      <w:r w:rsidRPr="005C6C86">
        <w:t>在软件试验中</w:t>
      </w:r>
      <w:r w:rsidRPr="005C6C86">
        <w:rPr>
          <w:rFonts w:hint="eastAsia"/>
        </w:rPr>
        <w:t>，</w:t>
      </w:r>
      <w:r w:rsidRPr="005C6C86">
        <w:t>被试软件运行环境和外部信息交互关系的构建要求更加贴近被试软件的实际运行环境</w:t>
      </w:r>
      <w:r>
        <w:rPr>
          <w:rFonts w:hint="eastAsia"/>
        </w:rPr>
        <w:t>。</w:t>
      </w:r>
    </w:p>
    <w:p w14:paraId="21CFEEA5" w14:textId="77777777" w:rsidR="00AD050D" w:rsidRDefault="00AD050D" w:rsidP="00BF36BA">
      <w:pPr>
        <w:pStyle w:val="affa"/>
        <w:spacing w:line="360" w:lineRule="auto"/>
        <w:ind w:firstLine="480"/>
      </w:pPr>
      <w:r w:rsidRPr="005C6C86">
        <w:t>软件测评</w:t>
      </w:r>
      <w:r>
        <w:rPr>
          <w:rFonts w:hint="eastAsia"/>
        </w:rPr>
        <w:t>应用</w:t>
      </w:r>
      <w:r>
        <w:t>模式</w:t>
      </w:r>
      <w:r w:rsidRPr="005C6C86">
        <w:t>主要按照</w:t>
      </w:r>
      <w:r w:rsidRPr="005C6C86">
        <w:rPr>
          <w:rFonts w:hint="eastAsia"/>
        </w:rPr>
        <w:t>《</w:t>
      </w:r>
      <w:r w:rsidRPr="005C6C86">
        <w:rPr>
          <w:rFonts w:hint="eastAsia"/>
        </w:rPr>
        <w:t>GJB</w:t>
      </w:r>
      <w:r w:rsidRPr="005C6C86">
        <w:t>2725A</w:t>
      </w:r>
      <w:r w:rsidRPr="005C6C86">
        <w:t>军用软件测评实验室通用要求</w:t>
      </w:r>
      <w:r w:rsidRPr="005C6C86">
        <w:rPr>
          <w:rFonts w:hint="eastAsia"/>
        </w:rPr>
        <w:t>》的相关要求和软件测评任务书的具体规定，进行</w:t>
      </w:r>
      <w:r>
        <w:rPr>
          <w:rFonts w:hint="eastAsia"/>
        </w:rPr>
        <w:t>以下</w:t>
      </w:r>
      <w:r>
        <w:rPr>
          <w:rFonts w:hint="eastAsia"/>
        </w:rPr>
        <w:t>1</w:t>
      </w:r>
      <w:r>
        <w:t>5</w:t>
      </w:r>
      <w:r>
        <w:t>个类型的软件测评工作</w:t>
      </w:r>
      <w:r>
        <w:rPr>
          <w:rFonts w:hint="eastAsia"/>
        </w:rPr>
        <w:t>：</w:t>
      </w:r>
    </w:p>
    <w:p w14:paraId="41030356" w14:textId="77777777" w:rsidR="00AD050D" w:rsidRDefault="00AD050D" w:rsidP="00183012">
      <w:pPr>
        <w:pStyle w:val="affa"/>
        <w:numPr>
          <w:ilvl w:val="0"/>
          <w:numId w:val="43"/>
        </w:numPr>
        <w:spacing w:line="360" w:lineRule="auto"/>
        <w:ind w:firstLineChars="0"/>
      </w:pPr>
      <w:r>
        <w:rPr>
          <w:rFonts w:hint="eastAsia"/>
        </w:rPr>
        <w:t>文档审查</w:t>
      </w:r>
    </w:p>
    <w:p w14:paraId="2BA3DA74" w14:textId="77777777" w:rsidR="00AD050D" w:rsidRDefault="00AD050D" w:rsidP="00183012">
      <w:pPr>
        <w:pStyle w:val="affa"/>
        <w:numPr>
          <w:ilvl w:val="0"/>
          <w:numId w:val="43"/>
        </w:numPr>
        <w:spacing w:line="360" w:lineRule="auto"/>
        <w:ind w:firstLineChars="0"/>
      </w:pPr>
      <w:r w:rsidRPr="005C6C86">
        <w:rPr>
          <w:rFonts w:hint="eastAsia"/>
        </w:rPr>
        <w:t>静态分析</w:t>
      </w:r>
    </w:p>
    <w:p w14:paraId="4800504F" w14:textId="77777777" w:rsidR="00AD050D" w:rsidRDefault="00AD050D" w:rsidP="00183012">
      <w:pPr>
        <w:pStyle w:val="affa"/>
        <w:numPr>
          <w:ilvl w:val="0"/>
          <w:numId w:val="43"/>
        </w:numPr>
        <w:spacing w:line="360" w:lineRule="auto"/>
        <w:ind w:firstLineChars="0"/>
      </w:pPr>
      <w:r w:rsidRPr="005C6C86">
        <w:rPr>
          <w:rFonts w:hint="eastAsia"/>
        </w:rPr>
        <w:t>代码审查</w:t>
      </w:r>
    </w:p>
    <w:p w14:paraId="4F15BB11" w14:textId="77777777" w:rsidR="00AD050D" w:rsidRDefault="00AD050D" w:rsidP="00183012">
      <w:pPr>
        <w:pStyle w:val="affa"/>
        <w:numPr>
          <w:ilvl w:val="0"/>
          <w:numId w:val="43"/>
        </w:numPr>
        <w:spacing w:line="360" w:lineRule="auto"/>
        <w:ind w:firstLineChars="0"/>
      </w:pPr>
      <w:r w:rsidRPr="005C6C86">
        <w:rPr>
          <w:rFonts w:hint="eastAsia"/>
        </w:rPr>
        <w:t>功能测试</w:t>
      </w:r>
    </w:p>
    <w:p w14:paraId="0FB66940" w14:textId="77777777" w:rsidR="00AD050D" w:rsidRDefault="00AD050D" w:rsidP="00183012">
      <w:pPr>
        <w:pStyle w:val="affa"/>
        <w:numPr>
          <w:ilvl w:val="0"/>
          <w:numId w:val="43"/>
        </w:numPr>
        <w:spacing w:line="360" w:lineRule="auto"/>
        <w:ind w:firstLineChars="0"/>
      </w:pPr>
      <w:r w:rsidRPr="005C6C86">
        <w:rPr>
          <w:rFonts w:hint="eastAsia"/>
        </w:rPr>
        <w:t>性能测试</w:t>
      </w:r>
    </w:p>
    <w:p w14:paraId="63F06935" w14:textId="77777777" w:rsidR="00AD050D" w:rsidRDefault="00AD050D" w:rsidP="00183012">
      <w:pPr>
        <w:pStyle w:val="affa"/>
        <w:numPr>
          <w:ilvl w:val="0"/>
          <w:numId w:val="43"/>
        </w:numPr>
        <w:spacing w:line="360" w:lineRule="auto"/>
        <w:ind w:firstLineChars="0"/>
      </w:pPr>
      <w:r w:rsidRPr="005C6C86">
        <w:rPr>
          <w:rFonts w:hint="eastAsia"/>
        </w:rPr>
        <w:t>接口测试</w:t>
      </w:r>
    </w:p>
    <w:p w14:paraId="1900EF7F" w14:textId="77777777" w:rsidR="00AD050D" w:rsidRDefault="00AD050D" w:rsidP="00183012">
      <w:pPr>
        <w:pStyle w:val="affa"/>
        <w:numPr>
          <w:ilvl w:val="0"/>
          <w:numId w:val="43"/>
        </w:numPr>
        <w:spacing w:line="360" w:lineRule="auto"/>
        <w:ind w:firstLineChars="0"/>
      </w:pPr>
      <w:r w:rsidRPr="005C6C86">
        <w:rPr>
          <w:rFonts w:hint="eastAsia"/>
        </w:rPr>
        <w:t>人机交互界面测试</w:t>
      </w:r>
    </w:p>
    <w:p w14:paraId="53F09B6D" w14:textId="77777777" w:rsidR="00AD050D" w:rsidRDefault="00AD050D" w:rsidP="00183012">
      <w:pPr>
        <w:pStyle w:val="affa"/>
        <w:numPr>
          <w:ilvl w:val="0"/>
          <w:numId w:val="43"/>
        </w:numPr>
        <w:spacing w:line="360" w:lineRule="auto"/>
        <w:ind w:firstLineChars="0"/>
      </w:pPr>
      <w:r w:rsidRPr="005C6C86">
        <w:rPr>
          <w:rFonts w:hint="eastAsia"/>
        </w:rPr>
        <w:t>强度测试</w:t>
      </w:r>
    </w:p>
    <w:p w14:paraId="50877897" w14:textId="77777777" w:rsidR="00AD050D" w:rsidRDefault="00AD050D" w:rsidP="00183012">
      <w:pPr>
        <w:pStyle w:val="affa"/>
        <w:numPr>
          <w:ilvl w:val="0"/>
          <w:numId w:val="43"/>
        </w:numPr>
        <w:spacing w:line="360" w:lineRule="auto"/>
        <w:ind w:firstLineChars="0"/>
      </w:pPr>
      <w:r w:rsidRPr="005C6C86">
        <w:rPr>
          <w:rFonts w:hint="eastAsia"/>
        </w:rPr>
        <w:t>余量测试</w:t>
      </w:r>
    </w:p>
    <w:p w14:paraId="782A2A72" w14:textId="77777777" w:rsidR="00AD050D" w:rsidRDefault="00AD050D" w:rsidP="00183012">
      <w:pPr>
        <w:pStyle w:val="affa"/>
        <w:numPr>
          <w:ilvl w:val="0"/>
          <w:numId w:val="43"/>
        </w:numPr>
        <w:spacing w:line="360" w:lineRule="auto"/>
        <w:ind w:firstLineChars="0"/>
      </w:pPr>
      <w:r w:rsidRPr="005C6C86">
        <w:rPr>
          <w:rFonts w:hint="eastAsia"/>
        </w:rPr>
        <w:t>边界测试</w:t>
      </w:r>
    </w:p>
    <w:p w14:paraId="04AB3F58" w14:textId="77777777" w:rsidR="00AD050D" w:rsidRDefault="00AD050D" w:rsidP="00183012">
      <w:pPr>
        <w:pStyle w:val="affa"/>
        <w:numPr>
          <w:ilvl w:val="0"/>
          <w:numId w:val="43"/>
        </w:numPr>
        <w:spacing w:line="360" w:lineRule="auto"/>
        <w:ind w:firstLineChars="0"/>
      </w:pPr>
      <w:r w:rsidRPr="005C6C86">
        <w:rPr>
          <w:rFonts w:hint="eastAsia"/>
        </w:rPr>
        <w:t>安全性测试</w:t>
      </w:r>
    </w:p>
    <w:p w14:paraId="38A9C40C" w14:textId="77777777" w:rsidR="00AD050D" w:rsidRDefault="00AD050D" w:rsidP="00183012">
      <w:pPr>
        <w:pStyle w:val="affa"/>
        <w:numPr>
          <w:ilvl w:val="0"/>
          <w:numId w:val="43"/>
        </w:numPr>
        <w:spacing w:line="360" w:lineRule="auto"/>
        <w:ind w:firstLineChars="0"/>
      </w:pPr>
      <w:r w:rsidRPr="005C6C86">
        <w:rPr>
          <w:rFonts w:hint="eastAsia"/>
        </w:rPr>
        <w:t>可靠性</w:t>
      </w:r>
      <w:r>
        <w:rPr>
          <w:rFonts w:hint="eastAsia"/>
        </w:rPr>
        <w:t>测试</w:t>
      </w:r>
    </w:p>
    <w:p w14:paraId="63D2D939" w14:textId="77777777" w:rsidR="00AD050D" w:rsidRDefault="00AD050D" w:rsidP="00183012">
      <w:pPr>
        <w:pStyle w:val="affa"/>
        <w:numPr>
          <w:ilvl w:val="0"/>
          <w:numId w:val="43"/>
        </w:numPr>
        <w:spacing w:line="360" w:lineRule="auto"/>
        <w:ind w:firstLineChars="0"/>
      </w:pPr>
      <w:r w:rsidRPr="005C6C86">
        <w:rPr>
          <w:rFonts w:hint="eastAsia"/>
        </w:rPr>
        <w:t>恢复性</w:t>
      </w:r>
      <w:r>
        <w:rPr>
          <w:rFonts w:hint="eastAsia"/>
        </w:rPr>
        <w:t>测试</w:t>
      </w:r>
    </w:p>
    <w:p w14:paraId="2AE449E2" w14:textId="77777777" w:rsidR="00AD050D" w:rsidRDefault="00AD050D" w:rsidP="00183012">
      <w:pPr>
        <w:pStyle w:val="affa"/>
        <w:numPr>
          <w:ilvl w:val="0"/>
          <w:numId w:val="43"/>
        </w:numPr>
        <w:spacing w:line="360" w:lineRule="auto"/>
        <w:ind w:firstLineChars="0"/>
      </w:pPr>
      <w:r w:rsidRPr="005C6C86">
        <w:rPr>
          <w:rFonts w:hint="eastAsia"/>
        </w:rPr>
        <w:t>安装性</w:t>
      </w:r>
      <w:r>
        <w:rPr>
          <w:rFonts w:hint="eastAsia"/>
        </w:rPr>
        <w:t>测试</w:t>
      </w:r>
    </w:p>
    <w:p w14:paraId="12F32557" w14:textId="77777777" w:rsidR="00AD050D" w:rsidRDefault="00AD050D" w:rsidP="00183012">
      <w:pPr>
        <w:pStyle w:val="affa"/>
        <w:numPr>
          <w:ilvl w:val="0"/>
          <w:numId w:val="43"/>
        </w:numPr>
        <w:spacing w:line="360" w:lineRule="auto"/>
        <w:ind w:firstLineChars="0"/>
      </w:pPr>
      <w:r w:rsidRPr="005C6C86">
        <w:rPr>
          <w:rFonts w:hint="eastAsia"/>
        </w:rPr>
        <w:t>兼容性</w:t>
      </w:r>
      <w:r>
        <w:rPr>
          <w:rFonts w:hint="eastAsia"/>
        </w:rPr>
        <w:t>测试</w:t>
      </w:r>
    </w:p>
    <w:p w14:paraId="14EC43F7" w14:textId="77777777" w:rsidR="00AD050D" w:rsidRDefault="00AD050D" w:rsidP="00183012">
      <w:pPr>
        <w:pStyle w:val="3"/>
      </w:pPr>
      <w:r>
        <w:rPr>
          <w:rFonts w:hint="eastAsia"/>
        </w:rPr>
        <w:t>分布式信息系统软件装备的试验模式</w:t>
      </w:r>
    </w:p>
    <w:p w14:paraId="46F8078A" w14:textId="77777777" w:rsidR="00AD050D" w:rsidRDefault="00AD050D" w:rsidP="00FB7BB2">
      <w:pPr>
        <w:pStyle w:val="affa"/>
        <w:spacing w:line="360" w:lineRule="auto"/>
        <w:ind w:firstLine="480"/>
        <w:rPr>
          <w:rFonts w:ascii="宋体" w:hAnsi="宋体" w:cs="宋体"/>
          <w:bCs/>
        </w:rPr>
      </w:pPr>
      <w:r>
        <w:rPr>
          <w:rFonts w:ascii="宋体" w:hAnsi="宋体" w:cs="宋体" w:hint="eastAsia"/>
          <w:bCs/>
        </w:rPr>
        <w:t>分布式信息系统软件具有节点多、组网复杂，应用模式灵活等特点，软件测试云平台可提供基于需求的精确计算资源、软件可定义的网络拓扑结构模式可重用的软件测试环境。</w:t>
      </w:r>
    </w:p>
    <w:p w14:paraId="34460470" w14:textId="77777777" w:rsidR="00AD050D" w:rsidRDefault="00AD050D" w:rsidP="00FB7BB2">
      <w:pPr>
        <w:pStyle w:val="affa"/>
        <w:spacing w:line="360" w:lineRule="auto"/>
        <w:ind w:firstLine="480"/>
        <w:rPr>
          <w:rFonts w:ascii="宋体" w:hAnsi="宋体" w:cs="宋体"/>
          <w:bCs/>
        </w:rPr>
      </w:pPr>
      <w:r>
        <w:rPr>
          <w:rFonts w:ascii="宋体" w:hAnsi="宋体" w:cs="宋体" w:hint="eastAsia"/>
          <w:bCs/>
        </w:rPr>
        <w:t>在分布式信息系统软件装备的试验模式应用中主要的特点有以下几点：</w:t>
      </w:r>
    </w:p>
    <w:p w14:paraId="7D250537" w14:textId="77777777" w:rsidR="00AD050D" w:rsidRPr="00FB7BB2" w:rsidRDefault="00AD050D" w:rsidP="00607083">
      <w:pPr>
        <w:pStyle w:val="affa"/>
        <w:numPr>
          <w:ilvl w:val="0"/>
          <w:numId w:val="18"/>
        </w:numPr>
        <w:spacing w:line="360" w:lineRule="auto"/>
        <w:ind w:firstLineChars="0"/>
      </w:pPr>
      <w:r>
        <w:rPr>
          <w:rFonts w:ascii="宋体" w:hAnsi="宋体" w:cs="宋体"/>
          <w:bCs/>
        </w:rPr>
        <w:t>根据信息系统软件装备研制总要求和软件席位运行环境</w:t>
      </w:r>
      <w:r>
        <w:rPr>
          <w:rFonts w:ascii="宋体" w:hAnsi="宋体" w:cs="宋体" w:hint="eastAsia"/>
          <w:bCs/>
        </w:rPr>
        <w:t>，</w:t>
      </w:r>
      <w:r>
        <w:rPr>
          <w:rFonts w:ascii="宋体" w:hAnsi="宋体" w:cs="宋体"/>
          <w:bCs/>
        </w:rPr>
        <w:t>生成测试运行的环境</w:t>
      </w:r>
      <w:r>
        <w:rPr>
          <w:rFonts w:ascii="宋体" w:hAnsi="宋体" w:cs="宋体" w:hint="eastAsia"/>
          <w:bCs/>
        </w:rPr>
        <w:t>；</w:t>
      </w:r>
    </w:p>
    <w:p w14:paraId="10460898" w14:textId="77777777" w:rsidR="00AD050D" w:rsidRPr="00FB7BB2" w:rsidRDefault="00AD050D" w:rsidP="00607083">
      <w:pPr>
        <w:pStyle w:val="affa"/>
        <w:numPr>
          <w:ilvl w:val="0"/>
          <w:numId w:val="18"/>
        </w:numPr>
        <w:spacing w:line="360" w:lineRule="auto"/>
        <w:ind w:firstLineChars="0"/>
      </w:pPr>
      <w:r>
        <w:rPr>
          <w:rFonts w:ascii="宋体" w:hAnsi="宋体" w:cs="宋体"/>
          <w:bCs/>
        </w:rPr>
        <w:t>根据信息系统的组网模式定义出网络拓扑结构</w:t>
      </w:r>
      <w:r>
        <w:rPr>
          <w:rFonts w:ascii="宋体" w:hAnsi="宋体" w:cs="宋体" w:hint="eastAsia"/>
          <w:bCs/>
        </w:rPr>
        <w:t>，</w:t>
      </w:r>
      <w:r>
        <w:rPr>
          <w:rFonts w:ascii="宋体" w:hAnsi="宋体" w:cs="宋体"/>
          <w:bCs/>
        </w:rPr>
        <w:t>可实现不同网络性能的仿真</w:t>
      </w:r>
      <w:r>
        <w:rPr>
          <w:rFonts w:ascii="宋体" w:hAnsi="宋体" w:cs="宋体" w:hint="eastAsia"/>
          <w:bCs/>
        </w:rPr>
        <w:t>；</w:t>
      </w:r>
    </w:p>
    <w:p w14:paraId="69C45B33" w14:textId="77777777" w:rsidR="00AD050D" w:rsidRPr="00FB7BB2" w:rsidRDefault="00AD050D" w:rsidP="00607083">
      <w:pPr>
        <w:pStyle w:val="affa"/>
        <w:numPr>
          <w:ilvl w:val="0"/>
          <w:numId w:val="18"/>
        </w:numPr>
        <w:spacing w:line="360" w:lineRule="auto"/>
        <w:ind w:firstLineChars="0"/>
      </w:pPr>
      <w:r>
        <w:rPr>
          <w:rFonts w:ascii="宋体" w:hAnsi="宋体" w:cs="宋体"/>
          <w:bCs/>
        </w:rPr>
        <w:t>实现仿真试验系统的云化部署</w:t>
      </w:r>
      <w:r>
        <w:rPr>
          <w:rFonts w:ascii="宋体" w:hAnsi="宋体" w:cs="宋体" w:hint="eastAsia"/>
          <w:bCs/>
        </w:rPr>
        <w:t>；</w:t>
      </w:r>
    </w:p>
    <w:p w14:paraId="2CEBA545" w14:textId="77777777" w:rsidR="00AD050D" w:rsidRPr="00FB7BB2" w:rsidRDefault="00AD050D" w:rsidP="00607083">
      <w:pPr>
        <w:pStyle w:val="affa"/>
        <w:numPr>
          <w:ilvl w:val="0"/>
          <w:numId w:val="18"/>
        </w:numPr>
        <w:spacing w:line="360" w:lineRule="auto"/>
        <w:ind w:firstLineChars="0"/>
      </w:pPr>
      <w:r>
        <w:rPr>
          <w:rFonts w:ascii="宋体" w:hAnsi="宋体" w:cs="宋体"/>
          <w:bCs/>
        </w:rPr>
        <w:t>无法云化的仿真系统可以通过外部网络接入到系统</w:t>
      </w:r>
      <w:r>
        <w:rPr>
          <w:rFonts w:ascii="宋体" w:hAnsi="宋体" w:cs="宋体" w:hint="eastAsia"/>
          <w:bCs/>
        </w:rPr>
        <w:t>；</w:t>
      </w:r>
    </w:p>
    <w:p w14:paraId="67301790" w14:textId="77777777" w:rsidR="00AD050D" w:rsidRPr="00FB7BB2" w:rsidRDefault="00AD050D" w:rsidP="00607083">
      <w:pPr>
        <w:pStyle w:val="affa"/>
        <w:numPr>
          <w:ilvl w:val="0"/>
          <w:numId w:val="18"/>
        </w:numPr>
        <w:spacing w:line="360" w:lineRule="auto"/>
        <w:ind w:firstLineChars="0"/>
      </w:pPr>
      <w:r>
        <w:rPr>
          <w:rFonts w:ascii="宋体" w:hAnsi="宋体" w:cs="宋体"/>
          <w:bCs/>
        </w:rPr>
        <w:t>实装真实设备可以通过外部网络接入到系统</w:t>
      </w:r>
      <w:r>
        <w:rPr>
          <w:rFonts w:ascii="宋体" w:hAnsi="宋体" w:cs="宋体" w:hint="eastAsia"/>
          <w:bCs/>
        </w:rPr>
        <w:t>；</w:t>
      </w:r>
    </w:p>
    <w:p w14:paraId="3B04E4CD" w14:textId="77777777" w:rsidR="00AD050D" w:rsidRPr="00BF36BA" w:rsidRDefault="00AD050D" w:rsidP="00607083">
      <w:pPr>
        <w:pStyle w:val="affa"/>
        <w:numPr>
          <w:ilvl w:val="0"/>
          <w:numId w:val="18"/>
        </w:numPr>
        <w:spacing w:line="360" w:lineRule="auto"/>
        <w:ind w:firstLineChars="0"/>
      </w:pPr>
      <w:r>
        <w:rPr>
          <w:rFonts w:ascii="宋体" w:hAnsi="宋体" w:cs="宋体"/>
          <w:bCs/>
        </w:rPr>
        <w:t>试验结果数据可进行大数据的分析</w:t>
      </w:r>
      <w:r>
        <w:rPr>
          <w:rFonts w:ascii="宋体" w:hAnsi="宋体" w:cs="宋体" w:hint="eastAsia"/>
          <w:bCs/>
        </w:rPr>
        <w:t>。</w:t>
      </w:r>
    </w:p>
    <w:p w14:paraId="45CA5F1E" w14:textId="77777777" w:rsidR="00AD050D" w:rsidRPr="002D0D81" w:rsidRDefault="00AD050D" w:rsidP="00183012">
      <w:pPr>
        <w:pStyle w:val="3"/>
      </w:pPr>
      <w:r>
        <w:rPr>
          <w:rFonts w:hint="eastAsia"/>
        </w:rPr>
        <w:t>电子信息装备软件测评任务应用模式</w:t>
      </w:r>
    </w:p>
    <w:p w14:paraId="7FAFE925" w14:textId="77777777" w:rsidR="00AD050D" w:rsidRDefault="00AD050D" w:rsidP="00BF36BA">
      <w:pPr>
        <w:pStyle w:val="affa"/>
        <w:spacing w:line="360" w:lineRule="auto"/>
        <w:ind w:firstLine="480"/>
        <w:rPr>
          <w:rFonts w:ascii="宋体" w:hAnsi="宋体" w:cs="宋体"/>
          <w:bCs/>
        </w:rPr>
      </w:pPr>
      <w:r>
        <w:rPr>
          <w:rFonts w:ascii="宋体" w:hAnsi="宋体" w:cs="宋体" w:hint="eastAsia"/>
          <w:bCs/>
        </w:rPr>
        <w:t>在电子信息装备软件测评任务应用模式下，软件云测试系统主要实现软件测试工具的云化应用，针对测试工具的可云化程度，主要分为三种应用方式</w:t>
      </w:r>
    </w:p>
    <w:p w14:paraId="1A903C2F" w14:textId="77777777" w:rsidR="00AD050D" w:rsidRDefault="00AD050D" w:rsidP="00607083">
      <w:pPr>
        <w:pStyle w:val="affa"/>
        <w:numPr>
          <w:ilvl w:val="0"/>
          <w:numId w:val="19"/>
        </w:numPr>
        <w:spacing w:line="360" w:lineRule="auto"/>
        <w:ind w:firstLineChars="0"/>
        <w:rPr>
          <w:rFonts w:ascii="宋体" w:hAnsi="宋体" w:cs="宋体"/>
          <w:bCs/>
        </w:rPr>
      </w:pPr>
      <w:r>
        <w:rPr>
          <w:rFonts w:ascii="宋体" w:hAnsi="宋体" w:cs="宋体" w:hint="eastAsia"/>
          <w:bCs/>
        </w:rPr>
        <w:t>多用户并行使用方式</w:t>
      </w:r>
    </w:p>
    <w:p w14:paraId="2A61A7C6" w14:textId="77777777" w:rsidR="00AD050D" w:rsidRDefault="00AD050D" w:rsidP="00607083">
      <w:pPr>
        <w:pStyle w:val="affa"/>
        <w:numPr>
          <w:ilvl w:val="0"/>
          <w:numId w:val="19"/>
        </w:numPr>
        <w:spacing w:line="360" w:lineRule="auto"/>
        <w:ind w:firstLineChars="0"/>
        <w:rPr>
          <w:rFonts w:ascii="宋体" w:hAnsi="宋体" w:cs="宋体"/>
          <w:bCs/>
        </w:rPr>
      </w:pPr>
      <w:r>
        <w:rPr>
          <w:rFonts w:ascii="宋体" w:hAnsi="宋体" w:cs="宋体" w:hint="eastAsia"/>
          <w:bCs/>
        </w:rPr>
        <w:t>多用户分时使用方式</w:t>
      </w:r>
    </w:p>
    <w:p w14:paraId="7F6E2274" w14:textId="77777777" w:rsidR="00AD050D" w:rsidRDefault="00AD050D" w:rsidP="00607083">
      <w:pPr>
        <w:pStyle w:val="affa"/>
        <w:numPr>
          <w:ilvl w:val="0"/>
          <w:numId w:val="19"/>
        </w:numPr>
        <w:spacing w:line="360" w:lineRule="auto"/>
        <w:ind w:firstLineChars="0"/>
        <w:rPr>
          <w:rFonts w:ascii="宋体" w:hAnsi="宋体" w:cs="宋体"/>
          <w:bCs/>
        </w:rPr>
      </w:pPr>
      <w:r>
        <w:rPr>
          <w:rFonts w:ascii="宋体" w:hAnsi="宋体" w:cs="宋体" w:hint="eastAsia"/>
          <w:bCs/>
        </w:rPr>
        <w:t>单用户登陆使用方式</w:t>
      </w:r>
    </w:p>
    <w:p w14:paraId="3F2CBFF1" w14:textId="77777777" w:rsidR="00AD050D" w:rsidRDefault="00AD050D" w:rsidP="00BF36BA">
      <w:pPr>
        <w:pStyle w:val="affa"/>
        <w:spacing w:line="360" w:lineRule="auto"/>
        <w:ind w:firstLine="480"/>
        <w:rPr>
          <w:rFonts w:ascii="宋体" w:hAnsi="宋体" w:cs="宋体"/>
          <w:bCs/>
        </w:rPr>
      </w:pPr>
      <w:r>
        <w:rPr>
          <w:rFonts w:ascii="宋体" w:hAnsi="宋体" w:cs="宋体" w:hint="eastAsia"/>
          <w:bCs/>
        </w:rPr>
        <w:t>在电子信息装备软件测评任务应用模式下，使用软件测试云平台系统主要有以下几个特点：</w:t>
      </w:r>
    </w:p>
    <w:p w14:paraId="32CC4782" w14:textId="77777777" w:rsidR="00AD050D" w:rsidRPr="00FB7BB2" w:rsidRDefault="00AD050D" w:rsidP="00607083">
      <w:pPr>
        <w:pStyle w:val="affa"/>
        <w:numPr>
          <w:ilvl w:val="0"/>
          <w:numId w:val="18"/>
        </w:numPr>
        <w:spacing w:line="360" w:lineRule="auto"/>
        <w:ind w:firstLineChars="0"/>
      </w:pPr>
      <w:r>
        <w:rPr>
          <w:rFonts w:ascii="宋体" w:hAnsi="宋体" w:cs="宋体" w:hint="eastAsia"/>
          <w:bCs/>
        </w:rPr>
        <w:t>主要</w:t>
      </w:r>
      <w:r>
        <w:rPr>
          <w:rFonts w:ascii="宋体" w:hAnsi="宋体" w:cs="宋体"/>
          <w:bCs/>
        </w:rPr>
        <w:t>针对软件开展配置项和系统级别的测试</w:t>
      </w:r>
      <w:r>
        <w:rPr>
          <w:rFonts w:ascii="宋体" w:hAnsi="宋体" w:cs="宋体" w:hint="eastAsia"/>
          <w:bCs/>
        </w:rPr>
        <w:t>；</w:t>
      </w:r>
    </w:p>
    <w:p w14:paraId="61E02097" w14:textId="77777777" w:rsidR="00AD050D" w:rsidRPr="00FB7BB2" w:rsidRDefault="00AD050D" w:rsidP="00607083">
      <w:pPr>
        <w:pStyle w:val="affa"/>
        <w:numPr>
          <w:ilvl w:val="0"/>
          <w:numId w:val="18"/>
        </w:numPr>
        <w:spacing w:line="360" w:lineRule="auto"/>
        <w:ind w:firstLineChars="0"/>
      </w:pPr>
      <w:r>
        <w:rPr>
          <w:rFonts w:ascii="宋体" w:hAnsi="宋体" w:cs="宋体" w:hint="eastAsia"/>
          <w:bCs/>
        </w:rPr>
        <w:t>测试</w:t>
      </w:r>
      <w:r>
        <w:rPr>
          <w:rFonts w:ascii="宋体" w:hAnsi="宋体" w:cs="宋体"/>
          <w:bCs/>
        </w:rPr>
        <w:t>工具和被测件运行环境主要以虚拟测试用机为主要支撑</w:t>
      </w:r>
      <w:r>
        <w:rPr>
          <w:rFonts w:ascii="宋体" w:hAnsi="宋体" w:cs="宋体" w:hint="eastAsia"/>
          <w:bCs/>
        </w:rPr>
        <w:t>；</w:t>
      </w:r>
    </w:p>
    <w:p w14:paraId="6E4F1CF1" w14:textId="77777777" w:rsidR="00AD050D" w:rsidRPr="00FB7BB2" w:rsidRDefault="00AD050D" w:rsidP="00607083">
      <w:pPr>
        <w:pStyle w:val="affa"/>
        <w:numPr>
          <w:ilvl w:val="0"/>
          <w:numId w:val="18"/>
        </w:numPr>
        <w:spacing w:line="360" w:lineRule="auto"/>
        <w:ind w:firstLineChars="0"/>
      </w:pPr>
      <w:r>
        <w:rPr>
          <w:rFonts w:ascii="宋体" w:hAnsi="宋体" w:cs="宋体" w:hint="eastAsia"/>
          <w:bCs/>
        </w:rPr>
        <w:t>测试</w:t>
      </w:r>
      <w:r>
        <w:rPr>
          <w:rFonts w:ascii="宋体" w:hAnsi="宋体" w:cs="宋体"/>
          <w:bCs/>
        </w:rPr>
        <w:t>过程主要按照GJB2725A附加技术能力要求的几个测试阶段进行</w:t>
      </w:r>
      <w:r>
        <w:rPr>
          <w:rFonts w:ascii="宋体" w:hAnsi="宋体" w:cs="宋体" w:hint="eastAsia"/>
          <w:bCs/>
        </w:rPr>
        <w:t>；</w:t>
      </w:r>
    </w:p>
    <w:p w14:paraId="6C162C74" w14:textId="77777777" w:rsidR="00AD050D" w:rsidRPr="00FB7BB2" w:rsidRDefault="00AD050D" w:rsidP="00607083">
      <w:pPr>
        <w:pStyle w:val="affa"/>
        <w:numPr>
          <w:ilvl w:val="0"/>
          <w:numId w:val="18"/>
        </w:numPr>
        <w:spacing w:line="360" w:lineRule="auto"/>
        <w:ind w:firstLineChars="0"/>
      </w:pPr>
      <w:r>
        <w:rPr>
          <w:rFonts w:ascii="宋体" w:hAnsi="宋体" w:cs="宋体" w:hint="eastAsia"/>
          <w:bCs/>
        </w:rPr>
        <w:t>云化的测试工具调度需要考虑多用户并发及多用户使用的情况；</w:t>
      </w:r>
    </w:p>
    <w:p w14:paraId="29B4555A" w14:textId="77777777" w:rsidR="00AD050D" w:rsidRPr="00FB7BB2" w:rsidRDefault="00AD050D" w:rsidP="00607083">
      <w:pPr>
        <w:pStyle w:val="affa"/>
        <w:numPr>
          <w:ilvl w:val="0"/>
          <w:numId w:val="18"/>
        </w:numPr>
        <w:spacing w:line="360" w:lineRule="auto"/>
        <w:ind w:firstLineChars="0"/>
      </w:pPr>
      <w:r>
        <w:rPr>
          <w:rFonts w:ascii="宋体" w:hAnsi="宋体" w:cs="宋体" w:hint="eastAsia"/>
          <w:bCs/>
        </w:rPr>
        <w:t>多个软件同步开展测试时，可以构建出多套测试环境，但需要考虑L</w:t>
      </w:r>
      <w:r>
        <w:rPr>
          <w:rFonts w:ascii="宋体" w:hAnsi="宋体" w:cs="宋体"/>
          <w:bCs/>
        </w:rPr>
        <w:t>icense的资源限制时的分时调度</w:t>
      </w:r>
      <w:r>
        <w:rPr>
          <w:rFonts w:ascii="宋体" w:hAnsi="宋体" w:cs="宋体" w:hint="eastAsia"/>
          <w:bCs/>
        </w:rPr>
        <w:t>；</w:t>
      </w:r>
    </w:p>
    <w:p w14:paraId="063B373D" w14:textId="77777777" w:rsidR="00AD050D" w:rsidRPr="00BF36BA" w:rsidRDefault="00AD050D" w:rsidP="00607083">
      <w:pPr>
        <w:pStyle w:val="affa"/>
        <w:numPr>
          <w:ilvl w:val="0"/>
          <w:numId w:val="18"/>
        </w:numPr>
        <w:spacing w:line="360" w:lineRule="auto"/>
        <w:ind w:firstLineChars="0"/>
      </w:pPr>
      <w:r>
        <w:rPr>
          <w:rFonts w:ascii="宋体" w:hAnsi="宋体" w:cs="宋体" w:hint="eastAsia"/>
          <w:bCs/>
        </w:rPr>
        <w:t>测试时要按照完整的测试文档模板要求实现测试过程文档的生成。</w:t>
      </w:r>
    </w:p>
    <w:p w14:paraId="28C2D4F6" w14:textId="77777777" w:rsidR="00AD050D" w:rsidRDefault="00AD050D" w:rsidP="00E04974">
      <w:pPr>
        <w:pStyle w:val="10"/>
      </w:pPr>
      <w:r>
        <w:rPr>
          <w:rFonts w:hint="eastAsia"/>
        </w:rPr>
        <w:t>关键技术解决与验证</w:t>
      </w:r>
    </w:p>
    <w:p w14:paraId="5570A4E0" w14:textId="77777777" w:rsidR="00AD050D" w:rsidRDefault="00AD050D" w:rsidP="00BF36BA">
      <w:pPr>
        <w:pStyle w:val="affa"/>
        <w:spacing w:line="360" w:lineRule="auto"/>
        <w:ind w:firstLine="480"/>
        <w:rPr>
          <w:rFonts w:ascii="宋体" w:hAnsi="宋体" w:cs="宋体"/>
          <w:bCs/>
        </w:rPr>
      </w:pPr>
      <w:r>
        <w:rPr>
          <w:rFonts w:ascii="宋体" w:hAnsi="宋体" w:cs="宋体" w:hint="eastAsia"/>
          <w:bCs/>
        </w:rPr>
        <w:t>在软件测试工具研制项目中，涉及到的主要内容为测试云支撑分系统的开发、测试数据采集与分析系统的开发、测试大数据的积累与组织资产利用等相对较先进的技术，在这些先进的技术开发中，需要解决的关键技术问题主要有</w:t>
      </w:r>
      <w:r>
        <w:rPr>
          <w:rFonts w:ascii="宋体" w:hAnsi="宋体" w:cs="宋体"/>
          <w:bCs/>
        </w:rPr>
        <w:t>5</w:t>
      </w:r>
      <w:r>
        <w:rPr>
          <w:rFonts w:ascii="宋体" w:hAnsi="宋体" w:cs="宋体" w:hint="eastAsia"/>
          <w:bCs/>
        </w:rPr>
        <w:t>个方面，分别是：</w:t>
      </w:r>
    </w:p>
    <w:p w14:paraId="5D721877" w14:textId="77777777" w:rsidR="00AD050D" w:rsidRDefault="00AD050D" w:rsidP="00607083">
      <w:pPr>
        <w:pStyle w:val="affa"/>
        <w:numPr>
          <w:ilvl w:val="0"/>
          <w:numId w:val="20"/>
        </w:numPr>
        <w:spacing w:line="360" w:lineRule="auto"/>
        <w:ind w:firstLineChars="0"/>
        <w:rPr>
          <w:rFonts w:ascii="宋体" w:hAnsi="宋体" w:cs="宋体"/>
          <w:bCs/>
        </w:rPr>
      </w:pPr>
      <w:r>
        <w:rPr>
          <w:rFonts w:ascii="宋体" w:hAnsi="宋体" w:cs="宋体" w:hint="eastAsia"/>
          <w:bCs/>
        </w:rPr>
        <w:t>用于测试过程管理的工作流技术</w:t>
      </w:r>
    </w:p>
    <w:p w14:paraId="7D216711" w14:textId="77777777" w:rsidR="00AD050D" w:rsidRDefault="00AD050D" w:rsidP="00607083">
      <w:pPr>
        <w:pStyle w:val="affa"/>
        <w:numPr>
          <w:ilvl w:val="0"/>
          <w:numId w:val="20"/>
        </w:numPr>
        <w:spacing w:line="360" w:lineRule="auto"/>
        <w:ind w:firstLineChars="0"/>
        <w:rPr>
          <w:rFonts w:ascii="宋体" w:hAnsi="宋体" w:cs="宋体"/>
          <w:bCs/>
        </w:rPr>
      </w:pPr>
      <w:r>
        <w:rPr>
          <w:rFonts w:ascii="宋体" w:hAnsi="宋体" w:cs="宋体"/>
          <w:bCs/>
        </w:rPr>
        <w:t>用于测试大数据积累与组织资产利用的资产检索技术</w:t>
      </w:r>
    </w:p>
    <w:p w14:paraId="057BEF37" w14:textId="77777777" w:rsidR="00AD050D" w:rsidRDefault="00AD050D" w:rsidP="00607083">
      <w:pPr>
        <w:pStyle w:val="affa"/>
        <w:numPr>
          <w:ilvl w:val="0"/>
          <w:numId w:val="20"/>
        </w:numPr>
        <w:spacing w:line="360" w:lineRule="auto"/>
        <w:ind w:firstLineChars="0"/>
        <w:rPr>
          <w:rFonts w:ascii="宋体" w:hAnsi="宋体" w:cs="宋体"/>
          <w:bCs/>
        </w:rPr>
      </w:pPr>
      <w:r>
        <w:rPr>
          <w:rFonts w:ascii="宋体" w:hAnsi="宋体" w:cs="宋体"/>
          <w:bCs/>
        </w:rPr>
        <w:t>用于测试支撑分系统的并行任务生成技术</w:t>
      </w:r>
    </w:p>
    <w:p w14:paraId="7E94C427" w14:textId="77777777" w:rsidR="00AD050D" w:rsidRDefault="00AD050D" w:rsidP="00607083">
      <w:pPr>
        <w:pStyle w:val="affa"/>
        <w:numPr>
          <w:ilvl w:val="0"/>
          <w:numId w:val="20"/>
        </w:numPr>
        <w:spacing w:line="360" w:lineRule="auto"/>
        <w:ind w:firstLineChars="0"/>
        <w:rPr>
          <w:rFonts w:ascii="宋体" w:hAnsi="宋体" w:cs="宋体"/>
          <w:bCs/>
        </w:rPr>
      </w:pPr>
      <w:r>
        <w:rPr>
          <w:rFonts w:ascii="宋体" w:hAnsi="宋体" w:cs="宋体"/>
          <w:bCs/>
        </w:rPr>
        <w:t>用于测试支撑分系统的测试任务智能调度技术</w:t>
      </w:r>
    </w:p>
    <w:p w14:paraId="2C360EB2" w14:textId="77777777" w:rsidR="00AD050D" w:rsidRDefault="00AD050D" w:rsidP="00607083">
      <w:pPr>
        <w:pStyle w:val="affa"/>
        <w:numPr>
          <w:ilvl w:val="0"/>
          <w:numId w:val="20"/>
        </w:numPr>
        <w:spacing w:line="360" w:lineRule="auto"/>
        <w:ind w:firstLineChars="0"/>
        <w:rPr>
          <w:rFonts w:ascii="宋体" w:hAnsi="宋体" w:cs="宋体"/>
          <w:bCs/>
        </w:rPr>
      </w:pPr>
      <w:r>
        <w:rPr>
          <w:rFonts w:ascii="宋体" w:hAnsi="宋体" w:cs="宋体"/>
          <w:bCs/>
        </w:rPr>
        <w:t>用于测试数据采集与分析分系统的测试用例智能推荐技术</w:t>
      </w:r>
    </w:p>
    <w:p w14:paraId="30DE8653" w14:textId="77777777" w:rsidR="00AD050D" w:rsidRDefault="00AD050D" w:rsidP="00FF1B1F">
      <w:pPr>
        <w:pStyle w:val="affa"/>
        <w:spacing w:line="360" w:lineRule="auto"/>
        <w:ind w:firstLine="480"/>
        <w:rPr>
          <w:rFonts w:ascii="宋体" w:hAnsi="宋体" w:cs="宋体"/>
          <w:bCs/>
        </w:rPr>
      </w:pPr>
      <w:r>
        <w:rPr>
          <w:rFonts w:ascii="宋体" w:hAnsi="宋体" w:cs="宋体"/>
          <w:bCs/>
        </w:rPr>
        <w:t>上述</w:t>
      </w:r>
      <w:r>
        <w:rPr>
          <w:rFonts w:ascii="宋体" w:hAnsi="宋体" w:cs="宋体" w:hint="eastAsia"/>
          <w:bCs/>
        </w:rPr>
        <w:t>5个方面的关键技术，我司均进行了相应的攻关与开发工作。</w:t>
      </w:r>
    </w:p>
    <w:p w14:paraId="63D3F8D0" w14:textId="77777777" w:rsidR="00AD050D" w:rsidRPr="002D0D81" w:rsidRDefault="00AD050D" w:rsidP="009671BA">
      <w:pPr>
        <w:pStyle w:val="2"/>
        <w:ind w:left="425"/>
      </w:pPr>
      <w:r w:rsidRPr="002D0D81">
        <w:rPr>
          <w:rFonts w:hint="eastAsia"/>
        </w:rPr>
        <w:t xml:space="preserve">工作流技术 </w:t>
      </w:r>
    </w:p>
    <w:p w14:paraId="55FD3B86" w14:textId="77777777" w:rsidR="00AD050D" w:rsidRPr="002D0D81" w:rsidRDefault="00AD050D" w:rsidP="009671BA">
      <w:pPr>
        <w:pStyle w:val="affa"/>
        <w:spacing w:line="360" w:lineRule="auto"/>
        <w:ind w:firstLine="480"/>
        <w:jc w:val="left"/>
      </w:pPr>
      <w:r w:rsidRPr="002D0D81">
        <w:rPr>
          <w:rFonts w:hint="eastAsia"/>
        </w:rPr>
        <w:t>在本项目中，大量的地方需要用到工作流技术，如软件研制管理过程、软件测试过程、软件测试环境的开设过程、软件资产管理的审批过程导尿管。工作流是一系列相互衔接、自动进行的业务活动或任务。</w:t>
      </w:r>
    </w:p>
    <w:p w14:paraId="6EE15619" w14:textId="77777777" w:rsidR="00AD050D" w:rsidRPr="002D0D81" w:rsidRDefault="00AD050D" w:rsidP="009671BA">
      <w:pPr>
        <w:pStyle w:val="affa"/>
        <w:spacing w:line="360" w:lineRule="auto"/>
        <w:ind w:firstLine="480"/>
        <w:jc w:val="left"/>
      </w:pPr>
      <w:r w:rsidRPr="002D0D81">
        <w:rPr>
          <w:rFonts w:hint="eastAsia"/>
        </w:rPr>
        <w:t>一个工作流包括一组任务（或活动）及它们的相互顺序关系，还包括流程及任务（或活动）的启动和终止条件，以及对每个任务（或活动）的描述。</w:t>
      </w:r>
    </w:p>
    <w:p w14:paraId="55B0F5CA" w14:textId="77777777" w:rsidR="00AD050D" w:rsidRPr="002D0D81" w:rsidRDefault="00AD050D" w:rsidP="009671BA">
      <w:pPr>
        <w:pStyle w:val="affa"/>
        <w:spacing w:line="360" w:lineRule="auto"/>
        <w:ind w:firstLine="480"/>
        <w:jc w:val="left"/>
      </w:pPr>
      <w:r w:rsidRPr="002D0D81">
        <w:rPr>
          <w:rFonts w:hint="eastAsia"/>
        </w:rPr>
        <w:t>工作流包含两种类型的工作流：顺序工作流和状态机工作流。</w:t>
      </w:r>
    </w:p>
    <w:p w14:paraId="00D23834" w14:textId="77777777" w:rsidR="00AD050D" w:rsidRPr="002D0D81" w:rsidRDefault="00AD050D" w:rsidP="009671BA">
      <w:pPr>
        <w:pStyle w:val="affa"/>
        <w:spacing w:line="360" w:lineRule="auto"/>
        <w:ind w:firstLine="480"/>
        <w:jc w:val="left"/>
      </w:pPr>
      <w:r w:rsidRPr="002D0D81">
        <w:rPr>
          <w:rFonts w:hint="eastAsia"/>
        </w:rPr>
        <w:t>顺序工作流提供了一系列有组织的步骤，一般情况下，步骤是逐一执行的。可能有的步骤需要等待某些事件的发生才可以继续执行，但通常情况下顺序工作流一般用于无需人工干预的操作。</w:t>
      </w:r>
    </w:p>
    <w:p w14:paraId="1BC2D2FF" w14:textId="77777777" w:rsidR="00AD050D" w:rsidRPr="002D0D81" w:rsidRDefault="00AD050D" w:rsidP="009671BA">
      <w:pPr>
        <w:pStyle w:val="affa"/>
        <w:spacing w:line="360" w:lineRule="auto"/>
        <w:ind w:firstLine="480"/>
        <w:jc w:val="left"/>
      </w:pPr>
      <w:r w:rsidRPr="002D0D81">
        <w:rPr>
          <w:rFonts w:hint="eastAsia"/>
        </w:rPr>
        <w:t>状态机工作流提供了一系列的状态。工作流从初始状态开始，到终止状态结束。两个状态之间定义行为进行过渡。通常情况下，状态机工作流对事件作出反应，事件的发生将会使状态发生改变。</w:t>
      </w:r>
    </w:p>
    <w:p w14:paraId="1C254BA5" w14:textId="77777777" w:rsidR="00AD050D" w:rsidRPr="002D0D81" w:rsidRDefault="00AD050D" w:rsidP="00183012">
      <w:pPr>
        <w:pStyle w:val="3"/>
      </w:pPr>
      <w:bookmarkStart w:id="63" w:name="_Toc16632671"/>
      <w:r w:rsidRPr="002D0D81">
        <w:rPr>
          <w:rFonts w:hint="eastAsia"/>
        </w:rPr>
        <w:t>工作流的基本原理</w:t>
      </w:r>
      <w:bookmarkEnd w:id="63"/>
    </w:p>
    <w:p w14:paraId="5DD3B119" w14:textId="77777777" w:rsidR="00AD050D" w:rsidRPr="002D0D81" w:rsidRDefault="00AD050D" w:rsidP="009671BA">
      <w:pPr>
        <w:pStyle w:val="affa"/>
        <w:spacing w:line="360" w:lineRule="auto"/>
        <w:ind w:firstLine="480"/>
        <w:jc w:val="left"/>
      </w:pPr>
      <w:r w:rsidRPr="002D0D81">
        <w:rPr>
          <w:rFonts w:hint="eastAsia"/>
        </w:rPr>
        <w:t>在工作流引擎中，首先需要对业务流程、过程定义、过程、活动、工作流管理系统、过程活动实例几个基本概念进行定义。</w:t>
      </w:r>
    </w:p>
    <w:p w14:paraId="1D3DFE76" w14:textId="77777777" w:rsidR="00AD050D" w:rsidRPr="002D0D81" w:rsidRDefault="00AD050D" w:rsidP="009671BA">
      <w:pPr>
        <w:pStyle w:val="affa"/>
        <w:spacing w:line="360" w:lineRule="auto"/>
        <w:ind w:firstLine="480"/>
        <w:jc w:val="left"/>
      </w:pPr>
      <w:r w:rsidRPr="002D0D81">
        <w:rPr>
          <w:rFonts w:hint="eastAsia"/>
        </w:rPr>
        <w:t>下图</w:t>
      </w:r>
      <w:r w:rsidRPr="002D0D81">
        <w:rPr>
          <w:rFonts w:hint="eastAsia"/>
        </w:rPr>
        <w:t>6-</w:t>
      </w:r>
      <w:r w:rsidRPr="002D0D81">
        <w:t>1</w:t>
      </w:r>
      <w:r w:rsidRPr="002D0D81">
        <w:rPr>
          <w:rFonts w:hint="eastAsia"/>
        </w:rPr>
        <w:t>-</w:t>
      </w:r>
      <w:r w:rsidRPr="002D0D81">
        <w:t>1</w:t>
      </w:r>
      <w:r w:rsidRPr="002D0D81">
        <w:rPr>
          <w:rFonts w:hint="eastAsia"/>
        </w:rPr>
        <w:t>是这几个概念的关系图。</w:t>
      </w:r>
    </w:p>
    <w:p w14:paraId="6E57C616" w14:textId="77777777" w:rsidR="00AD050D" w:rsidRPr="002D0D81" w:rsidRDefault="00AD050D" w:rsidP="009671BA">
      <w:pPr>
        <w:pStyle w:val="affa"/>
        <w:spacing w:line="360" w:lineRule="auto"/>
        <w:ind w:firstLineChars="0" w:firstLine="0"/>
        <w:jc w:val="center"/>
      </w:pPr>
      <w:r w:rsidRPr="002D0D81">
        <w:object w:dxaOrig="7066" w:dyaOrig="5250" w14:anchorId="5FA98077">
          <v:shape id="_x0000_i1034" type="#_x0000_t75" style="width:285pt;height:211.5pt" o:ole="">
            <v:imagedata r:id="rId34" o:title=""/>
          </v:shape>
          <o:OLEObject Type="Embed" ProgID="Visio.Drawing.15" ShapeID="_x0000_i1034" DrawAspect="Content" ObjectID="_1627811627" r:id="rId35"/>
        </w:object>
      </w:r>
    </w:p>
    <w:p w14:paraId="3857364D" w14:textId="77777777" w:rsidR="00AD050D" w:rsidRPr="002D0D81" w:rsidRDefault="00AD050D" w:rsidP="009671BA">
      <w:pPr>
        <w:pStyle w:val="afff2"/>
      </w:pPr>
    </w:p>
    <w:p w14:paraId="04CAE8A4" w14:textId="77777777" w:rsidR="00AD050D" w:rsidRPr="002D0D81" w:rsidRDefault="00AD050D" w:rsidP="009671BA">
      <w:pPr>
        <w:pStyle w:val="afff2"/>
      </w:pPr>
      <w:r w:rsidRPr="002D0D81">
        <w:t>图</w:t>
      </w:r>
      <w:r w:rsidRPr="002D0D81">
        <w:t xml:space="preserve"> 6</w:t>
      </w:r>
      <w:r w:rsidRPr="002D0D81">
        <w:rPr>
          <w:rFonts w:hint="eastAsia"/>
        </w:rPr>
        <w:t>-</w:t>
      </w:r>
      <w:r w:rsidRPr="002D0D81">
        <w:t>1</w:t>
      </w:r>
      <w:r w:rsidRPr="002D0D81">
        <w:rPr>
          <w:rFonts w:hint="eastAsia"/>
        </w:rPr>
        <w:t>-</w:t>
      </w:r>
      <w:r w:rsidRPr="002D0D81">
        <w:t xml:space="preserve">1 </w:t>
      </w:r>
      <w:r w:rsidRPr="002D0D81">
        <w:rPr>
          <w:rFonts w:hint="eastAsia"/>
        </w:rPr>
        <w:t>概念</w:t>
      </w:r>
      <w:r w:rsidRPr="002D0D81">
        <w:t>关系图</w:t>
      </w:r>
    </w:p>
    <w:p w14:paraId="774B85AF" w14:textId="77777777" w:rsidR="00AD050D" w:rsidRPr="002D0D81" w:rsidRDefault="00AD050D" w:rsidP="009671BA"/>
    <w:p w14:paraId="27548DED"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1</w:t>
      </w:r>
      <w:r w:rsidRPr="002D0D81">
        <w:rPr>
          <w:rFonts w:hint="eastAsia"/>
        </w:rPr>
        <w:t>）业务流程</w:t>
      </w:r>
      <w:r w:rsidRPr="002D0D81">
        <w:rPr>
          <w:rFonts w:hint="eastAsia"/>
        </w:rPr>
        <w:t>(Business Process)</w:t>
      </w:r>
    </w:p>
    <w:p w14:paraId="71D5809B" w14:textId="77777777" w:rsidR="00AD050D" w:rsidRPr="002D0D81" w:rsidRDefault="00AD050D" w:rsidP="009671BA">
      <w:pPr>
        <w:pStyle w:val="affa"/>
        <w:spacing w:line="360" w:lineRule="auto"/>
        <w:ind w:firstLine="480"/>
        <w:jc w:val="left"/>
      </w:pPr>
      <w:r w:rsidRPr="002D0D81">
        <w:rPr>
          <w:rFonts w:hint="eastAsia"/>
        </w:rPr>
        <w:t>是在功能确定的组织结构中，能够实现业务目标和策略的相互连接的过程和活动集。例如：被测件处理过程、项目开发过程等。</w:t>
      </w:r>
    </w:p>
    <w:p w14:paraId="26B3AD66"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2</w:t>
      </w:r>
      <w:r w:rsidRPr="002D0D81">
        <w:rPr>
          <w:rFonts w:hint="eastAsia"/>
        </w:rPr>
        <w:t>）过程</w:t>
      </w:r>
      <w:r w:rsidRPr="002D0D81">
        <w:rPr>
          <w:rFonts w:hint="eastAsia"/>
        </w:rPr>
        <w:t>(Process)</w:t>
      </w:r>
    </w:p>
    <w:p w14:paraId="560FFBE5" w14:textId="77777777" w:rsidR="00AD050D" w:rsidRPr="002D0D81" w:rsidRDefault="00AD050D" w:rsidP="009671BA">
      <w:pPr>
        <w:pStyle w:val="affa"/>
        <w:spacing w:line="360" w:lineRule="auto"/>
        <w:ind w:firstLine="480"/>
        <w:jc w:val="left"/>
      </w:pPr>
      <w:r w:rsidRPr="002D0D81">
        <w:rPr>
          <w:rFonts w:hint="eastAsia"/>
        </w:rPr>
        <w:t>是业务流程的规范视图，由一系列为共同目标连接在一起的协同的过程活动组成。</w:t>
      </w:r>
    </w:p>
    <w:p w14:paraId="3E3F51DD" w14:textId="77777777" w:rsidR="00AD050D" w:rsidRPr="002D0D81" w:rsidRDefault="00AD050D" w:rsidP="009671BA">
      <w:pPr>
        <w:pStyle w:val="affa"/>
        <w:spacing w:line="360" w:lineRule="auto"/>
        <w:ind w:firstLine="480"/>
        <w:jc w:val="left"/>
      </w:pPr>
      <w:r w:rsidRPr="002D0D81">
        <w:rPr>
          <w:rFonts w:hint="eastAsia"/>
        </w:rPr>
        <w:t>（</w:t>
      </w:r>
      <w:r w:rsidRPr="002D0D81">
        <w:t>3</w:t>
      </w:r>
      <w:r w:rsidRPr="002D0D81">
        <w:rPr>
          <w:rFonts w:hint="eastAsia"/>
        </w:rPr>
        <w:t>）活动</w:t>
      </w:r>
      <w:r w:rsidRPr="002D0D81">
        <w:rPr>
          <w:rFonts w:hint="eastAsia"/>
        </w:rPr>
        <w:t>(Activity)</w:t>
      </w:r>
    </w:p>
    <w:p w14:paraId="1E3464AD" w14:textId="77777777" w:rsidR="00AD050D" w:rsidRPr="002D0D81" w:rsidRDefault="00AD050D" w:rsidP="009671BA">
      <w:pPr>
        <w:pStyle w:val="affa"/>
        <w:spacing w:line="360" w:lineRule="auto"/>
        <w:ind w:firstLine="480"/>
        <w:jc w:val="left"/>
      </w:pPr>
      <w:r w:rsidRPr="002D0D81">
        <w:rPr>
          <w:rFonts w:hint="eastAsia"/>
        </w:rPr>
        <w:t>指的是工作流中的一个逻辑步骤或环节，是过程执行中可被工作机调度的最小工作单元。它既可以是计算机自动执行，也可以是人来完成。</w:t>
      </w:r>
    </w:p>
    <w:p w14:paraId="5B070F12"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4</w:t>
      </w:r>
      <w:r w:rsidRPr="002D0D81">
        <w:rPr>
          <w:rFonts w:hint="eastAsia"/>
        </w:rPr>
        <w:t>）工作流管理系统</w:t>
      </w:r>
      <w:r w:rsidRPr="002D0D81">
        <w:rPr>
          <w:rFonts w:hint="eastAsia"/>
        </w:rPr>
        <w:t>(Workflow Management System)</w:t>
      </w:r>
    </w:p>
    <w:p w14:paraId="38DA17A8" w14:textId="77777777" w:rsidR="00AD050D" w:rsidRPr="002D0D81" w:rsidRDefault="00AD050D" w:rsidP="009671BA">
      <w:pPr>
        <w:pStyle w:val="affa"/>
        <w:spacing w:line="360" w:lineRule="auto"/>
        <w:ind w:firstLine="480"/>
        <w:jc w:val="left"/>
      </w:pPr>
      <w:r w:rsidRPr="002D0D81">
        <w:rPr>
          <w:rFonts w:hint="eastAsia"/>
        </w:rPr>
        <w:t>是一种能定义、创建和管理工作流执行的系统。它可通过单个或多个工作机运行，并能存储和解释过程定义。它包含的信息有：开始和结束条件，可参与到此环节中的拥护，完成此活动所需的应用程序或数据，以及关于此活动应如何完成的一些限制条件。</w:t>
      </w:r>
    </w:p>
    <w:p w14:paraId="21CA5403"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5</w:t>
      </w:r>
      <w:r w:rsidRPr="002D0D81">
        <w:rPr>
          <w:rFonts w:hint="eastAsia"/>
        </w:rPr>
        <w:t>）过程活动实例</w:t>
      </w:r>
      <w:r w:rsidRPr="002D0D81">
        <w:rPr>
          <w:rFonts w:hint="eastAsia"/>
        </w:rPr>
        <w:t>(Process Activity Instances)</w:t>
      </w:r>
    </w:p>
    <w:p w14:paraId="6A05B19B" w14:textId="77777777" w:rsidR="00AD050D" w:rsidRPr="002D0D81" w:rsidRDefault="00AD050D" w:rsidP="009671BA">
      <w:pPr>
        <w:pStyle w:val="affa"/>
        <w:spacing w:line="360" w:lineRule="auto"/>
        <w:ind w:firstLine="480"/>
        <w:jc w:val="left"/>
      </w:pPr>
      <w:r w:rsidRPr="002D0D81">
        <w:rPr>
          <w:rFonts w:hint="eastAsia"/>
        </w:rPr>
        <w:t>指的是实际运行中的一个过程活动。每个实例代表一个能独立控制执行、具有内部状态的线程，可被外界通过标识进行存取。过程实例有工作流管理系统创建、管理、终止、它与过程定义相对应。每个活动实例代表一个活动的一次调用，只和一个过程实例相关，并使用过程实例的数据。一个过程实例可能有若干个活动实例组成，但一个活动实例不能同时属于几个过程实例。</w:t>
      </w:r>
    </w:p>
    <w:p w14:paraId="777B8230" w14:textId="77777777" w:rsidR="00AD050D" w:rsidRPr="002D0D81" w:rsidRDefault="00AD050D" w:rsidP="009671BA">
      <w:pPr>
        <w:pStyle w:val="affa"/>
        <w:spacing w:line="360" w:lineRule="auto"/>
        <w:ind w:firstLine="480"/>
        <w:jc w:val="left"/>
      </w:pPr>
      <w:r w:rsidRPr="002D0D81">
        <w:rPr>
          <w:rFonts w:hint="eastAsia"/>
        </w:rPr>
        <w:t>工作流在大多数的实际应用中的情况可以这样来简单地描述：在网络、服务器和多台计算机客户端的硬件平台上，业务过程按照预先设定的规则并借助应用程序和人对相关数据的处理而完成。例如，在日常办公中，当撰写好某份报告之后，可能需要将其提交给领导进行审阅或批示；审批意见可能需要汇集并提交给另外一个人，以便对报告进行进一步的修改。这样，可能会形成同一篇文档在多个人之间的顺序或同时传递。对于这样的情况，我们可以使用工作流技术来控制和管理文档在各个计算机之间自动传递，而非手工传递。</w:t>
      </w:r>
    </w:p>
    <w:p w14:paraId="583E6771" w14:textId="77777777" w:rsidR="00AD050D" w:rsidRPr="002D0D81" w:rsidRDefault="00AD050D" w:rsidP="009671BA">
      <w:pPr>
        <w:pStyle w:val="affa"/>
        <w:spacing w:line="360" w:lineRule="auto"/>
        <w:ind w:firstLine="480"/>
        <w:jc w:val="left"/>
      </w:pPr>
      <w:r w:rsidRPr="002D0D81">
        <w:rPr>
          <w:rFonts w:hint="eastAsia"/>
        </w:rPr>
        <w:t>类似的关于文档的自动化处理只是工作流技术的一种简单应用。事实上，工作流技术在现实生活中能够完成更多更复杂的任务。如企业</w:t>
      </w:r>
      <w:r w:rsidRPr="002D0D81">
        <w:rPr>
          <w:rFonts w:hint="eastAsia"/>
        </w:rPr>
        <w:t>(</w:t>
      </w:r>
      <w:r w:rsidRPr="002D0D81">
        <w:rPr>
          <w:rFonts w:hint="eastAsia"/>
        </w:rPr>
        <w:t>或机构</w:t>
      </w:r>
      <w:r w:rsidRPr="002D0D81">
        <w:rPr>
          <w:rFonts w:hint="eastAsia"/>
        </w:rPr>
        <w:t>)</w:t>
      </w:r>
      <w:r w:rsidRPr="002D0D81">
        <w:rPr>
          <w:rFonts w:hint="eastAsia"/>
        </w:rPr>
        <w:t>内部的各种数据或信息的自动处理，多种业务流程的整合，企业</w:t>
      </w:r>
      <w:r w:rsidRPr="002D0D81">
        <w:rPr>
          <w:rFonts w:hint="eastAsia"/>
        </w:rPr>
        <w:t>(</w:t>
      </w:r>
      <w:r w:rsidRPr="002D0D81">
        <w:rPr>
          <w:rFonts w:hint="eastAsia"/>
        </w:rPr>
        <w:t>或机构</w:t>
      </w:r>
      <w:r w:rsidRPr="002D0D81">
        <w:rPr>
          <w:rFonts w:hint="eastAsia"/>
        </w:rPr>
        <w:t>)</w:t>
      </w:r>
      <w:r w:rsidRPr="002D0D81">
        <w:rPr>
          <w:rFonts w:hint="eastAsia"/>
        </w:rPr>
        <w:t>之间的数据交换，借助</w:t>
      </w:r>
      <w:r w:rsidRPr="002D0D81">
        <w:rPr>
          <w:rFonts w:hint="eastAsia"/>
        </w:rPr>
        <w:t>Internet</w:t>
      </w:r>
      <w:r w:rsidRPr="002D0D81">
        <w:rPr>
          <w:rFonts w:hint="eastAsia"/>
        </w:rPr>
        <w:t>技术实现跨地域的数据传输和处理等等。</w:t>
      </w:r>
    </w:p>
    <w:p w14:paraId="6D134B91" w14:textId="77777777" w:rsidR="00AD050D" w:rsidRPr="002D0D81" w:rsidRDefault="00AD050D" w:rsidP="00183012">
      <w:pPr>
        <w:pStyle w:val="3"/>
      </w:pPr>
      <w:bookmarkStart w:id="64" w:name="_Toc16632672"/>
      <w:r w:rsidRPr="002D0D81">
        <w:rPr>
          <w:rFonts w:hint="eastAsia"/>
        </w:rPr>
        <w:t>自定义工作流</w:t>
      </w:r>
      <w:bookmarkEnd w:id="64"/>
    </w:p>
    <w:p w14:paraId="1846DAA3" w14:textId="77777777" w:rsidR="00AD050D" w:rsidRPr="002D0D81" w:rsidRDefault="00AD050D" w:rsidP="009671BA">
      <w:pPr>
        <w:pStyle w:val="affa"/>
        <w:spacing w:line="360" w:lineRule="auto"/>
        <w:ind w:firstLine="480"/>
        <w:jc w:val="left"/>
      </w:pPr>
      <w:r w:rsidRPr="002D0D81">
        <w:rPr>
          <w:rFonts w:hint="eastAsia"/>
        </w:rPr>
        <w:t>工作流可以分为两类：</w:t>
      </w:r>
    </w:p>
    <w:p w14:paraId="713E547C" w14:textId="77777777" w:rsidR="00AD050D" w:rsidRPr="002D0D81" w:rsidRDefault="00AD050D" w:rsidP="009671BA">
      <w:pPr>
        <w:pStyle w:val="affa"/>
        <w:spacing w:line="360" w:lineRule="auto"/>
        <w:ind w:firstLine="480"/>
        <w:jc w:val="left"/>
      </w:pPr>
      <w:r w:rsidRPr="002D0D81">
        <w:rPr>
          <w:rFonts w:hint="eastAsia"/>
        </w:rPr>
        <w:t>一类是固定工作流：</w:t>
      </w:r>
    </w:p>
    <w:p w14:paraId="7F3C1EDE" w14:textId="77777777" w:rsidR="00AD050D" w:rsidRPr="002D0D81" w:rsidRDefault="00AD050D" w:rsidP="009671BA">
      <w:pPr>
        <w:pStyle w:val="affa"/>
        <w:spacing w:line="360" w:lineRule="auto"/>
        <w:ind w:firstLine="480"/>
        <w:jc w:val="left"/>
      </w:pPr>
      <w:r w:rsidRPr="002D0D81">
        <w:rPr>
          <w:rFonts w:hint="eastAsia"/>
        </w:rPr>
        <w:t>流程的基本设定和用途己经确定，用户可自定义的内容很少，基本上是直接应用。各种企业信息系统内集成的处理常见工作事务的模块都可以算做固定工作流。</w:t>
      </w:r>
    </w:p>
    <w:p w14:paraId="4079145F" w14:textId="77777777" w:rsidR="00AD050D" w:rsidRPr="002D0D81" w:rsidRDefault="00AD050D" w:rsidP="009671BA">
      <w:pPr>
        <w:pStyle w:val="affa"/>
        <w:spacing w:line="360" w:lineRule="auto"/>
        <w:ind w:firstLine="480"/>
        <w:jc w:val="left"/>
      </w:pPr>
      <w:r w:rsidRPr="002D0D81">
        <w:rPr>
          <w:rFonts w:hint="eastAsia"/>
        </w:rPr>
        <w:t>另一类是自定义工作流：</w:t>
      </w:r>
    </w:p>
    <w:p w14:paraId="000F65BE" w14:textId="77777777" w:rsidR="00AD050D" w:rsidRPr="002D0D81" w:rsidRDefault="00AD050D" w:rsidP="009671BA">
      <w:pPr>
        <w:pStyle w:val="affa"/>
        <w:spacing w:line="360" w:lineRule="auto"/>
        <w:ind w:firstLine="480"/>
        <w:jc w:val="left"/>
      </w:pPr>
      <w:r w:rsidRPr="002D0D81">
        <w:rPr>
          <w:rFonts w:hint="eastAsia"/>
        </w:rPr>
        <w:t>系统只提供工作流设计和运行的环境以及基本元素，将流程定义独立出来，不和具体业务绑定，由系统管理员根据企业自身需求，用这些元素组合出各种各样的流程。</w:t>
      </w:r>
    </w:p>
    <w:p w14:paraId="69BEECB5" w14:textId="77777777" w:rsidR="00AD050D" w:rsidRPr="002D0D81" w:rsidRDefault="00AD050D" w:rsidP="009671BA">
      <w:pPr>
        <w:pStyle w:val="affa"/>
        <w:spacing w:line="360" w:lineRule="auto"/>
        <w:ind w:firstLine="480"/>
        <w:jc w:val="left"/>
      </w:pPr>
      <w:r w:rsidRPr="002D0D81">
        <w:rPr>
          <w:rFonts w:hint="eastAsia"/>
        </w:rPr>
        <w:t>自定义工作流户定义与任务执行完全分离。整个工作流的表单和流程步骤都是由系统管理员预先设计好的，办理时每个步骤的操作人员在限定的区域操作，完毕后选择下一分支与经办人进行转交，如此一步步流转直至结束流程。用户可定义部分包括如下部分：</w:t>
      </w:r>
    </w:p>
    <w:p w14:paraId="5C8BCEEB" w14:textId="77777777" w:rsidR="00AD050D" w:rsidRPr="002D0D81" w:rsidRDefault="00AD050D" w:rsidP="00607083">
      <w:pPr>
        <w:pStyle w:val="affa"/>
        <w:numPr>
          <w:ilvl w:val="0"/>
          <w:numId w:val="32"/>
        </w:numPr>
        <w:spacing w:line="360" w:lineRule="auto"/>
        <w:ind w:firstLineChars="0"/>
        <w:jc w:val="left"/>
      </w:pPr>
      <w:r w:rsidRPr="002D0D81">
        <w:rPr>
          <w:rFonts w:hint="eastAsia"/>
        </w:rPr>
        <w:t>表单设计</w:t>
      </w:r>
    </w:p>
    <w:p w14:paraId="7A8DFBD0" w14:textId="77777777" w:rsidR="00AD050D" w:rsidRPr="002D0D81" w:rsidRDefault="00AD050D" w:rsidP="009671BA">
      <w:pPr>
        <w:pStyle w:val="affa"/>
        <w:spacing w:line="360" w:lineRule="auto"/>
        <w:ind w:firstLine="480"/>
        <w:jc w:val="left"/>
      </w:pPr>
      <w:r w:rsidRPr="002D0D81">
        <w:rPr>
          <w:rFonts w:hint="eastAsia"/>
        </w:rPr>
        <w:t>作为工作流数据的载体，表单力求易编辑、易操作和美观。管理者可以根据需要来设计满足需要的表单。</w:t>
      </w:r>
    </w:p>
    <w:p w14:paraId="340250BA" w14:textId="77777777" w:rsidR="00AD050D" w:rsidRPr="002D0D81" w:rsidRDefault="00AD050D" w:rsidP="00607083">
      <w:pPr>
        <w:pStyle w:val="affa"/>
        <w:numPr>
          <w:ilvl w:val="0"/>
          <w:numId w:val="32"/>
        </w:numPr>
        <w:spacing w:line="360" w:lineRule="auto"/>
        <w:ind w:firstLineChars="0"/>
        <w:jc w:val="left"/>
      </w:pPr>
      <w:r w:rsidRPr="002D0D81">
        <w:rPr>
          <w:rFonts w:hint="eastAsia"/>
        </w:rPr>
        <w:t>控件使用</w:t>
      </w:r>
    </w:p>
    <w:p w14:paraId="57DFB447" w14:textId="77777777" w:rsidR="00AD050D" w:rsidRPr="002D0D81" w:rsidRDefault="00AD050D" w:rsidP="009671BA">
      <w:pPr>
        <w:pStyle w:val="affa"/>
        <w:spacing w:line="360" w:lineRule="auto"/>
        <w:ind w:firstLine="480"/>
        <w:jc w:val="left"/>
      </w:pPr>
      <w:r w:rsidRPr="002D0D81">
        <w:rPr>
          <w:rFonts w:hint="eastAsia"/>
        </w:rPr>
        <w:t>用户可操作的就是表单上的控件，因此表单上可以使用的控件类型直接决定了工作流中可以存放哪些形式的数据，基本空间类型包括标签、文本输入、下拉菜单、单选列表，复选列表，日期等。系统中的工作流还提供诸如公式计算，</w:t>
      </w:r>
      <w:r w:rsidRPr="002D0D81">
        <w:rPr>
          <w:rFonts w:hint="eastAsia"/>
        </w:rPr>
        <w:t>SQL</w:t>
      </w:r>
      <w:r w:rsidRPr="002D0D81">
        <w:rPr>
          <w:rFonts w:hint="eastAsia"/>
        </w:rPr>
        <w:t>查询语句之类的高级控件，能够设计出功能更强大的表单。在我们的工作流中还包括如自动统计，手写审批等高级控件。</w:t>
      </w:r>
    </w:p>
    <w:p w14:paraId="3C13F749" w14:textId="77777777" w:rsidR="00AD050D" w:rsidRPr="002D0D81" w:rsidRDefault="00AD050D" w:rsidP="00607083">
      <w:pPr>
        <w:pStyle w:val="affa"/>
        <w:numPr>
          <w:ilvl w:val="0"/>
          <w:numId w:val="32"/>
        </w:numPr>
        <w:spacing w:line="360" w:lineRule="auto"/>
        <w:ind w:firstLineChars="0"/>
        <w:jc w:val="left"/>
      </w:pPr>
      <w:r w:rsidRPr="002D0D81">
        <w:rPr>
          <w:rFonts w:hint="eastAsia"/>
        </w:rPr>
        <w:t>图形化流程设计</w:t>
      </w:r>
    </w:p>
    <w:p w14:paraId="65029025" w14:textId="77777777" w:rsidR="00AD050D" w:rsidRPr="002D0D81" w:rsidRDefault="00AD050D" w:rsidP="009671BA">
      <w:pPr>
        <w:pStyle w:val="affa"/>
        <w:spacing w:line="360" w:lineRule="auto"/>
        <w:ind w:firstLine="480"/>
        <w:jc w:val="left"/>
      </w:pPr>
      <w:r w:rsidRPr="002D0D81">
        <w:rPr>
          <w:rFonts w:hint="eastAsia"/>
        </w:rPr>
        <w:t>我们图形化的流程表述取代了传统的列表方式，这给设计者和使用者提供了很大方便。并能提供更多直接显示的内容，如转向条件等。</w:t>
      </w:r>
    </w:p>
    <w:p w14:paraId="2E60D979" w14:textId="77777777" w:rsidR="00AD050D" w:rsidRPr="002D0D81" w:rsidRDefault="00AD050D" w:rsidP="00607083">
      <w:pPr>
        <w:pStyle w:val="affa"/>
        <w:numPr>
          <w:ilvl w:val="0"/>
          <w:numId w:val="32"/>
        </w:numPr>
        <w:spacing w:line="360" w:lineRule="auto"/>
        <w:ind w:firstLineChars="0"/>
        <w:jc w:val="left"/>
      </w:pPr>
      <w:r w:rsidRPr="002D0D81">
        <w:rPr>
          <w:rFonts w:hint="eastAsia"/>
        </w:rPr>
        <w:t>流程转向控制</w:t>
      </w:r>
    </w:p>
    <w:p w14:paraId="5483BE5D" w14:textId="77777777" w:rsidR="00AD050D" w:rsidRPr="002D0D81" w:rsidRDefault="00AD050D" w:rsidP="009671BA">
      <w:pPr>
        <w:pStyle w:val="affa"/>
        <w:spacing w:line="360" w:lineRule="auto"/>
        <w:ind w:firstLine="480"/>
        <w:jc w:val="left"/>
      </w:pPr>
      <w:r w:rsidRPr="002D0D81">
        <w:rPr>
          <w:rFonts w:hint="eastAsia"/>
        </w:rPr>
        <w:t>工作流转交时，往往同时有多个方向可以选择，流程转向控制即是根据已有条件自动判断出该往那个方向进行，或者允许往哪个方向进行。这一控制减少了使用者误操作的概率，提高了工作流的自动化程度。使用者可以直接设定转向条件，根据条件，流程会实现自动的转向。</w:t>
      </w:r>
    </w:p>
    <w:p w14:paraId="5D2AD398" w14:textId="77777777" w:rsidR="00AD050D" w:rsidRPr="002D0D81" w:rsidRDefault="00AD050D" w:rsidP="00607083">
      <w:pPr>
        <w:pStyle w:val="affa"/>
        <w:numPr>
          <w:ilvl w:val="0"/>
          <w:numId w:val="32"/>
        </w:numPr>
        <w:spacing w:line="360" w:lineRule="auto"/>
        <w:ind w:firstLineChars="0"/>
        <w:jc w:val="left"/>
      </w:pPr>
      <w:r w:rsidRPr="002D0D81">
        <w:rPr>
          <w:rFonts w:hint="eastAsia"/>
        </w:rPr>
        <w:t>统一步骤多人办理</w:t>
      </w:r>
    </w:p>
    <w:p w14:paraId="4F0457F1" w14:textId="77777777" w:rsidR="00AD050D" w:rsidRPr="002D0D81" w:rsidRDefault="00AD050D" w:rsidP="009671BA">
      <w:pPr>
        <w:pStyle w:val="affa"/>
        <w:spacing w:line="360" w:lineRule="auto"/>
        <w:ind w:firstLine="480"/>
        <w:jc w:val="left"/>
      </w:pPr>
      <w:r w:rsidRPr="002D0D81">
        <w:rPr>
          <w:rFonts w:hint="eastAsia"/>
        </w:rPr>
        <w:t>转交时设定一个主办人，其他人只能在限定的区域书写自己的看法。这就是确定主办权的模式。</w:t>
      </w:r>
    </w:p>
    <w:p w14:paraId="74AE9DB3" w14:textId="77777777" w:rsidR="00AD050D" w:rsidRPr="002D0D81" w:rsidRDefault="00AD050D" w:rsidP="009671BA">
      <w:pPr>
        <w:pStyle w:val="affa"/>
        <w:spacing w:line="360" w:lineRule="auto"/>
        <w:ind w:firstLine="480"/>
        <w:jc w:val="left"/>
      </w:pPr>
      <w:r w:rsidRPr="002D0D81">
        <w:rPr>
          <w:rFonts w:hint="eastAsia"/>
        </w:rPr>
        <w:t>同时交多人，谁先接谁办理或谁先接谁主办。用于有多人处理相同的事物，不必指定由谁办理的场合。这其实是自动分配主权的模式。</w:t>
      </w:r>
    </w:p>
    <w:p w14:paraId="69E4E478" w14:textId="77777777" w:rsidR="00AD050D" w:rsidRPr="002D0D81" w:rsidRDefault="00AD050D" w:rsidP="009671BA">
      <w:pPr>
        <w:pStyle w:val="affa"/>
        <w:spacing w:line="360" w:lineRule="auto"/>
        <w:ind w:firstLine="480"/>
        <w:jc w:val="left"/>
      </w:pPr>
      <w:r w:rsidRPr="002D0D81">
        <w:rPr>
          <w:rFonts w:hint="eastAsia"/>
        </w:rPr>
        <w:t>多人会签，所有人都办理完或已开始办理才能结束本步。此功能用于一件事物需要多人审批的场合，避免了逐一传递工作的繁琐步骤。这可以算是没有主办权的模式。我们的工作流应该同时支持上面三种模式，以适应现实工作中的不同需要。</w:t>
      </w:r>
    </w:p>
    <w:p w14:paraId="0D1DC6F5" w14:textId="77777777" w:rsidR="00AD050D" w:rsidRPr="002D0D81" w:rsidRDefault="00AD050D" w:rsidP="00183012">
      <w:pPr>
        <w:pStyle w:val="3"/>
      </w:pPr>
      <w:bookmarkStart w:id="65" w:name="_Toc16632673"/>
      <w:r w:rsidRPr="002D0D81">
        <w:rPr>
          <w:rFonts w:hint="eastAsia"/>
        </w:rPr>
        <w:t>工作流引擎的对外接口</w:t>
      </w:r>
      <w:bookmarkEnd w:id="65"/>
    </w:p>
    <w:p w14:paraId="4A66660B" w14:textId="77777777" w:rsidR="00AD050D" w:rsidRPr="002D0D81" w:rsidRDefault="00AD050D" w:rsidP="009671BA">
      <w:pPr>
        <w:pStyle w:val="affa"/>
        <w:spacing w:line="360" w:lineRule="auto"/>
        <w:ind w:firstLine="480"/>
        <w:jc w:val="left"/>
      </w:pPr>
      <w:r w:rsidRPr="002D0D81">
        <w:rPr>
          <w:rFonts w:hint="eastAsia"/>
        </w:rPr>
        <w:t>工作流的参考功能结构如下图</w:t>
      </w:r>
      <w:r w:rsidRPr="002D0D81">
        <w:rPr>
          <w:rFonts w:hint="eastAsia"/>
        </w:rPr>
        <w:t>6-</w:t>
      </w:r>
      <w:r w:rsidRPr="002D0D81">
        <w:t>1</w:t>
      </w:r>
      <w:r w:rsidRPr="002D0D81">
        <w:rPr>
          <w:rFonts w:hint="eastAsia"/>
        </w:rPr>
        <w:t>-</w:t>
      </w:r>
      <w:r w:rsidRPr="002D0D81">
        <w:t>2</w:t>
      </w:r>
      <w:r w:rsidRPr="002D0D81">
        <w:rPr>
          <w:rFonts w:hint="eastAsia"/>
        </w:rPr>
        <w:t>所示。</w:t>
      </w:r>
    </w:p>
    <w:p w14:paraId="556580F2" w14:textId="77777777" w:rsidR="00AD050D" w:rsidRPr="002D0D81" w:rsidRDefault="00AD050D" w:rsidP="009671BA">
      <w:pPr>
        <w:pStyle w:val="affa"/>
        <w:spacing w:line="360" w:lineRule="auto"/>
        <w:ind w:firstLine="480"/>
        <w:jc w:val="left"/>
      </w:pPr>
    </w:p>
    <w:p w14:paraId="3210B2A9" w14:textId="77777777" w:rsidR="00AD050D" w:rsidRPr="002D0D81" w:rsidRDefault="00AD050D" w:rsidP="009671BA">
      <w:pPr>
        <w:pStyle w:val="affa"/>
        <w:spacing w:line="360" w:lineRule="auto"/>
        <w:ind w:firstLineChars="0" w:firstLine="0"/>
        <w:jc w:val="center"/>
      </w:pPr>
      <w:r w:rsidRPr="002D0D81">
        <w:object w:dxaOrig="8835" w:dyaOrig="6286" w14:anchorId="04B251C4">
          <v:shape id="_x0000_i1035" type="#_x0000_t75" style="width:291.75pt;height:207.75pt" o:ole="">
            <v:imagedata r:id="rId36" o:title=""/>
          </v:shape>
          <o:OLEObject Type="Embed" ProgID="Visio.Drawing.15" ShapeID="_x0000_i1035" DrawAspect="Content" ObjectID="_1627811628" r:id="rId37"/>
        </w:object>
      </w:r>
    </w:p>
    <w:p w14:paraId="45A2C2B4" w14:textId="77777777" w:rsidR="00AD050D" w:rsidRPr="002D0D81" w:rsidRDefault="00AD050D" w:rsidP="009671BA">
      <w:pPr>
        <w:pStyle w:val="afff2"/>
      </w:pPr>
    </w:p>
    <w:p w14:paraId="10144DE8" w14:textId="77777777" w:rsidR="00AD050D" w:rsidRPr="002D0D81" w:rsidRDefault="00AD050D" w:rsidP="009671BA">
      <w:pPr>
        <w:pStyle w:val="afff2"/>
      </w:pPr>
      <w:r w:rsidRPr="002D0D81">
        <w:rPr>
          <w:rFonts w:hint="eastAsia"/>
        </w:rPr>
        <w:t>图</w:t>
      </w:r>
      <w:r w:rsidRPr="002D0D81">
        <w:rPr>
          <w:rFonts w:hint="eastAsia"/>
        </w:rPr>
        <w:t xml:space="preserve"> </w:t>
      </w:r>
      <w:r w:rsidRPr="002D0D81">
        <w:t>6</w:t>
      </w:r>
      <w:r w:rsidRPr="002D0D81">
        <w:rPr>
          <w:rFonts w:hint="eastAsia"/>
        </w:rPr>
        <w:t>-</w:t>
      </w:r>
      <w:r w:rsidRPr="002D0D81">
        <w:t>1</w:t>
      </w:r>
      <w:r w:rsidRPr="002D0D81">
        <w:rPr>
          <w:rFonts w:hint="eastAsia"/>
        </w:rPr>
        <w:t>-</w:t>
      </w:r>
      <w:r w:rsidRPr="002D0D81">
        <w:t xml:space="preserve">2 </w:t>
      </w:r>
      <w:r w:rsidRPr="002D0D81">
        <w:rPr>
          <w:rFonts w:hint="eastAsia"/>
        </w:rPr>
        <w:t>工作</w:t>
      </w:r>
      <w:r w:rsidRPr="002D0D81">
        <w:t>流功能结构图</w:t>
      </w:r>
    </w:p>
    <w:p w14:paraId="75FD80F0" w14:textId="77777777" w:rsidR="00AD050D" w:rsidRPr="002D0D81" w:rsidRDefault="00AD050D" w:rsidP="009671BA"/>
    <w:p w14:paraId="19487837"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1</w:t>
      </w:r>
      <w:r w:rsidRPr="002D0D81">
        <w:rPr>
          <w:rFonts w:hint="eastAsia"/>
        </w:rPr>
        <w:t>）工作流服务与工作流建模工具之间的接口</w:t>
      </w:r>
    </w:p>
    <w:p w14:paraId="0C38A7BB" w14:textId="77777777" w:rsidR="00AD050D" w:rsidRPr="002D0D81" w:rsidRDefault="00AD050D" w:rsidP="009671BA">
      <w:pPr>
        <w:pStyle w:val="affa"/>
        <w:spacing w:line="360" w:lineRule="auto"/>
        <w:ind w:firstLine="480"/>
        <w:jc w:val="left"/>
      </w:pPr>
      <w:r w:rsidRPr="002D0D81">
        <w:rPr>
          <w:rFonts w:hint="eastAsia"/>
        </w:rPr>
        <w:t>工作流服务与工作流建模工具之间的接口，包括工作流模型的解释和读写操作。此接口实现了建模环境和运行环境的分离，使用某种建模工具创建的模型可以运行在不同的工作流产品上。此外，它还是得多种工作流产品可以协同工作，构成一个统一的工作流执行服务。</w:t>
      </w:r>
    </w:p>
    <w:p w14:paraId="74876AED"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2</w:t>
      </w:r>
      <w:r w:rsidRPr="002D0D81">
        <w:rPr>
          <w:rFonts w:hint="eastAsia"/>
        </w:rPr>
        <w:t>）工作流执行服务与客户应用之间的接口</w:t>
      </w:r>
    </w:p>
    <w:p w14:paraId="0A1DF692" w14:textId="77777777" w:rsidR="00AD050D" w:rsidRPr="002D0D81" w:rsidRDefault="00AD050D" w:rsidP="009671BA">
      <w:pPr>
        <w:pStyle w:val="affa"/>
        <w:spacing w:line="360" w:lineRule="auto"/>
        <w:ind w:firstLine="480"/>
        <w:jc w:val="left"/>
      </w:pPr>
      <w:r w:rsidRPr="002D0D81">
        <w:rPr>
          <w:rFonts w:hint="eastAsia"/>
        </w:rPr>
        <w:t>工作流执行服务与客户应用之间的接口，用来约定所有工作流客户端应用与工作流执行服务之间的操作方式。</w:t>
      </w:r>
    </w:p>
    <w:p w14:paraId="3A88E4E1" w14:textId="77777777" w:rsidR="00AD050D" w:rsidRPr="002D0D81" w:rsidRDefault="00AD050D" w:rsidP="009671BA">
      <w:pPr>
        <w:pStyle w:val="affa"/>
        <w:spacing w:line="360" w:lineRule="auto"/>
        <w:ind w:firstLine="480"/>
        <w:jc w:val="left"/>
      </w:pPr>
      <w:r w:rsidRPr="002D0D81">
        <w:rPr>
          <w:rFonts w:hint="eastAsia"/>
        </w:rPr>
        <w:t>这些操作包括参与运行的各系统间的通信管理、工作流实例的创建与激起或挂起、过程状态的管理、用户任务列表项的处理、工作流实例的状态监控与信息查询等等。</w:t>
      </w:r>
    </w:p>
    <w:p w14:paraId="30C15B2A" w14:textId="77777777" w:rsidR="00AD050D" w:rsidRPr="002D0D81" w:rsidRDefault="00AD050D" w:rsidP="009671BA">
      <w:pPr>
        <w:pStyle w:val="affa"/>
        <w:spacing w:line="360" w:lineRule="auto"/>
        <w:ind w:firstLine="480"/>
        <w:jc w:val="left"/>
      </w:pPr>
      <w:r w:rsidRPr="002D0D81">
        <w:rPr>
          <w:rFonts w:hint="eastAsia"/>
        </w:rPr>
        <w:t>为了完成以上诸操作，我们提供一套标准的</w:t>
      </w:r>
      <w:r w:rsidRPr="002D0D81">
        <w:rPr>
          <w:rFonts w:hint="eastAsia"/>
        </w:rPr>
        <w:t>API</w:t>
      </w:r>
      <w:r w:rsidRPr="002D0D81">
        <w:rPr>
          <w:rFonts w:hint="eastAsia"/>
        </w:rPr>
        <w:t>集合用来使用户在不考虑实际工作流产品实现平台的情况下以一种一致的方式通过工作流应用客户端访问工作流引擎和任务列表。</w:t>
      </w:r>
    </w:p>
    <w:p w14:paraId="04D3226B" w14:textId="77777777" w:rsidR="00AD050D" w:rsidRPr="002D0D81" w:rsidRDefault="00AD050D" w:rsidP="009671BA">
      <w:pPr>
        <w:pStyle w:val="affa"/>
        <w:spacing w:line="360" w:lineRule="auto"/>
        <w:ind w:firstLine="480"/>
        <w:jc w:val="left"/>
      </w:pPr>
      <w:r w:rsidRPr="002D0D81">
        <w:rPr>
          <w:rFonts w:hint="eastAsia"/>
        </w:rPr>
        <w:t>任务列表工作流执行期间必须与用户交互的地方，工作流引擎在其中放置项目以使工作流参与者与工作流实现交互。</w:t>
      </w:r>
    </w:p>
    <w:p w14:paraId="32DC1347"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3</w:t>
      </w:r>
      <w:r w:rsidRPr="002D0D81">
        <w:rPr>
          <w:rFonts w:hint="eastAsia"/>
        </w:rPr>
        <w:t>）工作流相关数据设计接口</w:t>
      </w:r>
    </w:p>
    <w:p w14:paraId="3FDC4B4E" w14:textId="77777777" w:rsidR="00AD050D" w:rsidRPr="002D0D81" w:rsidRDefault="00AD050D" w:rsidP="009671BA">
      <w:pPr>
        <w:pStyle w:val="affa"/>
        <w:spacing w:line="360" w:lineRule="auto"/>
        <w:ind w:firstLine="480"/>
        <w:jc w:val="left"/>
      </w:pPr>
      <w:r w:rsidRPr="002D0D81">
        <w:rPr>
          <w:rFonts w:hint="eastAsia"/>
        </w:rPr>
        <w:t>工作流引擎直接调用的应用程序接口。在异构产品环境中，为了实现不同的工作流产品间相互调用，系统定义了工作流引擎直接调用的应用程序接口。此类接口主要包括以下几个方面的功能：</w:t>
      </w:r>
    </w:p>
    <w:p w14:paraId="0141D83D" w14:textId="77777777" w:rsidR="00AD050D" w:rsidRPr="002D0D81" w:rsidRDefault="00AD050D" w:rsidP="00607083">
      <w:pPr>
        <w:pStyle w:val="affa"/>
        <w:numPr>
          <w:ilvl w:val="0"/>
          <w:numId w:val="31"/>
        </w:numPr>
        <w:spacing w:line="360" w:lineRule="auto"/>
        <w:ind w:firstLineChars="0"/>
        <w:jc w:val="left"/>
      </w:pPr>
      <w:r w:rsidRPr="002D0D81">
        <w:rPr>
          <w:rFonts w:hint="eastAsia"/>
        </w:rPr>
        <w:t>通信建立</w:t>
      </w:r>
    </w:p>
    <w:p w14:paraId="56115B06" w14:textId="77777777" w:rsidR="00AD050D" w:rsidRPr="002D0D81" w:rsidRDefault="00AD050D" w:rsidP="009671BA">
      <w:pPr>
        <w:pStyle w:val="affa"/>
        <w:spacing w:line="360" w:lineRule="auto"/>
        <w:ind w:firstLine="480"/>
        <w:jc w:val="left"/>
      </w:pPr>
      <w:r w:rsidRPr="002D0D81">
        <w:rPr>
          <w:rFonts w:hint="eastAsia"/>
        </w:rPr>
        <w:t>建立和断开与应用程序的通信</w:t>
      </w:r>
    </w:p>
    <w:p w14:paraId="72DDDE3A" w14:textId="77777777" w:rsidR="00AD050D" w:rsidRPr="002D0D81" w:rsidRDefault="00AD050D" w:rsidP="00607083">
      <w:pPr>
        <w:pStyle w:val="affa"/>
        <w:numPr>
          <w:ilvl w:val="0"/>
          <w:numId w:val="31"/>
        </w:numPr>
        <w:spacing w:line="360" w:lineRule="auto"/>
        <w:ind w:firstLineChars="0"/>
        <w:jc w:val="left"/>
      </w:pPr>
      <w:r w:rsidRPr="002D0D81">
        <w:rPr>
          <w:rFonts w:hint="eastAsia"/>
        </w:rPr>
        <w:t>活动管理</w:t>
      </w:r>
    </w:p>
    <w:p w14:paraId="44A355B3" w14:textId="77777777" w:rsidR="00AD050D" w:rsidRPr="002D0D81" w:rsidRDefault="00AD050D" w:rsidP="009671BA">
      <w:pPr>
        <w:pStyle w:val="affa"/>
        <w:spacing w:line="360" w:lineRule="auto"/>
        <w:ind w:firstLine="480"/>
        <w:jc w:val="left"/>
      </w:pPr>
      <w:r w:rsidRPr="002D0D81">
        <w:rPr>
          <w:rFonts w:hint="eastAsia"/>
        </w:rPr>
        <w:t>启动、挂起、重新激活、结束活动，查询活动状态以及产生及响应各种事件</w:t>
      </w:r>
      <w:r w:rsidRPr="002D0D81">
        <w:rPr>
          <w:rFonts w:hint="eastAsia"/>
        </w:rPr>
        <w:t>;</w:t>
      </w:r>
    </w:p>
    <w:p w14:paraId="491B8CF8" w14:textId="77777777" w:rsidR="00AD050D" w:rsidRPr="002D0D81" w:rsidRDefault="00AD050D" w:rsidP="00607083">
      <w:pPr>
        <w:pStyle w:val="affa"/>
        <w:numPr>
          <w:ilvl w:val="0"/>
          <w:numId w:val="31"/>
        </w:numPr>
        <w:spacing w:line="360" w:lineRule="auto"/>
        <w:ind w:firstLineChars="0"/>
        <w:jc w:val="left"/>
      </w:pPr>
      <w:r w:rsidRPr="002D0D81">
        <w:rPr>
          <w:rFonts w:hint="eastAsia"/>
        </w:rPr>
        <w:t>数据处理</w:t>
      </w:r>
    </w:p>
    <w:p w14:paraId="40FBD0DF" w14:textId="77777777" w:rsidR="00AD050D" w:rsidRPr="002D0D81" w:rsidRDefault="00AD050D" w:rsidP="009671BA">
      <w:pPr>
        <w:pStyle w:val="affa"/>
        <w:spacing w:line="360" w:lineRule="auto"/>
        <w:ind w:firstLine="480"/>
        <w:jc w:val="left"/>
      </w:pPr>
      <w:r w:rsidRPr="002D0D81">
        <w:rPr>
          <w:rFonts w:hint="eastAsia"/>
        </w:rPr>
        <w:t>提供工作流相关数据或数据访问地址。在较复杂的情况（如异构环境下的工作流机间的协作）下，该接口可能还需要完成在不同工作楼引擎之间传递激活应用程序所需的数据、传递运行或过程建模完成时的工作流模型数据等其他功能。</w:t>
      </w:r>
    </w:p>
    <w:p w14:paraId="1788DF7E" w14:textId="77777777" w:rsidR="00AD050D" w:rsidRPr="002D0D81" w:rsidRDefault="00AD050D" w:rsidP="009671BA">
      <w:pPr>
        <w:pStyle w:val="affa"/>
        <w:spacing w:line="360" w:lineRule="auto"/>
        <w:ind w:firstLine="480"/>
        <w:jc w:val="left"/>
      </w:pPr>
      <w:r w:rsidRPr="002D0D81">
        <w:rPr>
          <w:rFonts w:hint="eastAsia"/>
        </w:rPr>
        <w:t>（</w:t>
      </w:r>
      <w:r w:rsidRPr="002D0D81">
        <w:t>4</w:t>
      </w:r>
      <w:r w:rsidRPr="002D0D81">
        <w:rPr>
          <w:rFonts w:hint="eastAsia"/>
        </w:rPr>
        <w:t>）工作流执行服务间的互操作接口</w:t>
      </w:r>
    </w:p>
    <w:p w14:paraId="78F2AE80" w14:textId="77777777" w:rsidR="00AD050D" w:rsidRPr="002D0D81" w:rsidRDefault="00AD050D" w:rsidP="009671BA">
      <w:pPr>
        <w:pStyle w:val="affa"/>
        <w:spacing w:line="360" w:lineRule="auto"/>
        <w:ind w:firstLine="480"/>
        <w:jc w:val="left"/>
      </w:pPr>
      <w:r w:rsidRPr="002D0D81">
        <w:rPr>
          <w:rFonts w:hint="eastAsia"/>
        </w:rPr>
        <w:t>不同的工作流引擎之间进行协作的接口规范。</w:t>
      </w:r>
    </w:p>
    <w:p w14:paraId="111D5A84" w14:textId="77777777" w:rsidR="00AD050D" w:rsidRPr="002D0D81" w:rsidRDefault="00AD050D" w:rsidP="009671BA">
      <w:pPr>
        <w:pStyle w:val="affa"/>
        <w:spacing w:line="360" w:lineRule="auto"/>
        <w:ind w:firstLine="480"/>
        <w:jc w:val="left"/>
      </w:pPr>
      <w:r w:rsidRPr="002D0D81">
        <w:rPr>
          <w:rFonts w:hint="eastAsia"/>
        </w:rPr>
        <w:t>（</w:t>
      </w:r>
      <w:r w:rsidRPr="002D0D81">
        <w:t>5</w:t>
      </w:r>
      <w:r w:rsidRPr="002D0D81">
        <w:rPr>
          <w:rFonts w:hint="eastAsia"/>
        </w:rPr>
        <w:t>）工作流管理与监控设计</w:t>
      </w:r>
    </w:p>
    <w:p w14:paraId="2E2630BA" w14:textId="77777777" w:rsidR="00AD050D" w:rsidRPr="002D0D81" w:rsidRDefault="00AD050D" w:rsidP="009671BA">
      <w:pPr>
        <w:pStyle w:val="affa"/>
        <w:spacing w:line="360" w:lineRule="auto"/>
        <w:ind w:firstLine="480"/>
        <w:jc w:val="left"/>
      </w:pPr>
      <w:r w:rsidRPr="002D0D81">
        <w:rPr>
          <w:rFonts w:hint="eastAsia"/>
        </w:rPr>
        <w:t>为了多种不同的管理应用于工作流引擎相互交互，需要在工作流引擎中设定一个公共的接口完成其与不同应用间的逻辑转换。这种逻辑转换最终也将通过一系列的</w:t>
      </w:r>
      <w:r w:rsidRPr="002D0D81">
        <w:rPr>
          <w:rFonts w:hint="eastAsia"/>
        </w:rPr>
        <w:t>API</w:t>
      </w:r>
      <w:r w:rsidRPr="002D0D81">
        <w:rPr>
          <w:rFonts w:hint="eastAsia"/>
        </w:rPr>
        <w:t>来实现。主要包括以下几个方面的内容：</w:t>
      </w:r>
    </w:p>
    <w:p w14:paraId="0A2820F2" w14:textId="77777777" w:rsidR="00AD050D" w:rsidRPr="002D0D81" w:rsidRDefault="00AD050D" w:rsidP="00607083">
      <w:pPr>
        <w:pStyle w:val="affa"/>
        <w:numPr>
          <w:ilvl w:val="0"/>
          <w:numId w:val="32"/>
        </w:numPr>
        <w:spacing w:line="360" w:lineRule="auto"/>
        <w:ind w:firstLineChars="0"/>
        <w:jc w:val="left"/>
      </w:pPr>
      <w:r w:rsidRPr="002D0D81">
        <w:rPr>
          <w:rFonts w:hint="eastAsia"/>
        </w:rPr>
        <w:t>用户管理操作</w:t>
      </w:r>
    </w:p>
    <w:p w14:paraId="4084A16E" w14:textId="77777777" w:rsidR="00AD050D" w:rsidRPr="002D0D81" w:rsidRDefault="00AD050D" w:rsidP="009671BA">
      <w:pPr>
        <w:pStyle w:val="affa"/>
        <w:spacing w:line="360" w:lineRule="auto"/>
        <w:ind w:firstLine="480"/>
        <w:jc w:val="left"/>
      </w:pPr>
      <w:r w:rsidRPr="002D0D81">
        <w:rPr>
          <w:rFonts w:hint="eastAsia"/>
        </w:rPr>
        <w:t>创建、删除、暂停、修改用户或用户组的权限；</w:t>
      </w:r>
    </w:p>
    <w:p w14:paraId="3B31D7AC" w14:textId="77777777" w:rsidR="00AD050D" w:rsidRPr="002D0D81" w:rsidRDefault="00AD050D" w:rsidP="00607083">
      <w:pPr>
        <w:pStyle w:val="affa"/>
        <w:numPr>
          <w:ilvl w:val="0"/>
          <w:numId w:val="32"/>
        </w:numPr>
        <w:spacing w:line="360" w:lineRule="auto"/>
        <w:ind w:firstLineChars="0"/>
        <w:jc w:val="left"/>
      </w:pPr>
      <w:r w:rsidRPr="002D0D81">
        <w:rPr>
          <w:rFonts w:hint="eastAsia"/>
        </w:rPr>
        <w:t>角色管理操作</w:t>
      </w:r>
    </w:p>
    <w:p w14:paraId="022BABBE" w14:textId="77777777" w:rsidR="00AD050D" w:rsidRPr="002D0D81" w:rsidRDefault="00AD050D" w:rsidP="009671BA">
      <w:pPr>
        <w:pStyle w:val="affa"/>
        <w:spacing w:line="360" w:lineRule="auto"/>
        <w:ind w:firstLine="480"/>
        <w:jc w:val="left"/>
      </w:pPr>
      <w:r w:rsidRPr="002D0D81">
        <w:rPr>
          <w:rFonts w:hint="eastAsia"/>
        </w:rPr>
        <w:t>定义、删除、修改角色以及设计定角色属性；</w:t>
      </w:r>
    </w:p>
    <w:p w14:paraId="60684BB9" w14:textId="77777777" w:rsidR="00AD050D" w:rsidRPr="002D0D81" w:rsidRDefault="00AD050D" w:rsidP="00607083">
      <w:pPr>
        <w:pStyle w:val="affa"/>
        <w:numPr>
          <w:ilvl w:val="0"/>
          <w:numId w:val="32"/>
        </w:numPr>
        <w:spacing w:line="360" w:lineRule="auto"/>
        <w:ind w:firstLineChars="0"/>
        <w:jc w:val="left"/>
      </w:pPr>
      <w:r w:rsidRPr="002D0D81">
        <w:rPr>
          <w:rFonts w:hint="eastAsia"/>
        </w:rPr>
        <w:t>审核管理操作</w:t>
      </w:r>
    </w:p>
    <w:p w14:paraId="1C2DDECA" w14:textId="77777777" w:rsidR="00AD050D" w:rsidRPr="002D0D81" w:rsidRDefault="00AD050D" w:rsidP="009671BA">
      <w:pPr>
        <w:pStyle w:val="affa"/>
        <w:spacing w:line="360" w:lineRule="auto"/>
        <w:ind w:firstLine="480"/>
        <w:jc w:val="left"/>
      </w:pPr>
      <w:r w:rsidRPr="002D0D81">
        <w:rPr>
          <w:rFonts w:hint="eastAsia"/>
        </w:rPr>
        <w:t>查询、打印、删除、开始新的审核跟踪日志；</w:t>
      </w:r>
    </w:p>
    <w:p w14:paraId="26C8A90D" w14:textId="77777777" w:rsidR="00AD050D" w:rsidRPr="002D0D81" w:rsidRDefault="00AD050D" w:rsidP="00607083">
      <w:pPr>
        <w:pStyle w:val="affa"/>
        <w:numPr>
          <w:ilvl w:val="0"/>
          <w:numId w:val="32"/>
        </w:numPr>
        <w:spacing w:line="360" w:lineRule="auto"/>
        <w:ind w:firstLineChars="0"/>
        <w:jc w:val="left"/>
      </w:pPr>
      <w:r w:rsidRPr="002D0D81">
        <w:rPr>
          <w:rFonts w:hint="eastAsia"/>
        </w:rPr>
        <w:t>资源控制操作</w:t>
      </w:r>
    </w:p>
    <w:p w14:paraId="7B0A1E01" w14:textId="77777777" w:rsidR="00AD050D" w:rsidRPr="002D0D81" w:rsidRDefault="00AD050D" w:rsidP="009671BA">
      <w:pPr>
        <w:pStyle w:val="affa"/>
        <w:spacing w:line="360" w:lineRule="auto"/>
        <w:ind w:firstLine="480"/>
        <w:jc w:val="left"/>
      </w:pPr>
      <w:r w:rsidRPr="002D0D81">
        <w:rPr>
          <w:rFonts w:hint="eastAsia"/>
        </w:rPr>
        <w:t>设置、取消、修改过程或活动实例的并发层次；</w:t>
      </w:r>
    </w:p>
    <w:p w14:paraId="4E2DF4BD" w14:textId="77777777" w:rsidR="00AD050D" w:rsidRPr="002D0D81" w:rsidRDefault="00AD050D" w:rsidP="00607083">
      <w:pPr>
        <w:pStyle w:val="affa"/>
        <w:numPr>
          <w:ilvl w:val="0"/>
          <w:numId w:val="32"/>
        </w:numPr>
        <w:spacing w:line="360" w:lineRule="auto"/>
        <w:ind w:firstLineChars="0"/>
        <w:jc w:val="left"/>
      </w:pPr>
      <w:r w:rsidRPr="002D0D81">
        <w:rPr>
          <w:rFonts w:hint="eastAsia"/>
        </w:rPr>
        <w:t>过程监控管理</w:t>
      </w:r>
    </w:p>
    <w:p w14:paraId="5412D18C" w14:textId="77777777" w:rsidR="00AD050D" w:rsidRPr="002D0D81" w:rsidRDefault="00AD050D" w:rsidP="009671BA">
      <w:pPr>
        <w:pStyle w:val="affa"/>
        <w:spacing w:line="360" w:lineRule="auto"/>
        <w:ind w:firstLine="480"/>
        <w:jc w:val="left"/>
      </w:pPr>
      <w:r w:rsidRPr="002D0D81">
        <w:rPr>
          <w:rFonts w:hint="eastAsia"/>
        </w:rPr>
        <w:t>初始化过程实例、改变过程实例或活动状态、终止过程实例；</w:t>
      </w:r>
    </w:p>
    <w:p w14:paraId="70FDCE5C" w14:textId="77777777" w:rsidR="00AD050D" w:rsidRPr="002D0D81" w:rsidRDefault="00AD050D" w:rsidP="00607083">
      <w:pPr>
        <w:pStyle w:val="affa"/>
        <w:numPr>
          <w:ilvl w:val="0"/>
          <w:numId w:val="32"/>
        </w:numPr>
        <w:spacing w:line="360" w:lineRule="auto"/>
        <w:ind w:firstLineChars="0"/>
        <w:jc w:val="left"/>
      </w:pPr>
      <w:r w:rsidRPr="002D0D81">
        <w:rPr>
          <w:rFonts w:hint="eastAsia"/>
        </w:rPr>
        <w:t>过程状态管理</w:t>
      </w:r>
    </w:p>
    <w:p w14:paraId="53E28BD8" w14:textId="77777777" w:rsidR="00AD050D" w:rsidRPr="002D0D81" w:rsidRDefault="00AD050D" w:rsidP="009671BA">
      <w:pPr>
        <w:pStyle w:val="affa"/>
        <w:spacing w:line="360" w:lineRule="auto"/>
        <w:ind w:firstLine="480"/>
        <w:jc w:val="left"/>
      </w:pPr>
      <w:r w:rsidRPr="002D0D81">
        <w:rPr>
          <w:rFonts w:hint="eastAsia"/>
        </w:rPr>
        <w:t>查询过程或活动实例的运行状态。</w:t>
      </w:r>
    </w:p>
    <w:p w14:paraId="351BB104" w14:textId="77777777" w:rsidR="00AD050D" w:rsidRPr="002D0D81" w:rsidRDefault="00AD050D" w:rsidP="00183012">
      <w:pPr>
        <w:pStyle w:val="3"/>
      </w:pPr>
      <w:bookmarkStart w:id="66" w:name="_Toc16632674"/>
      <w:r w:rsidRPr="002D0D81">
        <w:rPr>
          <w:rFonts w:hint="eastAsia"/>
        </w:rPr>
        <w:t>工作流系统的框架设计</w:t>
      </w:r>
      <w:bookmarkEnd w:id="66"/>
    </w:p>
    <w:p w14:paraId="0262AE3D" w14:textId="77777777" w:rsidR="00AD050D" w:rsidRPr="002D0D81" w:rsidRDefault="00AD050D" w:rsidP="009671BA">
      <w:pPr>
        <w:pStyle w:val="affa"/>
        <w:spacing w:line="360" w:lineRule="auto"/>
        <w:ind w:firstLine="480"/>
        <w:jc w:val="left"/>
      </w:pPr>
      <w:r w:rsidRPr="002D0D81">
        <w:rPr>
          <w:rFonts w:hint="eastAsia"/>
        </w:rPr>
        <w:t>系统的工作流开发平台的主要部件分为可视化建模工具、工作流引擎系统、客户端、监控与管理工具、资源管理系统（后台数据库服务器）。</w:t>
      </w:r>
    </w:p>
    <w:p w14:paraId="1EC30E16" w14:textId="77777777" w:rsidR="00AD050D" w:rsidRPr="002D0D81" w:rsidRDefault="00AD050D" w:rsidP="009671BA">
      <w:pPr>
        <w:pStyle w:val="affa"/>
        <w:spacing w:line="360" w:lineRule="auto"/>
        <w:ind w:firstLine="480"/>
        <w:jc w:val="left"/>
      </w:pPr>
      <w:r w:rsidRPr="002D0D81">
        <w:rPr>
          <w:rFonts w:hint="eastAsia"/>
        </w:rPr>
        <w:t>平台通过建模工具，依托工作流引擎、后台数据库服务器实现流程流转，采用基于</w:t>
      </w:r>
      <w:r w:rsidRPr="002D0D81">
        <w:rPr>
          <w:rFonts w:hint="eastAsia"/>
        </w:rPr>
        <w:t>Web</w:t>
      </w:r>
      <w:r w:rsidRPr="002D0D81">
        <w:rPr>
          <w:rFonts w:hint="eastAsia"/>
        </w:rPr>
        <w:t>的客户端和监控工具完成对流程的监控。如下图</w:t>
      </w:r>
      <w:r w:rsidRPr="002D0D81">
        <w:rPr>
          <w:rFonts w:hint="eastAsia"/>
        </w:rPr>
        <w:t>6-</w:t>
      </w:r>
      <w:r w:rsidRPr="002D0D81">
        <w:t>1</w:t>
      </w:r>
      <w:r w:rsidRPr="002D0D81">
        <w:rPr>
          <w:rFonts w:hint="eastAsia"/>
        </w:rPr>
        <w:t>-</w:t>
      </w:r>
      <w:r w:rsidRPr="002D0D81">
        <w:t>3</w:t>
      </w:r>
      <w:r w:rsidRPr="002D0D81">
        <w:rPr>
          <w:rFonts w:hint="eastAsia"/>
        </w:rPr>
        <w:t>所示：</w:t>
      </w:r>
    </w:p>
    <w:p w14:paraId="3C00371D" w14:textId="77777777" w:rsidR="00AD050D" w:rsidRPr="002D0D81" w:rsidRDefault="00AD050D" w:rsidP="009671BA">
      <w:pPr>
        <w:pStyle w:val="affa"/>
        <w:spacing w:line="360" w:lineRule="auto"/>
        <w:ind w:firstLine="480"/>
        <w:jc w:val="left"/>
      </w:pPr>
    </w:p>
    <w:p w14:paraId="6F4F2B33" w14:textId="77777777" w:rsidR="00AD050D" w:rsidRPr="002D0D81" w:rsidRDefault="00AD050D" w:rsidP="009671BA">
      <w:pPr>
        <w:pStyle w:val="affa"/>
        <w:spacing w:line="360" w:lineRule="auto"/>
        <w:ind w:firstLineChars="0" w:firstLine="0"/>
        <w:jc w:val="center"/>
      </w:pPr>
      <w:r w:rsidRPr="002D0D81">
        <w:object w:dxaOrig="8281" w:dyaOrig="6286" w14:anchorId="47F77B55">
          <v:shape id="_x0000_i1036" type="#_x0000_t75" style="width:302.25pt;height:229.5pt" o:ole="">
            <v:imagedata r:id="rId38" o:title=""/>
          </v:shape>
          <o:OLEObject Type="Embed" ProgID="Visio.Drawing.15" ShapeID="_x0000_i1036" DrawAspect="Content" ObjectID="_1627811629" r:id="rId39"/>
        </w:object>
      </w:r>
    </w:p>
    <w:p w14:paraId="4B39314C" w14:textId="77777777" w:rsidR="00AD050D" w:rsidRPr="002D0D81" w:rsidRDefault="00AD050D" w:rsidP="009671BA">
      <w:pPr>
        <w:pStyle w:val="afff2"/>
      </w:pPr>
    </w:p>
    <w:p w14:paraId="6C250E7E" w14:textId="77777777" w:rsidR="00AD050D" w:rsidRPr="002D0D81" w:rsidRDefault="00AD050D" w:rsidP="009671BA">
      <w:pPr>
        <w:pStyle w:val="afff2"/>
      </w:pPr>
      <w:r w:rsidRPr="002D0D81">
        <w:rPr>
          <w:rFonts w:hint="eastAsia"/>
        </w:rPr>
        <w:t>图</w:t>
      </w:r>
      <w:r w:rsidRPr="002D0D81">
        <w:rPr>
          <w:rFonts w:hint="eastAsia"/>
        </w:rPr>
        <w:t xml:space="preserve"> </w:t>
      </w:r>
      <w:r w:rsidRPr="002D0D81">
        <w:t>6</w:t>
      </w:r>
      <w:r w:rsidRPr="002D0D81">
        <w:rPr>
          <w:rFonts w:hint="eastAsia"/>
        </w:rPr>
        <w:t>-</w:t>
      </w:r>
      <w:r w:rsidRPr="002D0D81">
        <w:t>1</w:t>
      </w:r>
      <w:r w:rsidRPr="002D0D81">
        <w:rPr>
          <w:rFonts w:hint="eastAsia"/>
        </w:rPr>
        <w:t>-</w:t>
      </w:r>
      <w:r w:rsidRPr="002D0D81">
        <w:t xml:space="preserve">3 </w:t>
      </w:r>
      <w:r w:rsidRPr="002D0D81">
        <w:rPr>
          <w:rFonts w:hint="eastAsia"/>
        </w:rPr>
        <w:t>工作流</w:t>
      </w:r>
      <w:r w:rsidRPr="002D0D81">
        <w:t>系统总体框架</w:t>
      </w:r>
    </w:p>
    <w:p w14:paraId="64A9E877" w14:textId="77777777" w:rsidR="00AD050D" w:rsidRPr="002D0D81" w:rsidRDefault="00AD050D" w:rsidP="009671BA"/>
    <w:p w14:paraId="6547FE43" w14:textId="77777777" w:rsidR="00AD050D" w:rsidRPr="002D0D81" w:rsidRDefault="00AD050D" w:rsidP="009671BA">
      <w:pPr>
        <w:pStyle w:val="affa"/>
        <w:spacing w:line="360" w:lineRule="auto"/>
        <w:ind w:firstLine="480"/>
        <w:jc w:val="left"/>
      </w:pPr>
      <w:r w:rsidRPr="002D0D81">
        <w:rPr>
          <w:rFonts w:hint="eastAsia"/>
        </w:rPr>
        <w:t>系统的工作流程大致如下：设计者在了解业务流程要求后，使用系统设计流程设计器把业务流程转换成一个有向流程图，这是自定义工作流设计器使用的重要一步。有向流程图各节点及其关系通过</w:t>
      </w:r>
      <w:r w:rsidRPr="002D0D81">
        <w:rPr>
          <w:rFonts w:hint="eastAsia"/>
        </w:rPr>
        <w:t>XML</w:t>
      </w:r>
      <w:r w:rsidRPr="002D0D81">
        <w:rPr>
          <w:rFonts w:hint="eastAsia"/>
        </w:rPr>
        <w:t>的方式存储于数据库中，由定义态引擎进行解析。用户填写相应的表单，然后申请，生成过程实例。过程实例由运行态引擎导航，逐步实现活动的实例化，其中的审批意见均在流程设计器中定义，比如：审批通过、不通过、返回上一步、返回发起人等。</w:t>
      </w:r>
    </w:p>
    <w:p w14:paraId="15F232CC" w14:textId="77777777" w:rsidR="00AD050D" w:rsidRPr="002D0D81" w:rsidRDefault="00AD050D" w:rsidP="009671BA">
      <w:pPr>
        <w:pStyle w:val="affa"/>
        <w:spacing w:line="360" w:lineRule="auto"/>
        <w:ind w:firstLine="480"/>
        <w:jc w:val="left"/>
      </w:pPr>
      <w:r w:rsidRPr="002D0D81">
        <w:rPr>
          <w:rFonts w:hint="eastAsia"/>
        </w:rPr>
        <w:t>管理者应用监控和管理工具可以实时的控制业务流程的进展，挂起，返回，终止等，除此之外还可以控制设计者定义的流程是否可用。</w:t>
      </w:r>
    </w:p>
    <w:p w14:paraId="07938984" w14:textId="77777777" w:rsidR="00AD050D" w:rsidRPr="002D0D81" w:rsidRDefault="00AD050D" w:rsidP="00183012">
      <w:pPr>
        <w:pStyle w:val="3"/>
      </w:pPr>
      <w:bookmarkStart w:id="67" w:name="_Toc16632675"/>
      <w:r w:rsidRPr="002D0D81">
        <w:rPr>
          <w:rFonts w:hint="eastAsia"/>
        </w:rPr>
        <w:t>工作流引擎的主要组件</w:t>
      </w:r>
      <w:bookmarkEnd w:id="67"/>
    </w:p>
    <w:p w14:paraId="420F326B" w14:textId="77777777" w:rsidR="00AD050D" w:rsidRPr="002D0D81" w:rsidRDefault="00AD050D" w:rsidP="009671BA">
      <w:pPr>
        <w:pStyle w:val="affa"/>
        <w:spacing w:line="360" w:lineRule="auto"/>
        <w:ind w:firstLine="480"/>
        <w:jc w:val="left"/>
      </w:pPr>
      <w:r w:rsidRPr="002D0D81">
        <w:rPr>
          <w:rFonts w:hint="eastAsia"/>
        </w:rPr>
        <w:t>本系统中的工作流组件主要包括：流程解析器、</w:t>
      </w:r>
      <w:r w:rsidRPr="002D0D81">
        <w:rPr>
          <w:rFonts w:hint="eastAsia"/>
        </w:rPr>
        <w:t xml:space="preserve"> </w:t>
      </w:r>
      <w:r w:rsidRPr="002D0D81">
        <w:rPr>
          <w:rFonts w:hint="eastAsia"/>
        </w:rPr>
        <w:t>流程管理器、</w:t>
      </w:r>
      <w:r w:rsidRPr="002D0D81">
        <w:rPr>
          <w:rFonts w:hint="eastAsia"/>
        </w:rPr>
        <w:t xml:space="preserve"> </w:t>
      </w:r>
      <w:r w:rsidRPr="002D0D81">
        <w:rPr>
          <w:rFonts w:hint="eastAsia"/>
        </w:rPr>
        <w:t>任务分配器、</w:t>
      </w:r>
      <w:r w:rsidRPr="002D0D81">
        <w:rPr>
          <w:rFonts w:hint="eastAsia"/>
        </w:rPr>
        <w:t xml:space="preserve"> </w:t>
      </w:r>
      <w:r w:rsidRPr="002D0D81">
        <w:rPr>
          <w:rFonts w:hint="eastAsia"/>
        </w:rPr>
        <w:t>任务执行器、流程动态调整器、</w:t>
      </w:r>
      <w:r w:rsidRPr="002D0D81">
        <w:rPr>
          <w:rFonts w:hint="eastAsia"/>
        </w:rPr>
        <w:t xml:space="preserve"> </w:t>
      </w:r>
      <w:r w:rsidRPr="002D0D81">
        <w:rPr>
          <w:rFonts w:hint="eastAsia"/>
        </w:rPr>
        <w:t>任务预警器和调度管理器等。</w:t>
      </w:r>
    </w:p>
    <w:p w14:paraId="5C0E05D1" w14:textId="77777777" w:rsidR="00AD050D" w:rsidRPr="002D0D81" w:rsidRDefault="00AD050D" w:rsidP="009671BA">
      <w:pPr>
        <w:pStyle w:val="affa"/>
        <w:spacing w:line="360" w:lineRule="auto"/>
        <w:ind w:firstLine="480"/>
        <w:jc w:val="left"/>
      </w:pPr>
      <w:r w:rsidRPr="002D0D81">
        <w:rPr>
          <w:rFonts w:hint="eastAsia"/>
        </w:rPr>
        <w:t>如下图</w:t>
      </w:r>
      <w:r w:rsidRPr="002D0D81">
        <w:rPr>
          <w:rFonts w:hint="eastAsia"/>
        </w:rPr>
        <w:t>6-</w:t>
      </w:r>
      <w:r w:rsidRPr="002D0D81">
        <w:t>1</w:t>
      </w:r>
      <w:r w:rsidRPr="002D0D81">
        <w:rPr>
          <w:rFonts w:hint="eastAsia"/>
        </w:rPr>
        <w:t>-</w:t>
      </w:r>
      <w:r w:rsidRPr="002D0D81">
        <w:t>4</w:t>
      </w:r>
      <w:r w:rsidRPr="002D0D81">
        <w:rPr>
          <w:rFonts w:hint="eastAsia"/>
        </w:rPr>
        <w:t>所示：</w:t>
      </w:r>
    </w:p>
    <w:p w14:paraId="2101FFB0" w14:textId="77777777" w:rsidR="00AD050D" w:rsidRPr="002D0D81" w:rsidRDefault="00AD050D" w:rsidP="009671BA">
      <w:pPr>
        <w:pStyle w:val="affa"/>
        <w:spacing w:line="360" w:lineRule="auto"/>
        <w:ind w:firstLineChars="0" w:firstLine="0"/>
        <w:jc w:val="center"/>
      </w:pPr>
      <w:r w:rsidRPr="002D0D81">
        <w:object w:dxaOrig="7605" w:dyaOrig="5580" w14:anchorId="7C434F61">
          <v:shape id="_x0000_i1037" type="#_x0000_t75" style="width:300.75pt;height:221.25pt" o:ole="">
            <v:imagedata r:id="rId40" o:title=""/>
          </v:shape>
          <o:OLEObject Type="Embed" ProgID="Visio.Drawing.15" ShapeID="_x0000_i1037" DrawAspect="Content" ObjectID="_1627811630" r:id="rId41"/>
        </w:object>
      </w:r>
    </w:p>
    <w:p w14:paraId="64BAD7D4" w14:textId="77777777" w:rsidR="00AD050D" w:rsidRPr="002D0D81" w:rsidRDefault="00AD050D" w:rsidP="009671BA">
      <w:pPr>
        <w:pStyle w:val="afff2"/>
      </w:pPr>
    </w:p>
    <w:p w14:paraId="6EF6D87F" w14:textId="77777777" w:rsidR="00AD050D" w:rsidRPr="002D0D81" w:rsidRDefault="00AD050D" w:rsidP="009671BA">
      <w:pPr>
        <w:pStyle w:val="afff2"/>
      </w:pPr>
      <w:r w:rsidRPr="002D0D81">
        <w:rPr>
          <w:rFonts w:hint="eastAsia"/>
        </w:rPr>
        <w:t>图</w:t>
      </w:r>
      <w:r w:rsidRPr="002D0D81">
        <w:rPr>
          <w:rFonts w:hint="eastAsia"/>
        </w:rPr>
        <w:t xml:space="preserve"> </w:t>
      </w:r>
      <w:r w:rsidRPr="002D0D81">
        <w:t>6</w:t>
      </w:r>
      <w:r w:rsidRPr="002D0D81">
        <w:rPr>
          <w:rFonts w:hint="eastAsia"/>
        </w:rPr>
        <w:t>-</w:t>
      </w:r>
      <w:r w:rsidRPr="002D0D81">
        <w:t>1</w:t>
      </w:r>
      <w:r w:rsidRPr="002D0D81">
        <w:rPr>
          <w:rFonts w:hint="eastAsia"/>
        </w:rPr>
        <w:t>-</w:t>
      </w:r>
      <w:r w:rsidRPr="002D0D81">
        <w:t xml:space="preserve">4 </w:t>
      </w:r>
      <w:r w:rsidRPr="002D0D81">
        <w:rPr>
          <w:rFonts w:hint="eastAsia"/>
        </w:rPr>
        <w:t>工作流组件</w:t>
      </w:r>
    </w:p>
    <w:p w14:paraId="0EDC8357" w14:textId="77777777" w:rsidR="00AD050D" w:rsidRPr="002D0D81" w:rsidRDefault="00AD050D" w:rsidP="009671BA"/>
    <w:p w14:paraId="3CA7562E"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1</w:t>
      </w:r>
      <w:r w:rsidRPr="002D0D81">
        <w:rPr>
          <w:rFonts w:hint="eastAsia"/>
        </w:rPr>
        <w:t>）流程解析器</w:t>
      </w:r>
    </w:p>
    <w:p w14:paraId="7AA1F7AD" w14:textId="77777777" w:rsidR="00AD050D" w:rsidRPr="002D0D81" w:rsidRDefault="00AD050D" w:rsidP="009671BA">
      <w:pPr>
        <w:pStyle w:val="affa"/>
        <w:spacing w:line="360" w:lineRule="auto"/>
        <w:ind w:firstLine="480"/>
        <w:jc w:val="left"/>
      </w:pPr>
      <w:r w:rsidRPr="002D0D81">
        <w:rPr>
          <w:rFonts w:hint="eastAsia"/>
        </w:rPr>
        <w:t>流程解析器的主要作用是将用户提交的形式化的流程定义解析到数据库中，</w:t>
      </w:r>
      <w:r w:rsidRPr="002D0D81">
        <w:rPr>
          <w:rFonts w:hint="eastAsia"/>
        </w:rPr>
        <w:t xml:space="preserve"> </w:t>
      </w:r>
      <w:r w:rsidRPr="002D0D81">
        <w:rPr>
          <w:rFonts w:hint="eastAsia"/>
        </w:rPr>
        <w:t>包括流程定义文件中的库所、</w:t>
      </w:r>
      <w:r w:rsidRPr="002D0D81">
        <w:rPr>
          <w:rFonts w:hint="eastAsia"/>
        </w:rPr>
        <w:t xml:space="preserve"> </w:t>
      </w:r>
      <w:r w:rsidRPr="002D0D81">
        <w:rPr>
          <w:rFonts w:hint="eastAsia"/>
        </w:rPr>
        <w:t>变迁、</w:t>
      </w:r>
      <w:r w:rsidRPr="002D0D81">
        <w:rPr>
          <w:rFonts w:hint="eastAsia"/>
        </w:rPr>
        <w:t xml:space="preserve"> </w:t>
      </w:r>
      <w:r w:rsidRPr="002D0D81">
        <w:rPr>
          <w:rFonts w:hint="eastAsia"/>
        </w:rPr>
        <w:t>有向弧、</w:t>
      </w:r>
      <w:r w:rsidRPr="002D0D81">
        <w:rPr>
          <w:rFonts w:hint="eastAsia"/>
        </w:rPr>
        <w:t xml:space="preserve"> </w:t>
      </w:r>
      <w:r w:rsidRPr="002D0D81">
        <w:rPr>
          <w:rFonts w:hint="eastAsia"/>
        </w:rPr>
        <w:t>任务、</w:t>
      </w:r>
      <w:r w:rsidRPr="002D0D81">
        <w:rPr>
          <w:rFonts w:hint="eastAsia"/>
        </w:rPr>
        <w:t xml:space="preserve"> </w:t>
      </w:r>
      <w:r w:rsidRPr="002D0D81">
        <w:rPr>
          <w:rFonts w:hint="eastAsia"/>
        </w:rPr>
        <w:t>条件和事件等元素。</w:t>
      </w:r>
    </w:p>
    <w:p w14:paraId="32A7A74D"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2</w:t>
      </w:r>
      <w:r w:rsidRPr="002D0D81">
        <w:rPr>
          <w:rFonts w:hint="eastAsia"/>
        </w:rPr>
        <w:t>）流程管理器</w:t>
      </w:r>
    </w:p>
    <w:p w14:paraId="64CA0DC3" w14:textId="77777777" w:rsidR="00AD050D" w:rsidRPr="002D0D81" w:rsidRDefault="00AD050D" w:rsidP="009671BA">
      <w:pPr>
        <w:pStyle w:val="affa"/>
        <w:spacing w:line="360" w:lineRule="auto"/>
        <w:ind w:firstLine="480"/>
        <w:jc w:val="left"/>
      </w:pPr>
      <w:r w:rsidRPr="002D0D81">
        <w:rPr>
          <w:rFonts w:hint="eastAsia"/>
        </w:rPr>
        <w:t>当工作流引擎完成对流程定义文件的解释与持久化工作后，用户即可根据流程定义来创建流程实例，从而启动对现实业务的一次执行。在工作流引擎中，流程管理器主要是对工作流管理系统中的流程实例进行管理，包括创建、终止、挂起相关的流程实例等。</w:t>
      </w:r>
    </w:p>
    <w:p w14:paraId="367ED50C" w14:textId="77777777" w:rsidR="00AD050D" w:rsidRPr="002D0D81" w:rsidRDefault="00AD050D" w:rsidP="009671BA">
      <w:pPr>
        <w:pStyle w:val="affa"/>
        <w:spacing w:line="360" w:lineRule="auto"/>
        <w:ind w:firstLine="480"/>
        <w:jc w:val="left"/>
      </w:pPr>
      <w:r w:rsidRPr="002D0D81">
        <w:rPr>
          <w:rFonts w:hint="eastAsia"/>
        </w:rPr>
        <w:t>当流程管理器根据调度管理器的指令创建并启动了一个流程实例后，该实例就会根据数据库中的流程定义数据开始流转。</w:t>
      </w:r>
    </w:p>
    <w:p w14:paraId="3ABFF3B8" w14:textId="77777777" w:rsidR="00AD050D" w:rsidRPr="002D0D81" w:rsidRDefault="00AD050D" w:rsidP="009671BA">
      <w:pPr>
        <w:pStyle w:val="affa"/>
        <w:spacing w:line="360" w:lineRule="auto"/>
        <w:ind w:firstLine="480"/>
        <w:jc w:val="left"/>
      </w:pPr>
      <w:r w:rsidRPr="002D0D81">
        <w:rPr>
          <w:rFonts w:hint="eastAsia"/>
        </w:rPr>
        <w:t>当流程管理器得到了调度管理器的暂停指令时，将会根据此时目标流程实例中令牌所在的库所位置来确定目前正在执行的任务，并暂停其执行，这样令牌就会停留在当前库所中而不再继续向下流转，</w:t>
      </w:r>
      <w:r w:rsidRPr="002D0D81">
        <w:rPr>
          <w:rFonts w:hint="eastAsia"/>
        </w:rPr>
        <w:t xml:space="preserve"> </w:t>
      </w:r>
      <w:r w:rsidRPr="002D0D81">
        <w:rPr>
          <w:rFonts w:hint="eastAsia"/>
        </w:rPr>
        <w:t>从而实现对流程实例的控制。</w:t>
      </w:r>
    </w:p>
    <w:p w14:paraId="70F5A2D2"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3</w:t>
      </w:r>
      <w:r w:rsidRPr="002D0D81">
        <w:rPr>
          <w:rFonts w:hint="eastAsia"/>
        </w:rPr>
        <w:t>）任务执行器</w:t>
      </w:r>
    </w:p>
    <w:p w14:paraId="1A744F59" w14:textId="77777777" w:rsidR="00AD050D" w:rsidRPr="002D0D81" w:rsidRDefault="00AD050D" w:rsidP="009671BA">
      <w:pPr>
        <w:pStyle w:val="affa"/>
        <w:spacing w:line="360" w:lineRule="auto"/>
        <w:ind w:firstLine="480"/>
        <w:jc w:val="left"/>
      </w:pPr>
      <w:r w:rsidRPr="002D0D81">
        <w:rPr>
          <w:rFonts w:hint="eastAsia"/>
        </w:rPr>
        <w:t>任务执行器是工作流引擎的核心组成部分，主要负责管理流程实例中相关任务的执行与管理，并为任务的执行调度外部资源，而变迁节点中任务的执行也推动了工作流实例的不断流转。</w:t>
      </w:r>
    </w:p>
    <w:p w14:paraId="7B14C2F3" w14:textId="77777777" w:rsidR="00AD050D" w:rsidRPr="002D0D81" w:rsidRDefault="00AD050D" w:rsidP="009671BA">
      <w:pPr>
        <w:pStyle w:val="affa"/>
        <w:spacing w:line="360" w:lineRule="auto"/>
        <w:ind w:firstLine="480"/>
        <w:jc w:val="left"/>
      </w:pPr>
      <w:r w:rsidRPr="002D0D81">
        <w:rPr>
          <w:rFonts w:hint="eastAsia"/>
        </w:rPr>
        <w:t>在工作流引擎中，变迁是改变流程实例执行状态的驱动元素，任务的执行也是发生在变迁节点中，但是任务、工作项、事件和活动分别具有不同的含义。</w:t>
      </w:r>
    </w:p>
    <w:p w14:paraId="6687D844" w14:textId="77777777" w:rsidR="00AD050D" w:rsidRPr="002D0D81" w:rsidRDefault="00AD050D" w:rsidP="009671BA">
      <w:pPr>
        <w:pStyle w:val="affa"/>
        <w:spacing w:line="360" w:lineRule="auto"/>
        <w:ind w:firstLine="480"/>
        <w:jc w:val="left"/>
      </w:pPr>
      <w:r w:rsidRPr="002D0D81">
        <w:rPr>
          <w:rFonts w:hint="eastAsia"/>
        </w:rPr>
        <w:t>任务是泛指一个工作的逻辑单元，</w:t>
      </w:r>
      <w:r w:rsidRPr="002D0D81">
        <w:rPr>
          <w:rFonts w:hint="eastAsia"/>
        </w:rPr>
        <w:t xml:space="preserve"> </w:t>
      </w:r>
      <w:r w:rsidRPr="002D0D81">
        <w:rPr>
          <w:rFonts w:hint="eastAsia"/>
        </w:rPr>
        <w:t>并不是某个流程实例的一次具体执行，可能在多个流程实例中都需要执行某个相同的任务。</w:t>
      </w:r>
    </w:p>
    <w:p w14:paraId="04808971" w14:textId="77777777" w:rsidR="00AD050D" w:rsidRPr="002D0D81" w:rsidRDefault="00AD050D" w:rsidP="009671BA">
      <w:pPr>
        <w:pStyle w:val="affa"/>
        <w:spacing w:line="360" w:lineRule="auto"/>
        <w:ind w:firstLine="480"/>
        <w:jc w:val="left"/>
      </w:pPr>
      <w:r w:rsidRPr="002D0D81">
        <w:rPr>
          <w:rFonts w:hint="eastAsia"/>
        </w:rPr>
        <w:t>在每个任务中可以包含多个事件，每个事件都是原子性的，即事件不可分割且必须被完整的执行，</w:t>
      </w:r>
      <w:r w:rsidRPr="002D0D81">
        <w:rPr>
          <w:rFonts w:hint="eastAsia"/>
        </w:rPr>
        <w:t xml:space="preserve"> </w:t>
      </w:r>
      <w:r w:rsidRPr="002D0D81">
        <w:rPr>
          <w:rFonts w:hint="eastAsia"/>
        </w:rPr>
        <w:t>如果在执行过程中出现了异常，</w:t>
      </w:r>
      <w:r w:rsidRPr="002D0D81">
        <w:rPr>
          <w:rFonts w:hint="eastAsia"/>
        </w:rPr>
        <w:t xml:space="preserve"> </w:t>
      </w:r>
      <w:r w:rsidRPr="002D0D81">
        <w:rPr>
          <w:rFonts w:hint="eastAsia"/>
        </w:rPr>
        <w:t>则必须进行“回滚”</w:t>
      </w:r>
      <w:r w:rsidRPr="002D0D81">
        <w:rPr>
          <w:rFonts w:hint="eastAsia"/>
        </w:rPr>
        <w:t xml:space="preserve"> </w:t>
      </w:r>
      <w:r w:rsidRPr="002D0D81">
        <w:rPr>
          <w:rFonts w:hint="eastAsia"/>
        </w:rPr>
        <w:t>操作，</w:t>
      </w:r>
      <w:r w:rsidRPr="002D0D81">
        <w:rPr>
          <w:rFonts w:hint="eastAsia"/>
        </w:rPr>
        <w:t xml:space="preserve"> </w:t>
      </w:r>
      <w:r w:rsidRPr="002D0D81">
        <w:rPr>
          <w:rFonts w:hint="eastAsia"/>
        </w:rPr>
        <w:t>以返回到该事件执行前的状态。</w:t>
      </w:r>
    </w:p>
    <w:p w14:paraId="52255445" w14:textId="77777777" w:rsidR="00AD050D" w:rsidRPr="002D0D81" w:rsidRDefault="00AD050D" w:rsidP="009671BA">
      <w:pPr>
        <w:pStyle w:val="affa"/>
        <w:spacing w:line="360" w:lineRule="auto"/>
        <w:ind w:firstLine="480"/>
        <w:jc w:val="left"/>
      </w:pPr>
      <w:r w:rsidRPr="002D0D81">
        <w:rPr>
          <w:rFonts w:hint="eastAsia"/>
        </w:rPr>
        <w:t>工作项是任务中的事件与流程实例的结合体，只要工作流实例中包含某个任务的变迁已处于就绪状态，那么工作流引擎就可以根据该任务中的事件来创建工作项，然后任务分配器将会动态地为该工作项分配外部资源。</w:t>
      </w:r>
    </w:p>
    <w:p w14:paraId="7D1EB8F3" w14:textId="77777777" w:rsidR="00AD050D" w:rsidRPr="002D0D81" w:rsidRDefault="00AD050D" w:rsidP="009671BA">
      <w:pPr>
        <w:pStyle w:val="affa"/>
        <w:spacing w:line="360" w:lineRule="auto"/>
        <w:ind w:firstLine="480"/>
        <w:jc w:val="left"/>
      </w:pPr>
      <w:r w:rsidRPr="002D0D81">
        <w:rPr>
          <w:rFonts w:hint="eastAsia"/>
        </w:rPr>
        <w:t>另外，事件可以分为两种类型，</w:t>
      </w:r>
      <w:r w:rsidRPr="002D0D81">
        <w:rPr>
          <w:rFonts w:hint="eastAsia"/>
        </w:rPr>
        <w:t xml:space="preserve"> </w:t>
      </w:r>
      <w:r w:rsidRPr="002D0D81">
        <w:rPr>
          <w:rFonts w:hint="eastAsia"/>
        </w:rPr>
        <w:t>一种是计算机可以自动执行的，</w:t>
      </w:r>
      <w:r w:rsidRPr="002D0D81">
        <w:rPr>
          <w:rFonts w:hint="eastAsia"/>
        </w:rPr>
        <w:t xml:space="preserve"> </w:t>
      </w:r>
      <w:r w:rsidRPr="002D0D81">
        <w:rPr>
          <w:rFonts w:hint="eastAsia"/>
        </w:rPr>
        <w:t>例如自动发送邮件、统计在线人数；另一种是需要人员进行交互的，</w:t>
      </w:r>
      <w:r w:rsidRPr="002D0D81">
        <w:rPr>
          <w:rFonts w:hint="eastAsia"/>
        </w:rPr>
        <w:t xml:space="preserve"> </w:t>
      </w:r>
      <w:r w:rsidRPr="002D0D81">
        <w:rPr>
          <w:rFonts w:hint="eastAsia"/>
        </w:rPr>
        <w:t>例如在线填写审批信息等。</w:t>
      </w:r>
    </w:p>
    <w:p w14:paraId="1EAA32F9" w14:textId="77777777" w:rsidR="00AD050D" w:rsidRPr="002D0D81" w:rsidRDefault="00AD050D" w:rsidP="009671BA">
      <w:pPr>
        <w:pStyle w:val="affa"/>
        <w:spacing w:line="360" w:lineRule="auto"/>
        <w:ind w:firstLine="480"/>
        <w:jc w:val="left"/>
      </w:pPr>
      <w:r w:rsidRPr="002D0D81">
        <w:rPr>
          <w:rFonts w:hint="eastAsia"/>
        </w:rPr>
        <w:t>在流程实例的运行过程中，任务管理器还需要为任务中的事件创建工作项和活动信息。其中，任务、事件、工作项、活动之间的对应关系如下图</w:t>
      </w:r>
      <w:r w:rsidRPr="002D0D81">
        <w:rPr>
          <w:rFonts w:hint="eastAsia"/>
        </w:rPr>
        <w:t>6-</w:t>
      </w:r>
      <w:r w:rsidRPr="002D0D81">
        <w:t>1</w:t>
      </w:r>
      <w:r w:rsidRPr="002D0D81">
        <w:rPr>
          <w:rFonts w:hint="eastAsia"/>
        </w:rPr>
        <w:t>-</w:t>
      </w:r>
      <w:r w:rsidRPr="002D0D81">
        <w:t>5</w:t>
      </w:r>
      <w:r w:rsidRPr="002D0D81">
        <w:rPr>
          <w:rFonts w:hint="eastAsia"/>
        </w:rPr>
        <w:t>所示。</w:t>
      </w:r>
    </w:p>
    <w:p w14:paraId="02723521" w14:textId="77777777" w:rsidR="00AD050D" w:rsidRPr="002D0D81" w:rsidRDefault="00AD050D" w:rsidP="009671BA">
      <w:pPr>
        <w:pStyle w:val="affa"/>
        <w:spacing w:line="360" w:lineRule="auto"/>
        <w:ind w:firstLine="480"/>
        <w:jc w:val="left"/>
      </w:pPr>
    </w:p>
    <w:p w14:paraId="726CEF14" w14:textId="77777777" w:rsidR="00AD050D" w:rsidRPr="002D0D81" w:rsidRDefault="00AD050D" w:rsidP="009671BA">
      <w:pPr>
        <w:pStyle w:val="affa"/>
        <w:spacing w:line="360" w:lineRule="auto"/>
        <w:ind w:firstLineChars="0" w:firstLine="0"/>
        <w:jc w:val="center"/>
      </w:pPr>
      <w:r w:rsidRPr="002D0D81">
        <w:object w:dxaOrig="9645" w:dyaOrig="4471" w14:anchorId="3D4944D5">
          <v:shape id="_x0000_i1038" type="#_x0000_t75" style="width:363pt;height:168pt" o:ole="">
            <v:imagedata r:id="rId42" o:title=""/>
          </v:shape>
          <o:OLEObject Type="Embed" ProgID="Visio.Drawing.15" ShapeID="_x0000_i1038" DrawAspect="Content" ObjectID="_1627811631" r:id="rId43"/>
        </w:object>
      </w:r>
    </w:p>
    <w:p w14:paraId="581CC608" w14:textId="77777777" w:rsidR="00AD050D" w:rsidRPr="002D0D81" w:rsidRDefault="00AD050D" w:rsidP="009671BA">
      <w:pPr>
        <w:pStyle w:val="afff2"/>
      </w:pPr>
    </w:p>
    <w:p w14:paraId="62E603BC" w14:textId="77777777" w:rsidR="00AD050D" w:rsidRPr="002D0D81" w:rsidRDefault="00AD050D" w:rsidP="009671BA">
      <w:pPr>
        <w:pStyle w:val="afff2"/>
      </w:pPr>
      <w:r w:rsidRPr="002D0D81">
        <w:rPr>
          <w:rFonts w:hint="eastAsia"/>
        </w:rPr>
        <w:t>图</w:t>
      </w:r>
      <w:r w:rsidRPr="002D0D81">
        <w:rPr>
          <w:rFonts w:hint="eastAsia"/>
        </w:rPr>
        <w:t xml:space="preserve"> </w:t>
      </w:r>
      <w:r w:rsidRPr="002D0D81">
        <w:t>6</w:t>
      </w:r>
      <w:r w:rsidRPr="002D0D81">
        <w:rPr>
          <w:rFonts w:hint="eastAsia"/>
        </w:rPr>
        <w:t>-</w:t>
      </w:r>
      <w:r w:rsidRPr="002D0D81">
        <w:t>1</w:t>
      </w:r>
      <w:r w:rsidRPr="002D0D81">
        <w:rPr>
          <w:rFonts w:hint="eastAsia"/>
        </w:rPr>
        <w:t>-</w:t>
      </w:r>
      <w:r w:rsidRPr="002D0D81">
        <w:t xml:space="preserve">5 </w:t>
      </w:r>
      <w:r w:rsidRPr="002D0D81">
        <w:t>任务事件工作项</w:t>
      </w:r>
      <w:r w:rsidRPr="002D0D81">
        <w:rPr>
          <w:rFonts w:hint="eastAsia"/>
        </w:rPr>
        <w:t>对应</w:t>
      </w:r>
      <w:r w:rsidRPr="002D0D81">
        <w:t>关系</w:t>
      </w:r>
    </w:p>
    <w:p w14:paraId="2D2A338A" w14:textId="77777777" w:rsidR="00AD050D" w:rsidRPr="002D0D81" w:rsidRDefault="00AD050D" w:rsidP="009671BA"/>
    <w:p w14:paraId="470812B8" w14:textId="77777777" w:rsidR="00AD050D" w:rsidRPr="002D0D81" w:rsidRDefault="00AD050D" w:rsidP="009671BA">
      <w:pPr>
        <w:pStyle w:val="affa"/>
        <w:spacing w:line="360" w:lineRule="auto"/>
        <w:ind w:firstLine="480"/>
        <w:jc w:val="left"/>
      </w:pPr>
      <w:r w:rsidRPr="002D0D81">
        <w:rPr>
          <w:rFonts w:hint="eastAsia"/>
        </w:rPr>
        <w:t>（</w:t>
      </w:r>
      <w:r w:rsidRPr="002D0D81">
        <w:t>4</w:t>
      </w:r>
      <w:r w:rsidRPr="002D0D81">
        <w:rPr>
          <w:rFonts w:hint="eastAsia"/>
        </w:rPr>
        <w:t>）任务分配器</w:t>
      </w:r>
    </w:p>
    <w:p w14:paraId="1BC2F1AA" w14:textId="77777777" w:rsidR="00AD050D" w:rsidRPr="002D0D81" w:rsidRDefault="00AD050D" w:rsidP="009671BA">
      <w:pPr>
        <w:pStyle w:val="affa"/>
        <w:spacing w:line="360" w:lineRule="auto"/>
        <w:ind w:firstLine="480"/>
        <w:jc w:val="left"/>
      </w:pPr>
      <w:r w:rsidRPr="002D0D81">
        <w:rPr>
          <w:rFonts w:hint="eastAsia"/>
        </w:rPr>
        <w:t>任务分配器的主要作用是对流程实例中需要人工执行的事件合理地分配给具有相关处理权限的人员，</w:t>
      </w:r>
      <w:r w:rsidRPr="002D0D81">
        <w:rPr>
          <w:rFonts w:hint="eastAsia"/>
        </w:rPr>
        <w:t xml:space="preserve"> </w:t>
      </w:r>
      <w:r w:rsidRPr="002D0D81">
        <w:rPr>
          <w:rFonts w:hint="eastAsia"/>
        </w:rPr>
        <w:t>并实现不同人员之间的负载均衡，这就需要任务分配器依据一定的任务分配策略来对流程实例执行过程中的任务进行动态的分配。而且，任务分配的合理性会直接影响到企业的业务处理效率，以及相关数据的安全性。</w:t>
      </w:r>
    </w:p>
    <w:p w14:paraId="20BDD1EA" w14:textId="77777777" w:rsidR="00AD050D" w:rsidRPr="002D0D81" w:rsidRDefault="00AD050D" w:rsidP="009671BA">
      <w:pPr>
        <w:pStyle w:val="affa"/>
        <w:spacing w:line="360" w:lineRule="auto"/>
        <w:ind w:firstLine="480"/>
        <w:jc w:val="left"/>
      </w:pPr>
      <w:r w:rsidRPr="002D0D81">
        <w:rPr>
          <w:rFonts w:hint="eastAsia"/>
        </w:rPr>
        <w:t>（</w:t>
      </w:r>
      <w:r w:rsidRPr="002D0D81">
        <w:t>5</w:t>
      </w:r>
      <w:r w:rsidRPr="002D0D81">
        <w:rPr>
          <w:rFonts w:hint="eastAsia"/>
        </w:rPr>
        <w:t>）流程调整器</w:t>
      </w:r>
    </w:p>
    <w:p w14:paraId="2D2AB89A" w14:textId="77777777" w:rsidR="00AD050D" w:rsidRPr="002D0D81" w:rsidRDefault="00AD050D" w:rsidP="009671BA">
      <w:pPr>
        <w:pStyle w:val="affa"/>
        <w:spacing w:line="360" w:lineRule="auto"/>
        <w:ind w:firstLine="480"/>
        <w:jc w:val="left"/>
      </w:pPr>
      <w:r w:rsidRPr="002D0D81">
        <w:rPr>
          <w:rFonts w:hint="eastAsia"/>
        </w:rPr>
        <w:t>流程调整器的主要作用是在工作流模型被修改的情况下，保证受到修改影响的工作流实例能够继续正常执行。一般情况下，在修改流程定义后创建的工作流实例，将会按照新的工作流模型进行执行；处于执行过程中的工作流实例有三种调整策略：</w:t>
      </w:r>
    </w:p>
    <w:p w14:paraId="5AF8C76E" w14:textId="77777777" w:rsidR="00AD050D" w:rsidRPr="002D0D81" w:rsidRDefault="00AD050D" w:rsidP="00607083">
      <w:pPr>
        <w:pStyle w:val="affa"/>
        <w:numPr>
          <w:ilvl w:val="0"/>
          <w:numId w:val="32"/>
        </w:numPr>
        <w:spacing w:line="360" w:lineRule="auto"/>
        <w:ind w:firstLineChars="0"/>
        <w:jc w:val="left"/>
      </w:pPr>
      <w:r w:rsidRPr="002D0D81">
        <w:rPr>
          <w:rFonts w:hint="eastAsia"/>
        </w:rPr>
        <w:t>全部按照新模型重新开始执行</w:t>
      </w:r>
    </w:p>
    <w:p w14:paraId="1507BED9" w14:textId="77777777" w:rsidR="00AD050D" w:rsidRPr="002D0D81" w:rsidRDefault="00AD050D" w:rsidP="00607083">
      <w:pPr>
        <w:pStyle w:val="affa"/>
        <w:numPr>
          <w:ilvl w:val="0"/>
          <w:numId w:val="32"/>
        </w:numPr>
        <w:spacing w:line="360" w:lineRule="auto"/>
        <w:ind w:firstLineChars="0"/>
        <w:jc w:val="left"/>
      </w:pPr>
      <w:r w:rsidRPr="002D0D81">
        <w:rPr>
          <w:rFonts w:hint="eastAsia"/>
        </w:rPr>
        <w:t>按照旧模型继续执行直到结束</w:t>
      </w:r>
    </w:p>
    <w:p w14:paraId="65315648" w14:textId="77777777" w:rsidR="00AD050D" w:rsidRPr="002D0D81" w:rsidRDefault="00AD050D" w:rsidP="00607083">
      <w:pPr>
        <w:pStyle w:val="affa"/>
        <w:numPr>
          <w:ilvl w:val="0"/>
          <w:numId w:val="32"/>
        </w:numPr>
        <w:spacing w:line="360" w:lineRule="auto"/>
        <w:ind w:firstLineChars="0"/>
        <w:jc w:val="left"/>
      </w:pPr>
      <w:r w:rsidRPr="002D0D81">
        <w:rPr>
          <w:rFonts w:hint="eastAsia"/>
        </w:rPr>
        <w:t>比较新工作流模型和旧模型之间的区别，找出流程定义中发生变更区域的起始节点，如果工作流实例当前的执行节点在起始节点的前面，那么流程实例可以直接迁移到新的模型下开始执行；如果工作流实例已经执行到发生调整区域起始节点的后面，那么工作流实例需要回退到起始节点，并迁移到新的工作模型中开始重新向后流转与执行。</w:t>
      </w:r>
    </w:p>
    <w:p w14:paraId="30C804FD" w14:textId="77777777" w:rsidR="00AD050D" w:rsidRPr="002D0D81" w:rsidRDefault="00AD050D" w:rsidP="009671BA">
      <w:pPr>
        <w:pStyle w:val="affa"/>
        <w:spacing w:line="360" w:lineRule="auto"/>
        <w:ind w:firstLine="480"/>
        <w:jc w:val="left"/>
      </w:pPr>
      <w:r w:rsidRPr="002D0D81">
        <w:rPr>
          <w:rFonts w:hint="eastAsia"/>
        </w:rPr>
        <w:t>迁移策略的选择与工作流实例的具体迁移操作都是流程动态调整器的主要任务。</w:t>
      </w:r>
    </w:p>
    <w:p w14:paraId="047428EB"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6</w:t>
      </w:r>
      <w:r w:rsidRPr="002D0D81">
        <w:rPr>
          <w:rFonts w:hint="eastAsia"/>
        </w:rPr>
        <w:t>）任务预警器</w:t>
      </w:r>
    </w:p>
    <w:p w14:paraId="77526C06" w14:textId="77777777" w:rsidR="00AD050D" w:rsidRPr="002D0D81" w:rsidRDefault="00AD050D" w:rsidP="009671BA">
      <w:pPr>
        <w:pStyle w:val="affa"/>
        <w:spacing w:line="360" w:lineRule="auto"/>
        <w:ind w:firstLine="480"/>
        <w:jc w:val="left"/>
      </w:pPr>
      <w:r w:rsidRPr="002D0D81">
        <w:rPr>
          <w:rFonts w:hint="eastAsia"/>
        </w:rPr>
        <w:t>任务预警器可以根据任务处理的历史数据来预测未来任务数量的变化趋势，从而实现对人力资源进行动态的配置，达到提高人力资源利用率、</w:t>
      </w:r>
      <w:r w:rsidRPr="002D0D81">
        <w:rPr>
          <w:rFonts w:hint="eastAsia"/>
        </w:rPr>
        <w:t xml:space="preserve"> </w:t>
      </w:r>
      <w:r w:rsidRPr="002D0D81">
        <w:rPr>
          <w:rFonts w:hint="eastAsia"/>
        </w:rPr>
        <w:t>节约办公和生产成本的目标。</w:t>
      </w:r>
    </w:p>
    <w:p w14:paraId="30072C46" w14:textId="77777777" w:rsidR="00AD050D" w:rsidRPr="002D0D81" w:rsidRDefault="00AD050D" w:rsidP="00183012">
      <w:pPr>
        <w:pStyle w:val="3"/>
      </w:pPr>
      <w:bookmarkStart w:id="68" w:name="_Toc16632676"/>
      <w:r w:rsidRPr="002D0D81">
        <w:rPr>
          <w:rFonts w:hint="eastAsia"/>
        </w:rPr>
        <w:t>基于B</w:t>
      </w:r>
      <w:r w:rsidRPr="002D0D81">
        <w:t>PMN的业务流程建模</w:t>
      </w:r>
      <w:bookmarkEnd w:id="68"/>
    </w:p>
    <w:p w14:paraId="1E3A4A48" w14:textId="77777777" w:rsidR="00AD050D" w:rsidRPr="002D0D81" w:rsidRDefault="00AD050D" w:rsidP="009671BA">
      <w:pPr>
        <w:pStyle w:val="affa"/>
        <w:spacing w:line="360" w:lineRule="auto"/>
        <w:ind w:firstLine="480"/>
        <w:jc w:val="left"/>
      </w:pPr>
      <w:r w:rsidRPr="002D0D81">
        <w:t>BPMN</w:t>
      </w:r>
      <w:r w:rsidRPr="002D0D81">
        <w:t>是由</w:t>
      </w:r>
      <w:r w:rsidRPr="002D0D81">
        <w:t>BPMI</w:t>
      </w:r>
      <w:r w:rsidRPr="002D0D81">
        <w:rPr>
          <w:rFonts w:hint="eastAsia"/>
        </w:rPr>
        <w:t>（</w:t>
      </w:r>
      <w:r w:rsidRPr="002D0D81">
        <w:t>The Business Process Management Initiative</w:t>
      </w:r>
      <w:r w:rsidRPr="002D0D81">
        <w:rPr>
          <w:rFonts w:hint="eastAsia"/>
        </w:rPr>
        <w:t>）</w:t>
      </w:r>
      <w:r w:rsidRPr="002D0D81">
        <w:t>开发了一套标准叫业务流程建模符号</w:t>
      </w:r>
      <w:r w:rsidRPr="002D0D81">
        <w:rPr>
          <w:rFonts w:hint="eastAsia"/>
        </w:rPr>
        <w:t>（</w:t>
      </w:r>
      <w:r w:rsidRPr="002D0D81">
        <w:t>BPMN - Business Process Modeling Notation</w:t>
      </w:r>
      <w:r w:rsidRPr="002D0D81">
        <w:rPr>
          <w:rFonts w:hint="eastAsia"/>
        </w:rPr>
        <w:t>）</w:t>
      </w:r>
      <w:r w:rsidRPr="002D0D81">
        <w:t>。</w:t>
      </w:r>
      <w:r w:rsidRPr="002D0D81">
        <w:t>BPMN</w:t>
      </w:r>
      <w:r w:rsidRPr="002D0D81">
        <w:t>定义了</w:t>
      </w:r>
      <w:hyperlink r:id="rId44" w:tgtFrame="_blank" w:history="1">
        <w:r w:rsidRPr="002D0D81">
          <w:t>业务流程图</w:t>
        </w:r>
      </w:hyperlink>
      <w:r w:rsidRPr="002D0D81">
        <w:t>，其基于流程图技术，同时为创建业务流程操作的图形化模型进行了裁减。业务流程的模型就是图形化对象的网图，包括活动</w:t>
      </w:r>
      <w:r w:rsidRPr="002D0D81">
        <w:rPr>
          <w:rFonts w:hint="eastAsia"/>
        </w:rPr>
        <w:t>（</w:t>
      </w:r>
      <w:r w:rsidRPr="002D0D81">
        <w:t>也可以说工作</w:t>
      </w:r>
      <w:r w:rsidRPr="002D0D81">
        <w:rPr>
          <w:rFonts w:hint="eastAsia"/>
        </w:rPr>
        <w:t>）</w:t>
      </w:r>
      <w:r w:rsidRPr="002D0D81">
        <w:t>和定义操作顺序的流控制。</w:t>
      </w:r>
      <w:r w:rsidRPr="002D0D81">
        <w:t>BPMN2</w:t>
      </w:r>
      <w:r w:rsidRPr="002D0D81">
        <w:t>核心分层结构如下图</w:t>
      </w:r>
      <w:r w:rsidRPr="002D0D81">
        <w:rPr>
          <w:rFonts w:hint="eastAsia"/>
        </w:rPr>
        <w:t>6-</w:t>
      </w:r>
      <w:r w:rsidRPr="002D0D81">
        <w:t>1</w:t>
      </w:r>
      <w:r w:rsidRPr="002D0D81">
        <w:rPr>
          <w:rFonts w:hint="eastAsia"/>
        </w:rPr>
        <w:t>-</w:t>
      </w:r>
      <w:r w:rsidRPr="002D0D81">
        <w:t>6</w:t>
      </w:r>
      <w:r w:rsidRPr="002D0D81">
        <w:t>所示</w:t>
      </w:r>
      <w:r w:rsidRPr="002D0D81">
        <w:rPr>
          <w:rFonts w:hint="eastAsia"/>
        </w:rPr>
        <w:t>。</w:t>
      </w:r>
    </w:p>
    <w:p w14:paraId="3D405F42" w14:textId="77777777" w:rsidR="00AD050D" w:rsidRPr="002D0D81" w:rsidRDefault="00AD050D" w:rsidP="009671BA">
      <w:pPr>
        <w:pStyle w:val="affa"/>
        <w:spacing w:line="360" w:lineRule="auto"/>
        <w:ind w:firstLineChars="0" w:firstLine="0"/>
        <w:jc w:val="center"/>
      </w:pPr>
      <w:r w:rsidRPr="002D0D81">
        <w:object w:dxaOrig="8385" w:dyaOrig="8400" w14:anchorId="3EE27E50">
          <v:shape id="_x0000_i1039" type="#_x0000_t75" style="width:246pt;height:246.75pt" o:ole="">
            <v:imagedata r:id="rId45" o:title=""/>
          </v:shape>
          <o:OLEObject Type="Embed" ProgID="Visio.Drawing.15" ShapeID="_x0000_i1039" DrawAspect="Content" ObjectID="_1627811632" r:id="rId46"/>
        </w:object>
      </w:r>
    </w:p>
    <w:p w14:paraId="69933C2B" w14:textId="77777777" w:rsidR="00AD050D" w:rsidRPr="002D0D81" w:rsidRDefault="00AD050D" w:rsidP="009671BA">
      <w:pPr>
        <w:pStyle w:val="afff2"/>
      </w:pPr>
    </w:p>
    <w:p w14:paraId="50782B9D" w14:textId="77777777" w:rsidR="00AD050D" w:rsidRPr="002D0D81" w:rsidRDefault="00AD050D" w:rsidP="009671BA">
      <w:pPr>
        <w:pStyle w:val="afff2"/>
      </w:pPr>
      <w:r w:rsidRPr="002D0D81">
        <w:rPr>
          <w:rFonts w:hint="eastAsia"/>
        </w:rPr>
        <w:t>图</w:t>
      </w:r>
      <w:r w:rsidRPr="002D0D81">
        <w:rPr>
          <w:rFonts w:hint="eastAsia"/>
        </w:rPr>
        <w:t xml:space="preserve"> </w:t>
      </w:r>
      <w:r w:rsidRPr="002D0D81">
        <w:t>6</w:t>
      </w:r>
      <w:r w:rsidRPr="002D0D81">
        <w:rPr>
          <w:rFonts w:hint="eastAsia"/>
        </w:rPr>
        <w:t>-</w:t>
      </w:r>
      <w:r w:rsidRPr="002D0D81">
        <w:t>1</w:t>
      </w:r>
      <w:r w:rsidRPr="002D0D81">
        <w:rPr>
          <w:rFonts w:hint="eastAsia"/>
        </w:rPr>
        <w:t>-</w:t>
      </w:r>
      <w:r w:rsidRPr="002D0D81">
        <w:t>6  BPMN2</w:t>
      </w:r>
      <w:r w:rsidRPr="002D0D81">
        <w:rPr>
          <w:rFonts w:hint="eastAsia"/>
        </w:rPr>
        <w:t>核心分</w:t>
      </w:r>
      <w:r w:rsidRPr="002D0D81">
        <w:t>层</w:t>
      </w:r>
      <w:r w:rsidRPr="002D0D81">
        <w:rPr>
          <w:rFonts w:hint="eastAsia"/>
        </w:rPr>
        <w:t>结构</w:t>
      </w:r>
    </w:p>
    <w:p w14:paraId="2D2E18C0" w14:textId="77777777" w:rsidR="00AD050D" w:rsidRPr="002D0D81" w:rsidRDefault="00AD050D" w:rsidP="009671BA"/>
    <w:p w14:paraId="5C785B1C" w14:textId="77777777" w:rsidR="00AD050D" w:rsidRPr="002D0D81" w:rsidRDefault="00AD050D" w:rsidP="009671BA">
      <w:pPr>
        <w:pStyle w:val="affa"/>
        <w:spacing w:line="360" w:lineRule="auto"/>
        <w:ind w:firstLine="480"/>
        <w:jc w:val="left"/>
      </w:pPr>
      <w:r w:rsidRPr="002D0D81">
        <w:t>业务流程图由一系列的图形化元素组成。这些元素简化了模型的开发，且业务分析者看上去非常熟悉。这些元素每个都有各自的特性，且与大多数的建模器类似。比如，活动是矩形，条件是菱形。应该强调的是</w:t>
      </w:r>
      <w:r w:rsidRPr="002D0D81">
        <w:rPr>
          <w:rFonts w:hint="eastAsia"/>
        </w:rPr>
        <w:t>：</w:t>
      </w:r>
      <w:r w:rsidRPr="002D0D81">
        <w:t>开发</w:t>
      </w:r>
      <w:r w:rsidRPr="002D0D81">
        <w:t>BPMN</w:t>
      </w:r>
      <w:r w:rsidRPr="002D0D81">
        <w:t>的动力就是为了在创建业务流程模型时提供一个简单的机制，同时又能够处理来自业务流程的复杂性。要处理这两个矛盾的需求的方法就是将标记的图形化方面组织分类为特定的类别。</w:t>
      </w:r>
    </w:p>
    <w:p w14:paraId="104C2774" w14:textId="77777777" w:rsidR="00AD050D" w:rsidRPr="002D0D81" w:rsidRDefault="00AD050D" w:rsidP="009671BA">
      <w:pPr>
        <w:pStyle w:val="affa"/>
        <w:spacing w:line="360" w:lineRule="auto"/>
        <w:ind w:firstLine="480"/>
        <w:jc w:val="left"/>
      </w:pPr>
      <w:r w:rsidRPr="002D0D81">
        <w:t>在</w:t>
      </w:r>
      <w:r w:rsidRPr="002D0D81">
        <w:t>BPMN</w:t>
      </w:r>
      <w:r w:rsidRPr="002D0D81">
        <w:t>中</w:t>
      </w:r>
      <w:r w:rsidRPr="002D0D81">
        <w:rPr>
          <w:rFonts w:hint="eastAsia"/>
        </w:rPr>
        <w:t>，</w:t>
      </w:r>
      <w:r w:rsidRPr="002D0D81">
        <w:t>具有以下几种基本的类型</w:t>
      </w:r>
      <w:r w:rsidRPr="002D0D81">
        <w:rPr>
          <w:rFonts w:hint="eastAsia"/>
        </w:rPr>
        <w:t>：</w:t>
      </w:r>
    </w:p>
    <w:p w14:paraId="54923E4B" w14:textId="77777777" w:rsidR="00AD050D" w:rsidRPr="002D0D81" w:rsidRDefault="00AD050D" w:rsidP="00607083">
      <w:pPr>
        <w:pStyle w:val="affa"/>
        <w:numPr>
          <w:ilvl w:val="0"/>
          <w:numId w:val="32"/>
        </w:numPr>
        <w:spacing w:line="360" w:lineRule="auto"/>
        <w:ind w:firstLineChars="0"/>
        <w:jc w:val="left"/>
      </w:pPr>
      <w:r w:rsidRPr="002D0D81">
        <w:t>流对象</w:t>
      </w:r>
      <w:r w:rsidRPr="002D0D81">
        <w:t>(Flow)</w:t>
      </w:r>
    </w:p>
    <w:p w14:paraId="096CA315" w14:textId="77777777" w:rsidR="00AD050D" w:rsidRPr="002D0D81" w:rsidRDefault="00AD050D" w:rsidP="009671BA">
      <w:pPr>
        <w:pStyle w:val="affa"/>
        <w:spacing w:line="360" w:lineRule="auto"/>
        <w:ind w:firstLine="480"/>
        <w:jc w:val="left"/>
      </w:pPr>
      <w:r w:rsidRPr="002D0D81">
        <w:t>流对象包括事件</w:t>
      </w:r>
      <w:r w:rsidRPr="002D0D81">
        <w:rPr>
          <w:rFonts w:hint="eastAsia"/>
        </w:rPr>
        <w:t>、</w:t>
      </w:r>
      <w:r w:rsidRPr="002D0D81">
        <w:t>活动</w:t>
      </w:r>
      <w:r w:rsidRPr="002D0D81">
        <w:rPr>
          <w:rFonts w:hint="eastAsia"/>
        </w:rPr>
        <w:t>、</w:t>
      </w:r>
      <w:r w:rsidRPr="002D0D81">
        <w:t>条件三个核心元素</w:t>
      </w:r>
      <w:r w:rsidRPr="002D0D81">
        <w:rPr>
          <w:rFonts w:hint="eastAsia"/>
        </w:rPr>
        <w:t>，</w:t>
      </w:r>
      <w:r w:rsidRPr="002D0D81">
        <w:t>一个事件用圆圈来描述，表示一个业务流程期间发生的东西。</w:t>
      </w:r>
    </w:p>
    <w:p w14:paraId="27B91C52" w14:textId="77777777" w:rsidR="00AD050D" w:rsidRPr="002D0D81" w:rsidRDefault="00AD050D" w:rsidP="009671BA">
      <w:pPr>
        <w:pStyle w:val="affa"/>
        <w:spacing w:line="360" w:lineRule="auto"/>
        <w:ind w:firstLine="480"/>
        <w:jc w:val="left"/>
      </w:pPr>
      <w:r w:rsidRPr="002D0D81">
        <w:t>事件影响流程的流动，一般有一个原因</w:t>
      </w:r>
      <w:r w:rsidRPr="002D0D81">
        <w:rPr>
          <w:rFonts w:hint="eastAsia"/>
        </w:rPr>
        <w:t>（</w:t>
      </w:r>
      <w:r w:rsidRPr="002D0D81">
        <w:t>触发器</w:t>
      </w:r>
      <w:r w:rsidRPr="002D0D81">
        <w:rPr>
          <w:rFonts w:hint="eastAsia"/>
        </w:rPr>
        <w:t>）</w:t>
      </w:r>
      <w:r w:rsidRPr="002D0D81">
        <w:t>或一个影响</w:t>
      </w:r>
      <w:r w:rsidRPr="002D0D81">
        <w:rPr>
          <w:rFonts w:hint="eastAsia"/>
        </w:rPr>
        <w:t>（</w:t>
      </w:r>
      <w:r w:rsidRPr="002D0D81">
        <w:t>结果</w:t>
      </w:r>
      <w:r w:rsidRPr="002D0D81">
        <w:rPr>
          <w:rFonts w:hint="eastAsia"/>
        </w:rPr>
        <w:t>）</w:t>
      </w:r>
      <w:r w:rsidRPr="002D0D81">
        <w:t>。基于它们对流程的影响，有三种事件</w:t>
      </w:r>
      <w:r w:rsidRPr="002D0D81">
        <w:rPr>
          <w:rFonts w:hint="eastAsia"/>
        </w:rPr>
        <w:t>：</w:t>
      </w:r>
      <w:r w:rsidRPr="002D0D81">
        <w:t>开始，中间以及终止事件</w:t>
      </w:r>
      <w:r w:rsidRPr="002D0D81">
        <w:rPr>
          <w:rFonts w:hint="eastAsia"/>
        </w:rPr>
        <w:t>。</w:t>
      </w:r>
    </w:p>
    <w:p w14:paraId="03803868" w14:textId="77777777" w:rsidR="00AD050D" w:rsidRPr="002D0D81" w:rsidRDefault="00AD050D" w:rsidP="00607083">
      <w:pPr>
        <w:pStyle w:val="affa"/>
        <w:numPr>
          <w:ilvl w:val="0"/>
          <w:numId w:val="32"/>
        </w:numPr>
        <w:spacing w:line="360" w:lineRule="auto"/>
        <w:ind w:firstLineChars="0"/>
        <w:jc w:val="left"/>
      </w:pPr>
      <w:r w:rsidRPr="002D0D81">
        <w:t>连接对象</w:t>
      </w:r>
      <w:r w:rsidRPr="002D0D81">
        <w:t>(Connection)</w:t>
      </w:r>
    </w:p>
    <w:p w14:paraId="69008D40" w14:textId="77777777" w:rsidR="00AD050D" w:rsidRPr="002D0D81" w:rsidRDefault="00AD050D" w:rsidP="009671BA">
      <w:pPr>
        <w:pStyle w:val="affa"/>
        <w:spacing w:line="360" w:lineRule="auto"/>
        <w:ind w:firstLine="480"/>
        <w:jc w:val="left"/>
      </w:pPr>
      <w:r w:rsidRPr="002D0D81">
        <w:t>连接对象将流对象连接起来形成一个业务流程的基本结构。提供此功能的三个连接对象是</w:t>
      </w:r>
      <w:r w:rsidRPr="002D0D81">
        <w:rPr>
          <w:rFonts w:hint="eastAsia"/>
        </w:rPr>
        <w:t>：</w:t>
      </w:r>
    </w:p>
    <w:p w14:paraId="5537B52D" w14:textId="77777777" w:rsidR="00AD050D" w:rsidRPr="002D0D81" w:rsidRDefault="00AD050D" w:rsidP="00607083">
      <w:pPr>
        <w:pStyle w:val="affa"/>
        <w:numPr>
          <w:ilvl w:val="0"/>
          <w:numId w:val="33"/>
        </w:numPr>
        <w:spacing w:line="360" w:lineRule="auto"/>
        <w:ind w:firstLineChars="0"/>
        <w:jc w:val="left"/>
      </w:pPr>
      <w:r w:rsidRPr="002D0D81">
        <w:t>顺序流</w:t>
      </w:r>
    </w:p>
    <w:p w14:paraId="552E72E3" w14:textId="77777777" w:rsidR="00AD050D" w:rsidRPr="002D0D81" w:rsidRDefault="00AD050D" w:rsidP="009671BA">
      <w:pPr>
        <w:pStyle w:val="affa"/>
        <w:spacing w:line="360" w:lineRule="auto"/>
        <w:ind w:firstLine="480"/>
        <w:jc w:val="left"/>
      </w:pPr>
      <w:r w:rsidRPr="002D0D81">
        <w:t>顺序流用一个带实心箭头的实心线表示，用于指定活动执行的顺序。</w:t>
      </w:r>
    </w:p>
    <w:p w14:paraId="71FA4BBF" w14:textId="77777777" w:rsidR="00AD050D" w:rsidRPr="002D0D81" w:rsidRDefault="00AD050D" w:rsidP="00607083">
      <w:pPr>
        <w:pStyle w:val="affa"/>
        <w:numPr>
          <w:ilvl w:val="0"/>
          <w:numId w:val="33"/>
        </w:numPr>
        <w:spacing w:line="360" w:lineRule="auto"/>
        <w:ind w:firstLineChars="0"/>
        <w:jc w:val="left"/>
      </w:pPr>
      <w:r w:rsidRPr="002D0D81">
        <w:t>消息流</w:t>
      </w:r>
    </w:p>
    <w:p w14:paraId="2A38E40F" w14:textId="77777777" w:rsidR="00AD050D" w:rsidRPr="002D0D81" w:rsidRDefault="00AD050D" w:rsidP="009671BA">
      <w:pPr>
        <w:pStyle w:val="affa"/>
        <w:spacing w:line="360" w:lineRule="auto"/>
        <w:ind w:firstLine="480"/>
        <w:jc w:val="left"/>
      </w:pPr>
      <w:r w:rsidRPr="002D0D81">
        <w:t>消息流用一条带有开箭头的虚线表示，用于描述两个独立的业务参与者</w:t>
      </w:r>
      <w:r w:rsidRPr="002D0D81">
        <w:rPr>
          <w:rFonts w:hint="eastAsia"/>
        </w:rPr>
        <w:t>（</w:t>
      </w:r>
      <w:hyperlink r:id="rId47" w:tgtFrame="_blank" w:history="1">
        <w:r w:rsidRPr="002D0D81">
          <w:t>业务实体</w:t>
        </w:r>
      </w:hyperlink>
      <w:r w:rsidRPr="002D0D81">
        <w:t>或业务角色</w:t>
      </w:r>
      <w:r w:rsidRPr="002D0D81">
        <w:rPr>
          <w:rFonts w:hint="eastAsia"/>
        </w:rPr>
        <w:t>）</w:t>
      </w:r>
      <w:r w:rsidRPr="002D0D81">
        <w:t>之间发送和接受的消息流动。在</w:t>
      </w:r>
      <w:r w:rsidRPr="002D0D81">
        <w:t>BPMN</w:t>
      </w:r>
      <w:r w:rsidRPr="002D0D81">
        <w:t>中，用两个独立的池代表两个参与者。</w:t>
      </w:r>
    </w:p>
    <w:p w14:paraId="6391EF16" w14:textId="77777777" w:rsidR="00AD050D" w:rsidRPr="002D0D81" w:rsidRDefault="00AD050D" w:rsidP="00607083">
      <w:pPr>
        <w:pStyle w:val="affa"/>
        <w:numPr>
          <w:ilvl w:val="0"/>
          <w:numId w:val="33"/>
        </w:numPr>
        <w:spacing w:line="360" w:lineRule="auto"/>
        <w:ind w:firstLineChars="0"/>
        <w:jc w:val="left"/>
      </w:pPr>
      <w:r w:rsidRPr="002D0D81">
        <w:t>关联</w:t>
      </w:r>
    </w:p>
    <w:p w14:paraId="708DFE73" w14:textId="77777777" w:rsidR="00AD050D" w:rsidRPr="002D0D81" w:rsidRDefault="00AD050D" w:rsidP="009671BA">
      <w:pPr>
        <w:pStyle w:val="affa"/>
        <w:spacing w:line="360" w:lineRule="auto"/>
        <w:ind w:firstLine="480"/>
        <w:jc w:val="left"/>
      </w:pPr>
      <w:r w:rsidRPr="002D0D81">
        <w:t>用一根带有线箭头的点线表示关联，用于将相关的数据、文本和其他人工信息与流对象联系起来。关联用于展示活动的输入和输出。</w:t>
      </w:r>
    </w:p>
    <w:p w14:paraId="12676B5B" w14:textId="77777777" w:rsidR="00AD050D" w:rsidRPr="002D0D81" w:rsidRDefault="00AD050D" w:rsidP="00607083">
      <w:pPr>
        <w:pStyle w:val="affa"/>
        <w:numPr>
          <w:ilvl w:val="0"/>
          <w:numId w:val="32"/>
        </w:numPr>
        <w:spacing w:line="360" w:lineRule="auto"/>
        <w:ind w:firstLineChars="0"/>
        <w:jc w:val="left"/>
      </w:pPr>
      <w:r w:rsidRPr="002D0D81">
        <w:t>泳道</w:t>
      </w:r>
      <w:r w:rsidRPr="002D0D81">
        <w:t>(Swimlane)</w:t>
      </w:r>
    </w:p>
    <w:p w14:paraId="248E32FD" w14:textId="77777777" w:rsidR="00AD050D" w:rsidRPr="002D0D81" w:rsidRDefault="00AD050D" w:rsidP="009671BA">
      <w:pPr>
        <w:pStyle w:val="affa"/>
        <w:spacing w:line="360" w:lineRule="auto"/>
        <w:ind w:firstLine="480"/>
        <w:jc w:val="left"/>
      </w:pPr>
      <w:r w:rsidRPr="002D0D81">
        <w:t>BPMN</w:t>
      </w:r>
      <w:r w:rsidRPr="002D0D81">
        <w:t>支持</w:t>
      </w:r>
      <w:r w:rsidRPr="002D0D81">
        <w:t>2</w:t>
      </w:r>
      <w:r w:rsidRPr="002D0D81">
        <w:t>种主要的泳道构件。</w:t>
      </w:r>
    </w:p>
    <w:p w14:paraId="7E46DED6" w14:textId="77777777" w:rsidR="00AD050D" w:rsidRPr="002D0D81" w:rsidRDefault="00AD050D" w:rsidP="00607083">
      <w:pPr>
        <w:pStyle w:val="affa"/>
        <w:numPr>
          <w:ilvl w:val="0"/>
          <w:numId w:val="33"/>
        </w:numPr>
        <w:spacing w:line="360" w:lineRule="auto"/>
        <w:ind w:firstLineChars="0"/>
        <w:jc w:val="left"/>
      </w:pPr>
      <w:r w:rsidRPr="002D0D81">
        <w:t>池</w:t>
      </w:r>
    </w:p>
    <w:p w14:paraId="7FDFAA27" w14:textId="77777777" w:rsidR="00AD050D" w:rsidRPr="002D0D81" w:rsidRDefault="00AD050D" w:rsidP="009671BA">
      <w:pPr>
        <w:pStyle w:val="affa"/>
        <w:spacing w:line="360" w:lineRule="auto"/>
        <w:ind w:firstLine="480"/>
        <w:jc w:val="left"/>
      </w:pPr>
      <w:r w:rsidRPr="002D0D81">
        <w:t>池描述流程中的一个参与者。可以看做是将一系列活动区别于其他池的一个图形容器，一般用于</w:t>
      </w:r>
      <w:r w:rsidRPr="002D0D81">
        <w:t>B2B</w:t>
      </w:r>
      <w:r w:rsidRPr="002D0D81">
        <w:t>的上下文中。</w:t>
      </w:r>
    </w:p>
    <w:p w14:paraId="428FA875" w14:textId="77777777" w:rsidR="00AD050D" w:rsidRPr="002D0D81" w:rsidRDefault="00AD050D" w:rsidP="00607083">
      <w:pPr>
        <w:pStyle w:val="affa"/>
        <w:numPr>
          <w:ilvl w:val="0"/>
          <w:numId w:val="33"/>
        </w:numPr>
        <w:spacing w:line="360" w:lineRule="auto"/>
        <w:ind w:firstLineChars="0"/>
        <w:jc w:val="left"/>
      </w:pPr>
      <w:r w:rsidRPr="002D0D81">
        <w:t>道</w:t>
      </w:r>
    </w:p>
    <w:p w14:paraId="1C3E67F3" w14:textId="77777777" w:rsidR="00AD050D" w:rsidRPr="002D0D81" w:rsidRDefault="00AD050D" w:rsidP="009671BA">
      <w:pPr>
        <w:pStyle w:val="affa"/>
        <w:spacing w:line="360" w:lineRule="auto"/>
        <w:ind w:firstLine="480"/>
        <w:jc w:val="left"/>
      </w:pPr>
      <w:r w:rsidRPr="002D0D81">
        <w:t>道就是在池里面再细分，可以是垂直的也可以是水平的。道也是用于组织和分类活动。</w:t>
      </w:r>
    </w:p>
    <w:p w14:paraId="212687C8" w14:textId="77777777" w:rsidR="00AD050D" w:rsidRPr="002D0D81" w:rsidRDefault="00AD050D" w:rsidP="00607083">
      <w:pPr>
        <w:pStyle w:val="affa"/>
        <w:numPr>
          <w:ilvl w:val="0"/>
          <w:numId w:val="32"/>
        </w:numPr>
        <w:spacing w:line="360" w:lineRule="auto"/>
        <w:ind w:firstLineChars="0"/>
        <w:jc w:val="left"/>
      </w:pPr>
      <w:r w:rsidRPr="002D0D81">
        <w:t>人工信息</w:t>
      </w:r>
      <w:r w:rsidRPr="002D0D81">
        <w:t>(Artifact)</w:t>
      </w:r>
    </w:p>
    <w:p w14:paraId="5E33C777" w14:textId="77777777" w:rsidR="00AD050D" w:rsidRPr="002D0D81" w:rsidRDefault="00AD050D" w:rsidP="009671BA">
      <w:pPr>
        <w:pStyle w:val="affa"/>
        <w:spacing w:line="360" w:lineRule="auto"/>
        <w:ind w:firstLine="480"/>
        <w:jc w:val="left"/>
      </w:pPr>
      <w:r w:rsidRPr="002D0D81">
        <w:t>人工信息添加到建模的业务流程上下文中作为信息备注，便于人员理解，当前</w:t>
      </w:r>
      <w:r w:rsidRPr="002D0D81">
        <w:t>BPMN</w:t>
      </w:r>
      <w:r w:rsidRPr="002D0D81">
        <w:t>规范的版本预定义了</w:t>
      </w:r>
      <w:r w:rsidRPr="002D0D81">
        <w:t>3</w:t>
      </w:r>
      <w:r w:rsidRPr="002D0D81">
        <w:t>种人工信息</w:t>
      </w:r>
      <w:r w:rsidRPr="002D0D81">
        <w:rPr>
          <w:rFonts w:hint="eastAsia"/>
        </w:rPr>
        <w:t>。</w:t>
      </w:r>
    </w:p>
    <w:p w14:paraId="037808D6" w14:textId="77777777" w:rsidR="00AD050D" w:rsidRPr="002D0D81" w:rsidRDefault="00AD050D" w:rsidP="00607083">
      <w:pPr>
        <w:pStyle w:val="affa"/>
        <w:numPr>
          <w:ilvl w:val="0"/>
          <w:numId w:val="33"/>
        </w:numPr>
        <w:spacing w:line="360" w:lineRule="auto"/>
        <w:ind w:firstLineChars="0"/>
        <w:jc w:val="left"/>
      </w:pPr>
      <w:hyperlink r:id="rId48" w:tgtFrame="_blank" w:history="1">
        <w:r w:rsidRPr="002D0D81">
          <w:t>数据对象</w:t>
        </w:r>
      </w:hyperlink>
    </w:p>
    <w:p w14:paraId="2EF79CBC" w14:textId="77777777" w:rsidR="00AD050D" w:rsidRPr="002D0D81" w:rsidRDefault="00AD050D" w:rsidP="009671BA">
      <w:pPr>
        <w:pStyle w:val="affa"/>
        <w:spacing w:line="360" w:lineRule="auto"/>
        <w:ind w:firstLine="480"/>
        <w:jc w:val="left"/>
      </w:pPr>
      <w:r w:rsidRPr="002D0D81">
        <w:t>数据对象是一个显示活动是如何需要或产生数据的。它们通过关联与</w:t>
      </w:r>
      <w:hyperlink r:id="rId49" w:tgtFrame="_blank" w:history="1">
        <w:r w:rsidRPr="002D0D81">
          <w:t>活动连接</w:t>
        </w:r>
      </w:hyperlink>
      <w:r w:rsidRPr="002D0D81">
        <w:t>起来。</w:t>
      </w:r>
    </w:p>
    <w:p w14:paraId="6C44AB77" w14:textId="77777777" w:rsidR="00AD050D" w:rsidRPr="002D0D81" w:rsidRDefault="00AD050D" w:rsidP="00607083">
      <w:pPr>
        <w:pStyle w:val="affa"/>
        <w:numPr>
          <w:ilvl w:val="0"/>
          <w:numId w:val="33"/>
        </w:numPr>
        <w:spacing w:line="360" w:lineRule="auto"/>
        <w:ind w:firstLineChars="0"/>
        <w:jc w:val="left"/>
      </w:pPr>
      <w:r w:rsidRPr="002D0D81">
        <w:t>组</w:t>
      </w:r>
    </w:p>
    <w:p w14:paraId="2172E5E6" w14:textId="77777777" w:rsidR="00AD050D" w:rsidRPr="002D0D81" w:rsidRDefault="00AD050D" w:rsidP="009671BA">
      <w:pPr>
        <w:pStyle w:val="affa"/>
        <w:spacing w:line="360" w:lineRule="auto"/>
        <w:ind w:firstLine="480"/>
        <w:jc w:val="left"/>
      </w:pPr>
      <w:r w:rsidRPr="002D0D81">
        <w:t>组用一个虚线的圆角矩形表示，用于记录或分析的目的，但不影响顺序流。</w:t>
      </w:r>
    </w:p>
    <w:p w14:paraId="4FEA7129" w14:textId="77777777" w:rsidR="00AD050D" w:rsidRPr="002D0D81" w:rsidRDefault="00AD050D" w:rsidP="00607083">
      <w:pPr>
        <w:pStyle w:val="affa"/>
        <w:numPr>
          <w:ilvl w:val="0"/>
          <w:numId w:val="33"/>
        </w:numPr>
        <w:spacing w:line="360" w:lineRule="auto"/>
        <w:ind w:firstLineChars="0"/>
        <w:jc w:val="left"/>
      </w:pPr>
      <w:r w:rsidRPr="002D0D81">
        <w:t>注释</w:t>
      </w:r>
    </w:p>
    <w:p w14:paraId="70040C1B" w14:textId="77777777" w:rsidR="00AD050D" w:rsidRPr="002D0D81" w:rsidRDefault="00AD050D" w:rsidP="009671BA">
      <w:pPr>
        <w:pStyle w:val="affa"/>
        <w:spacing w:line="360" w:lineRule="auto"/>
        <w:ind w:firstLine="480"/>
        <w:jc w:val="left"/>
      </w:pPr>
      <w:r w:rsidRPr="002D0D81">
        <w:t>注释是建模者为</w:t>
      </w:r>
      <w:r w:rsidRPr="002D0D81">
        <w:t>BPMN</w:t>
      </w:r>
      <w:r w:rsidRPr="002D0D81">
        <w:t>图的读者提供附加文本信息的一个机制。</w:t>
      </w:r>
    </w:p>
    <w:p w14:paraId="66515C52" w14:textId="77777777" w:rsidR="00AD050D" w:rsidRPr="002D0D81" w:rsidRDefault="00AD050D" w:rsidP="009671BA">
      <w:pPr>
        <w:pStyle w:val="affa"/>
        <w:spacing w:line="360" w:lineRule="auto"/>
        <w:ind w:firstLine="480"/>
        <w:jc w:val="left"/>
      </w:pPr>
      <w:r w:rsidRPr="002D0D81">
        <w:t>下图</w:t>
      </w:r>
      <w:r w:rsidRPr="002D0D81">
        <w:rPr>
          <w:rFonts w:hint="eastAsia"/>
        </w:rPr>
        <w:t>6-</w:t>
      </w:r>
      <w:r w:rsidRPr="002D0D81">
        <w:t>1</w:t>
      </w:r>
      <w:r w:rsidRPr="002D0D81">
        <w:rPr>
          <w:rFonts w:hint="eastAsia"/>
        </w:rPr>
        <w:t>-</w:t>
      </w:r>
      <w:r w:rsidRPr="002D0D81">
        <w:t>7</w:t>
      </w:r>
      <w:r w:rsidRPr="002D0D81">
        <w:t>为</w:t>
      </w:r>
      <w:r w:rsidRPr="002D0D81">
        <w:rPr>
          <w:rFonts w:hint="eastAsia"/>
        </w:rPr>
        <w:t>B</w:t>
      </w:r>
      <w:r w:rsidRPr="002D0D81">
        <w:t>PMN</w:t>
      </w:r>
      <w:r w:rsidRPr="002D0D81">
        <w:t>图元的集合</w:t>
      </w:r>
      <w:r w:rsidRPr="002D0D81">
        <w:rPr>
          <w:rFonts w:hint="eastAsia"/>
        </w:rPr>
        <w:t>。</w:t>
      </w:r>
    </w:p>
    <w:p w14:paraId="5A4FA103" w14:textId="77777777" w:rsidR="00AD050D" w:rsidRPr="002D0D81" w:rsidRDefault="00AD050D" w:rsidP="009671BA">
      <w:pPr>
        <w:pStyle w:val="affa"/>
        <w:spacing w:line="360" w:lineRule="auto"/>
        <w:ind w:firstLineChars="0" w:firstLine="0"/>
        <w:jc w:val="center"/>
      </w:pPr>
      <w:r w:rsidRPr="002D0D81">
        <w:object w:dxaOrig="10200" w:dyaOrig="6241" w14:anchorId="1214A239">
          <v:shape id="_x0000_i1040" type="#_x0000_t75" style="width:329.25pt;height:201pt" o:ole="">
            <v:imagedata r:id="rId50" o:title=""/>
          </v:shape>
          <o:OLEObject Type="Embed" ProgID="Visio.Drawing.15" ShapeID="_x0000_i1040" DrawAspect="Content" ObjectID="_1627811633" r:id="rId51"/>
        </w:object>
      </w:r>
    </w:p>
    <w:p w14:paraId="3BE0C728" w14:textId="77777777" w:rsidR="00AD050D" w:rsidRPr="002D0D81" w:rsidRDefault="00AD050D" w:rsidP="009671BA">
      <w:pPr>
        <w:pStyle w:val="afff2"/>
      </w:pPr>
    </w:p>
    <w:p w14:paraId="394525EB" w14:textId="77777777" w:rsidR="00AD050D" w:rsidRPr="002D0D81" w:rsidRDefault="00AD050D" w:rsidP="009671BA">
      <w:pPr>
        <w:pStyle w:val="afff2"/>
      </w:pPr>
      <w:r w:rsidRPr="002D0D81">
        <w:rPr>
          <w:rFonts w:hint="eastAsia"/>
        </w:rPr>
        <w:t>图</w:t>
      </w:r>
      <w:r w:rsidRPr="002D0D81">
        <w:rPr>
          <w:rFonts w:hint="eastAsia"/>
        </w:rPr>
        <w:t xml:space="preserve"> </w:t>
      </w:r>
      <w:r w:rsidRPr="002D0D81">
        <w:t>6</w:t>
      </w:r>
      <w:r w:rsidRPr="002D0D81">
        <w:rPr>
          <w:rFonts w:hint="eastAsia"/>
        </w:rPr>
        <w:t>-</w:t>
      </w:r>
      <w:r w:rsidRPr="002D0D81">
        <w:t>1</w:t>
      </w:r>
      <w:r w:rsidRPr="002D0D81">
        <w:rPr>
          <w:rFonts w:hint="eastAsia"/>
        </w:rPr>
        <w:t>-</w:t>
      </w:r>
      <w:r w:rsidRPr="002D0D81">
        <w:t xml:space="preserve">7 </w:t>
      </w:r>
      <w:r w:rsidRPr="002D0D81">
        <w:rPr>
          <w:rFonts w:hint="eastAsia"/>
        </w:rPr>
        <w:t>B</w:t>
      </w:r>
      <w:r w:rsidRPr="002D0D81">
        <w:t>PMN</w:t>
      </w:r>
      <w:r w:rsidRPr="002D0D81">
        <w:t>图元集合</w:t>
      </w:r>
    </w:p>
    <w:p w14:paraId="2CCC80CA" w14:textId="77777777" w:rsidR="00AD050D" w:rsidRPr="002D0D81" w:rsidRDefault="00AD050D" w:rsidP="009671BA"/>
    <w:p w14:paraId="3C7585BF" w14:textId="77777777" w:rsidR="00AD050D" w:rsidRPr="002D0D81" w:rsidRDefault="00AD050D" w:rsidP="009671BA">
      <w:pPr>
        <w:pStyle w:val="affa"/>
        <w:spacing w:line="360" w:lineRule="auto"/>
        <w:ind w:firstLine="480"/>
        <w:jc w:val="left"/>
      </w:pPr>
      <w:r w:rsidRPr="002D0D81">
        <w:t>下图</w:t>
      </w:r>
      <w:r w:rsidRPr="002D0D81">
        <w:t>6</w:t>
      </w:r>
      <w:r w:rsidRPr="002D0D81">
        <w:rPr>
          <w:rFonts w:hint="eastAsia"/>
        </w:rPr>
        <w:t>-</w:t>
      </w:r>
      <w:r w:rsidRPr="002D0D81">
        <w:t>18</w:t>
      </w:r>
      <w:r w:rsidRPr="002D0D81">
        <w:t>示例为通过</w:t>
      </w:r>
      <w:r w:rsidRPr="002D0D81">
        <w:rPr>
          <w:rFonts w:hint="eastAsia"/>
        </w:rPr>
        <w:t>B</w:t>
      </w:r>
      <w:r w:rsidRPr="002D0D81">
        <w:t>PMN</w:t>
      </w:r>
      <w:r w:rsidRPr="002D0D81">
        <w:t>所建立的人力资源与商务部门之间交互的工作流模型</w:t>
      </w:r>
      <w:r w:rsidRPr="002D0D81">
        <w:rPr>
          <w:rFonts w:hint="eastAsia"/>
        </w:rPr>
        <w:t>。</w:t>
      </w:r>
    </w:p>
    <w:p w14:paraId="0398CB5B" w14:textId="77777777" w:rsidR="00AD050D" w:rsidRPr="002D0D81" w:rsidRDefault="00AD050D" w:rsidP="009671BA">
      <w:pPr>
        <w:pStyle w:val="affa"/>
        <w:spacing w:line="360" w:lineRule="auto"/>
        <w:ind w:firstLine="480"/>
        <w:jc w:val="left"/>
      </w:pPr>
    </w:p>
    <w:p w14:paraId="17BE02CE" w14:textId="77777777" w:rsidR="00AD050D" w:rsidRPr="002D0D81" w:rsidRDefault="00AD050D" w:rsidP="009671BA">
      <w:pPr>
        <w:pStyle w:val="afff2"/>
      </w:pPr>
      <w:r w:rsidRPr="002D0D81">
        <w:object w:dxaOrig="10545" w:dyaOrig="3450" w14:anchorId="3CA03268">
          <v:shape id="_x0000_i1041" type="#_x0000_t75" style="width:471pt;height:153.75pt" o:ole="">
            <v:imagedata r:id="rId52" o:title=""/>
          </v:shape>
          <o:OLEObject Type="Embed" ProgID="Visio.Drawing.15" ShapeID="_x0000_i1041" DrawAspect="Content" ObjectID="_1627811634" r:id="rId53"/>
        </w:object>
      </w:r>
    </w:p>
    <w:p w14:paraId="6F7E5AC5" w14:textId="77777777" w:rsidR="00AD050D" w:rsidRPr="002D0D81" w:rsidRDefault="00AD050D" w:rsidP="009671BA">
      <w:pPr>
        <w:pStyle w:val="afff2"/>
      </w:pPr>
      <w:r w:rsidRPr="002D0D81">
        <w:rPr>
          <w:rFonts w:hint="eastAsia"/>
        </w:rPr>
        <w:t>图</w:t>
      </w:r>
      <w:r w:rsidRPr="002D0D81">
        <w:rPr>
          <w:rFonts w:hint="eastAsia"/>
        </w:rPr>
        <w:t xml:space="preserve"> </w:t>
      </w:r>
      <w:r w:rsidRPr="002D0D81">
        <w:t>6</w:t>
      </w:r>
      <w:r w:rsidRPr="002D0D81">
        <w:rPr>
          <w:rFonts w:hint="eastAsia"/>
        </w:rPr>
        <w:t>-</w:t>
      </w:r>
      <w:r w:rsidRPr="002D0D81">
        <w:t>1</w:t>
      </w:r>
      <w:r w:rsidRPr="002D0D81">
        <w:rPr>
          <w:rFonts w:hint="eastAsia"/>
        </w:rPr>
        <w:t>-</w:t>
      </w:r>
      <w:r w:rsidRPr="002D0D81">
        <w:t xml:space="preserve">8 </w:t>
      </w:r>
      <w:r w:rsidRPr="002D0D81">
        <w:rPr>
          <w:rFonts w:hint="eastAsia"/>
        </w:rPr>
        <w:t>工作</w:t>
      </w:r>
      <w:r w:rsidRPr="002D0D81">
        <w:t>流模型示例</w:t>
      </w:r>
    </w:p>
    <w:p w14:paraId="5D6D31C6" w14:textId="77777777" w:rsidR="00AD050D" w:rsidRPr="002D0D81" w:rsidRDefault="00AD050D" w:rsidP="009671BA"/>
    <w:p w14:paraId="411B5CA9" w14:textId="77777777" w:rsidR="00AD050D" w:rsidRPr="002D0D81" w:rsidRDefault="00AD050D" w:rsidP="009671BA">
      <w:pPr>
        <w:pStyle w:val="affa"/>
        <w:spacing w:line="360" w:lineRule="auto"/>
        <w:ind w:firstLine="480"/>
        <w:jc w:val="left"/>
      </w:pPr>
      <w:r w:rsidRPr="002D0D81">
        <w:rPr>
          <w:rFonts w:hint="eastAsia"/>
        </w:rPr>
        <w:t xml:space="preserve">BPMN </w:t>
      </w:r>
      <w:r w:rsidRPr="002D0D81">
        <w:rPr>
          <w:rFonts w:hint="eastAsia"/>
        </w:rPr>
        <w:t>是一种图形化的抽象模型表示图元集，是一个开放的业务流程标准，通过这个标准，将可以实现在各种不同平台环境中的兼容。</w:t>
      </w:r>
    </w:p>
    <w:p w14:paraId="51BE902B" w14:textId="77777777" w:rsidR="00AD050D" w:rsidRPr="002D0D81" w:rsidRDefault="00AD050D" w:rsidP="009671BA">
      <w:pPr>
        <w:pStyle w:val="affa"/>
        <w:spacing w:line="360" w:lineRule="auto"/>
        <w:ind w:firstLine="480"/>
        <w:jc w:val="left"/>
      </w:pPr>
      <w:r w:rsidRPr="002D0D81">
        <w:rPr>
          <w:rFonts w:hint="eastAsia"/>
        </w:rPr>
        <w:t>使用</w:t>
      </w:r>
      <w:r w:rsidRPr="002D0D81">
        <w:rPr>
          <w:rFonts w:hint="eastAsia"/>
        </w:rPr>
        <w:t xml:space="preserve"> BPMN </w:t>
      </w:r>
      <w:r w:rsidRPr="002D0D81">
        <w:rPr>
          <w:rFonts w:hint="eastAsia"/>
        </w:rPr>
        <w:t>标准的流程建模工具将使最终用户受益颇丰，因为使用</w:t>
      </w:r>
      <w:r w:rsidRPr="002D0D81">
        <w:rPr>
          <w:rFonts w:hint="eastAsia"/>
        </w:rPr>
        <w:t xml:space="preserve"> BPMN </w:t>
      </w:r>
      <w:r w:rsidRPr="002D0D81">
        <w:rPr>
          <w:rFonts w:hint="eastAsia"/>
        </w:rPr>
        <w:t>建模工具将无需考虑建模工具间的兼容性问题，这样极大地方便了数据通讯、协作和标准化。</w:t>
      </w:r>
      <w:r w:rsidRPr="002D0D81">
        <w:rPr>
          <w:rFonts w:hint="eastAsia"/>
        </w:rPr>
        <w:t xml:space="preserve"> </w:t>
      </w:r>
      <w:r w:rsidRPr="002D0D81">
        <w:rPr>
          <w:rFonts w:hint="eastAsia"/>
        </w:rPr>
        <w:t>目前已经有许多支持</w:t>
      </w:r>
      <w:r w:rsidRPr="002D0D81">
        <w:rPr>
          <w:rFonts w:hint="eastAsia"/>
        </w:rPr>
        <w:t xml:space="preserve"> BPMN </w:t>
      </w:r>
      <w:r w:rsidRPr="002D0D81">
        <w:rPr>
          <w:rFonts w:hint="eastAsia"/>
        </w:rPr>
        <w:t>建模工具，但是还没有能够直接执行</w:t>
      </w:r>
      <w:r w:rsidRPr="002D0D81">
        <w:rPr>
          <w:rFonts w:hint="eastAsia"/>
        </w:rPr>
        <w:t xml:space="preserve"> BPMN </w:t>
      </w:r>
      <w:r w:rsidRPr="002D0D81">
        <w:rPr>
          <w:rFonts w:hint="eastAsia"/>
        </w:rPr>
        <w:t>的引擎系统，</w:t>
      </w:r>
      <w:r w:rsidRPr="002D0D81">
        <w:rPr>
          <w:rFonts w:hint="eastAsia"/>
        </w:rPr>
        <w:t xml:space="preserve"> </w:t>
      </w:r>
      <w:r w:rsidRPr="002D0D81">
        <w:rPr>
          <w:rFonts w:hint="eastAsia"/>
        </w:rPr>
        <w:t>这是由于以下原因：</w:t>
      </w:r>
    </w:p>
    <w:p w14:paraId="16AD941F" w14:textId="77777777" w:rsidR="00AD050D" w:rsidRPr="002D0D81" w:rsidRDefault="00AD050D" w:rsidP="009671BA">
      <w:pPr>
        <w:pStyle w:val="affa"/>
        <w:spacing w:line="360" w:lineRule="auto"/>
        <w:ind w:firstLine="480"/>
        <w:jc w:val="left"/>
      </w:pPr>
      <w:r w:rsidRPr="002D0D81">
        <w:rPr>
          <w:rFonts w:hint="eastAsia"/>
        </w:rPr>
        <w:t>1</w:t>
      </w:r>
      <w:r w:rsidRPr="002D0D81">
        <w:rPr>
          <w:rFonts w:hint="eastAsia"/>
        </w:rPr>
        <w:t>）</w:t>
      </w:r>
      <w:r w:rsidRPr="002D0D81">
        <w:rPr>
          <w:rFonts w:hint="eastAsia"/>
        </w:rPr>
        <w:t xml:space="preserve"> OMG</w:t>
      </w:r>
      <w:r w:rsidRPr="002D0D81">
        <w:rPr>
          <w:rFonts w:hint="eastAsia"/>
        </w:rPr>
        <w:t>组织在制订和发展</w:t>
      </w:r>
      <w:r w:rsidRPr="002D0D81">
        <w:rPr>
          <w:rFonts w:hint="eastAsia"/>
        </w:rPr>
        <w:t xml:space="preserve"> BPMN </w:t>
      </w:r>
      <w:r w:rsidRPr="002D0D81">
        <w:rPr>
          <w:rFonts w:hint="eastAsia"/>
        </w:rPr>
        <w:t>规范的时候根本就没有考虑执行</w:t>
      </w:r>
      <w:r w:rsidRPr="002D0D81">
        <w:rPr>
          <w:rFonts w:hint="eastAsia"/>
        </w:rPr>
        <w:t xml:space="preserve"> BPMN </w:t>
      </w:r>
      <w:r w:rsidRPr="002D0D81">
        <w:rPr>
          <w:rFonts w:hint="eastAsia"/>
        </w:rPr>
        <w:t>这样的需求，</w:t>
      </w:r>
      <w:r w:rsidRPr="002D0D81">
        <w:rPr>
          <w:rFonts w:hint="eastAsia"/>
        </w:rPr>
        <w:t xml:space="preserve"> </w:t>
      </w:r>
      <w:r w:rsidRPr="002D0D81">
        <w:rPr>
          <w:rFonts w:hint="eastAsia"/>
        </w:rPr>
        <w:t>所以</w:t>
      </w:r>
      <w:r w:rsidRPr="002D0D81">
        <w:rPr>
          <w:rFonts w:hint="eastAsia"/>
        </w:rPr>
        <w:t>BPMN</w:t>
      </w:r>
      <w:r w:rsidRPr="002D0D81">
        <w:rPr>
          <w:rFonts w:hint="eastAsia"/>
        </w:rPr>
        <w:t>规范没有能够制订明确的执行语义；</w:t>
      </w:r>
    </w:p>
    <w:p w14:paraId="1C181C37" w14:textId="77777777" w:rsidR="00AD050D" w:rsidRPr="002D0D81" w:rsidRDefault="00AD050D" w:rsidP="009671BA">
      <w:pPr>
        <w:pStyle w:val="affa"/>
        <w:spacing w:line="360" w:lineRule="auto"/>
        <w:ind w:firstLine="480"/>
        <w:jc w:val="left"/>
      </w:pPr>
      <w:r w:rsidRPr="002D0D81">
        <w:rPr>
          <w:rFonts w:hint="eastAsia"/>
        </w:rPr>
        <w:t>2</w:t>
      </w:r>
      <w:r w:rsidRPr="002D0D81">
        <w:rPr>
          <w:rFonts w:hint="eastAsia"/>
        </w:rPr>
        <w:t>）</w:t>
      </w:r>
      <w:r w:rsidRPr="002D0D81">
        <w:rPr>
          <w:rFonts w:hint="eastAsia"/>
        </w:rPr>
        <w:t xml:space="preserve"> BPMN </w:t>
      </w:r>
      <w:r w:rsidRPr="002D0D81">
        <w:rPr>
          <w:rFonts w:hint="eastAsia"/>
        </w:rPr>
        <w:t>规范本身的目的是为了提供对业务分析人员进行大粒度地业务流程分析的支持，而直接对</w:t>
      </w:r>
      <w:r w:rsidRPr="002D0D81">
        <w:rPr>
          <w:rFonts w:hint="eastAsia"/>
        </w:rPr>
        <w:t xml:space="preserve">BPMN </w:t>
      </w:r>
      <w:r w:rsidRPr="002D0D81">
        <w:rPr>
          <w:rFonts w:hint="eastAsia"/>
        </w:rPr>
        <w:t>的解析执行将违背</w:t>
      </w:r>
      <w:r w:rsidRPr="002D0D81">
        <w:rPr>
          <w:rFonts w:hint="eastAsia"/>
        </w:rPr>
        <w:t>BPMN</w:t>
      </w:r>
      <w:r w:rsidRPr="002D0D81">
        <w:rPr>
          <w:rFonts w:hint="eastAsia"/>
        </w:rPr>
        <w:t>的工作流建模系统设计规范产生的初衷和宗旨。</w:t>
      </w:r>
    </w:p>
    <w:p w14:paraId="63FF313C" w14:textId="77777777" w:rsidR="00AD050D" w:rsidRPr="002D0D81" w:rsidRDefault="00AD050D" w:rsidP="009671BA">
      <w:pPr>
        <w:pStyle w:val="affa"/>
        <w:spacing w:line="360" w:lineRule="auto"/>
        <w:ind w:firstLine="480"/>
        <w:jc w:val="left"/>
      </w:pPr>
      <w:r w:rsidRPr="002D0D81">
        <w:rPr>
          <w:rFonts w:hint="eastAsia"/>
        </w:rPr>
        <w:t>为了能使</w:t>
      </w:r>
      <w:r w:rsidRPr="002D0D81">
        <w:rPr>
          <w:rFonts w:hint="eastAsia"/>
        </w:rPr>
        <w:t>BPMN</w:t>
      </w:r>
      <w:r w:rsidRPr="002D0D81">
        <w:rPr>
          <w:rFonts w:hint="eastAsia"/>
        </w:rPr>
        <w:t>模型具有可执行的能力，需要将</w:t>
      </w:r>
      <w:r w:rsidRPr="002D0D81">
        <w:rPr>
          <w:rFonts w:hint="eastAsia"/>
        </w:rPr>
        <w:t>BPMN</w:t>
      </w:r>
      <w:r w:rsidRPr="002D0D81">
        <w:rPr>
          <w:rFonts w:hint="eastAsia"/>
        </w:rPr>
        <w:t>模型转换为业务流程执行语言</w:t>
      </w:r>
      <w:r w:rsidRPr="002D0D81">
        <w:t>BPEL</w:t>
      </w:r>
      <w:r w:rsidRPr="002D0D81">
        <w:rPr>
          <w:rFonts w:hint="eastAsia"/>
        </w:rPr>
        <w:t>（</w:t>
      </w:r>
      <w:r w:rsidRPr="002D0D81">
        <w:t>Business Process Execution Language for WebServices</w:t>
      </w:r>
      <w:r w:rsidRPr="002D0D81">
        <w:rPr>
          <w:rFonts w:hint="eastAsia"/>
        </w:rPr>
        <w:t>），</w:t>
      </w:r>
      <w:r w:rsidRPr="002D0D81">
        <w:t>BPEL</w:t>
      </w:r>
      <w:r w:rsidRPr="002D0D81">
        <w:rPr>
          <w:rFonts w:hint="eastAsia"/>
        </w:rPr>
        <w:t>基于</w:t>
      </w:r>
      <w:r w:rsidRPr="002D0D81">
        <w:rPr>
          <w:rFonts w:hint="eastAsia"/>
        </w:rPr>
        <w:t>XML</w:t>
      </w:r>
      <w:r w:rsidRPr="002D0D81">
        <w:rPr>
          <w:rFonts w:hint="eastAsia"/>
        </w:rPr>
        <w:t>和</w:t>
      </w:r>
      <w:r w:rsidRPr="002D0D81">
        <w:rPr>
          <w:rFonts w:hint="eastAsia"/>
        </w:rPr>
        <w:t>Web</w:t>
      </w:r>
      <w:r w:rsidRPr="002D0D81">
        <w:rPr>
          <w:rFonts w:hint="eastAsia"/>
        </w:rPr>
        <w:t>服务技术，</w:t>
      </w:r>
      <w:r w:rsidRPr="002D0D81">
        <w:rPr>
          <w:rFonts w:hint="eastAsia"/>
        </w:rPr>
        <w:t xml:space="preserve"> </w:t>
      </w:r>
      <w:r w:rsidRPr="002D0D81">
        <w:rPr>
          <w:rFonts w:hint="eastAsia"/>
        </w:rPr>
        <w:t>它融合了早期的</w:t>
      </w:r>
      <w:r w:rsidRPr="002D0D81">
        <w:rPr>
          <w:rFonts w:hint="eastAsia"/>
        </w:rPr>
        <w:t>IBM</w:t>
      </w:r>
      <w:r w:rsidRPr="002D0D81">
        <w:rPr>
          <w:rFonts w:hint="eastAsia"/>
        </w:rPr>
        <w:t>的</w:t>
      </w:r>
      <w:r w:rsidRPr="002D0D81">
        <w:rPr>
          <w:rFonts w:hint="eastAsia"/>
        </w:rPr>
        <w:t>Web Services Flow Language</w:t>
      </w:r>
      <w:r w:rsidRPr="002D0D81">
        <w:rPr>
          <w:rFonts w:hint="eastAsia"/>
        </w:rPr>
        <w:t>（</w:t>
      </w:r>
      <w:r w:rsidRPr="002D0D81">
        <w:rPr>
          <w:rFonts w:hint="eastAsia"/>
        </w:rPr>
        <w:t>WSFL</w:t>
      </w:r>
      <w:r w:rsidRPr="002D0D81">
        <w:rPr>
          <w:rFonts w:hint="eastAsia"/>
        </w:rPr>
        <w:t>）</w:t>
      </w:r>
      <w:r w:rsidRPr="002D0D81">
        <w:rPr>
          <w:rFonts w:hint="eastAsia"/>
        </w:rPr>
        <w:t xml:space="preserve"> </w:t>
      </w:r>
      <w:r w:rsidRPr="002D0D81">
        <w:rPr>
          <w:rFonts w:hint="eastAsia"/>
        </w:rPr>
        <w:t>及微软的</w:t>
      </w:r>
      <w:r w:rsidRPr="002D0D81">
        <w:rPr>
          <w:rFonts w:hint="eastAsia"/>
        </w:rPr>
        <w:t>XLANG</w:t>
      </w:r>
      <w:r w:rsidRPr="002D0D81">
        <w:rPr>
          <w:rFonts w:hint="eastAsia"/>
        </w:rPr>
        <w:t>规范的很多特点。</w:t>
      </w:r>
    </w:p>
    <w:p w14:paraId="5010C108" w14:textId="77777777" w:rsidR="00AD050D" w:rsidRPr="002D0D81" w:rsidRDefault="00AD050D" w:rsidP="009671BA">
      <w:pPr>
        <w:pStyle w:val="affa"/>
        <w:spacing w:line="360" w:lineRule="auto"/>
        <w:ind w:firstLine="480"/>
        <w:jc w:val="left"/>
      </w:pPr>
      <w:r w:rsidRPr="002D0D81">
        <w:rPr>
          <w:rFonts w:hint="eastAsia"/>
        </w:rPr>
        <w:t>随后许多主要供货商如</w:t>
      </w:r>
      <w:r w:rsidRPr="002D0D81">
        <w:rPr>
          <w:rFonts w:hint="eastAsia"/>
        </w:rPr>
        <w:t>SAP</w:t>
      </w:r>
      <w:r w:rsidRPr="002D0D81">
        <w:rPr>
          <w:rFonts w:hint="eastAsia"/>
        </w:rPr>
        <w:t>等公司陆续加入规范的制定，</w:t>
      </w:r>
      <w:r w:rsidRPr="002D0D81">
        <w:rPr>
          <w:rFonts w:hint="eastAsia"/>
        </w:rPr>
        <w:t xml:space="preserve"> </w:t>
      </w:r>
      <w:r w:rsidRPr="002D0D81">
        <w:rPr>
          <w:rFonts w:hint="eastAsia"/>
        </w:rPr>
        <w:t>并催生了多项修改和改进，并于</w:t>
      </w:r>
      <w:r w:rsidRPr="002D0D81">
        <w:rPr>
          <w:rFonts w:hint="eastAsia"/>
        </w:rPr>
        <w:t>2003</w:t>
      </w:r>
      <w:r w:rsidRPr="002D0D81">
        <w:rPr>
          <w:rFonts w:hint="eastAsia"/>
        </w:rPr>
        <w:t>年</w:t>
      </w:r>
      <w:r w:rsidRPr="002D0D81">
        <w:rPr>
          <w:rFonts w:hint="eastAsia"/>
        </w:rPr>
        <w:t>3</w:t>
      </w:r>
      <w:r w:rsidRPr="002D0D81">
        <w:rPr>
          <w:rFonts w:hint="eastAsia"/>
        </w:rPr>
        <w:t>月发布了</w:t>
      </w:r>
      <w:r w:rsidRPr="002D0D81">
        <w:rPr>
          <w:rFonts w:hint="eastAsia"/>
        </w:rPr>
        <w:t>1.1</w:t>
      </w:r>
      <w:r w:rsidRPr="002D0D81">
        <w:rPr>
          <w:rFonts w:hint="eastAsia"/>
        </w:rPr>
        <w:t>版。</w:t>
      </w:r>
      <w:r w:rsidRPr="002D0D81">
        <w:rPr>
          <w:rFonts w:hint="eastAsia"/>
        </w:rPr>
        <w:t>2003</w:t>
      </w:r>
      <w:r w:rsidRPr="002D0D81">
        <w:rPr>
          <w:rFonts w:hint="eastAsia"/>
        </w:rPr>
        <w:t>年</w:t>
      </w:r>
      <w:r w:rsidRPr="002D0D81">
        <w:rPr>
          <w:rFonts w:hint="eastAsia"/>
        </w:rPr>
        <w:t>4</w:t>
      </w:r>
      <w:r w:rsidRPr="002D0D81">
        <w:rPr>
          <w:rFonts w:hint="eastAsia"/>
        </w:rPr>
        <w:t>月，</w:t>
      </w:r>
      <w:r w:rsidRPr="002D0D81">
        <w:rPr>
          <w:rFonts w:hint="eastAsia"/>
        </w:rPr>
        <w:t>BPEL</w:t>
      </w:r>
      <w:r w:rsidRPr="002D0D81">
        <w:rPr>
          <w:rFonts w:hint="eastAsia"/>
        </w:rPr>
        <w:t>被提交结构化信息标准促进组织（</w:t>
      </w:r>
      <w:r w:rsidRPr="002D0D81">
        <w:rPr>
          <w:rFonts w:hint="eastAsia"/>
        </w:rPr>
        <w:t>OASIS</w:t>
      </w:r>
      <w:r w:rsidRPr="002D0D81">
        <w:rPr>
          <w:rFonts w:hint="eastAsia"/>
        </w:rPr>
        <w:t>）以实现标准化，并组建了</w:t>
      </w:r>
      <w:r w:rsidRPr="002D0D81">
        <w:rPr>
          <w:rFonts w:hint="eastAsia"/>
        </w:rPr>
        <w:t xml:space="preserve"> Web</w:t>
      </w:r>
      <w:r w:rsidRPr="002D0D81">
        <w:rPr>
          <w:rFonts w:hint="eastAsia"/>
        </w:rPr>
        <w:t>服务业务流程执行语言技术委员会（</w:t>
      </w:r>
      <w:r w:rsidRPr="002D0D81">
        <w:rPr>
          <w:rFonts w:hint="eastAsia"/>
        </w:rPr>
        <w:t>WSBPEL TC</w:t>
      </w:r>
      <w:r w:rsidRPr="002D0D81">
        <w:rPr>
          <w:rFonts w:hint="eastAsia"/>
        </w:rPr>
        <w:t>），</w:t>
      </w:r>
      <w:r w:rsidRPr="002D0D81">
        <w:rPr>
          <w:rFonts w:hint="eastAsia"/>
        </w:rPr>
        <w:t xml:space="preserve"> </w:t>
      </w:r>
      <w:r w:rsidRPr="002D0D81">
        <w:rPr>
          <w:rFonts w:hint="eastAsia"/>
        </w:rPr>
        <w:t>该努力使</w:t>
      </w:r>
      <w:r w:rsidRPr="002D0D81">
        <w:rPr>
          <w:rFonts w:hint="eastAsia"/>
        </w:rPr>
        <w:t>BPEL</w:t>
      </w:r>
      <w:r w:rsidRPr="002D0D81">
        <w:rPr>
          <w:rFonts w:hint="eastAsia"/>
        </w:rPr>
        <w:t>在业界获得更为广泛的认可。</w:t>
      </w:r>
    </w:p>
    <w:p w14:paraId="2DCA41E0" w14:textId="77777777" w:rsidR="00AD050D" w:rsidRPr="002D0D81" w:rsidRDefault="00AD050D" w:rsidP="009671BA">
      <w:pPr>
        <w:pStyle w:val="affa"/>
        <w:spacing w:line="360" w:lineRule="auto"/>
        <w:ind w:firstLine="480"/>
        <w:jc w:val="left"/>
      </w:pPr>
      <w:r w:rsidRPr="002D0D81">
        <w:rPr>
          <w:rFonts w:hint="eastAsia"/>
        </w:rPr>
        <w:t>BPEL</w:t>
      </w:r>
      <w:r w:rsidRPr="002D0D81">
        <w:rPr>
          <w:rFonts w:hint="eastAsia"/>
        </w:rPr>
        <w:t>的模型如下图</w:t>
      </w:r>
      <w:r w:rsidRPr="002D0D81">
        <w:rPr>
          <w:rFonts w:hint="eastAsia"/>
        </w:rPr>
        <w:t>6-</w:t>
      </w:r>
      <w:r w:rsidRPr="002D0D81">
        <w:t>1</w:t>
      </w:r>
      <w:r w:rsidRPr="002D0D81">
        <w:rPr>
          <w:rFonts w:hint="eastAsia"/>
        </w:rPr>
        <w:t>-</w:t>
      </w:r>
      <w:r w:rsidRPr="002D0D81">
        <w:t>9</w:t>
      </w:r>
      <w:r w:rsidRPr="002D0D81">
        <w:rPr>
          <w:rFonts w:hint="eastAsia"/>
        </w:rPr>
        <w:t>所示，流程（</w:t>
      </w:r>
      <w:r w:rsidRPr="002D0D81">
        <w:rPr>
          <w:rFonts w:hint="eastAsia"/>
        </w:rPr>
        <w:t>process</w:t>
      </w:r>
      <w:r w:rsidRPr="002D0D81">
        <w:rPr>
          <w:rFonts w:hint="eastAsia"/>
        </w:rPr>
        <w:t>）</w:t>
      </w:r>
      <w:r w:rsidRPr="002D0D81">
        <w:rPr>
          <w:rFonts w:hint="eastAsia"/>
        </w:rPr>
        <w:t xml:space="preserve"> </w:t>
      </w:r>
      <w:r w:rsidRPr="002D0D81">
        <w:rPr>
          <w:rFonts w:hint="eastAsia"/>
        </w:rPr>
        <w:t>由一系列活动（</w:t>
      </w:r>
      <w:r w:rsidRPr="002D0D81">
        <w:rPr>
          <w:rFonts w:hint="eastAsia"/>
        </w:rPr>
        <w:t>Activity</w:t>
      </w:r>
      <w:r w:rsidRPr="002D0D81">
        <w:rPr>
          <w:rFonts w:hint="eastAsia"/>
        </w:rPr>
        <w:t>）</w:t>
      </w:r>
      <w:r w:rsidRPr="002D0D81">
        <w:rPr>
          <w:rFonts w:hint="eastAsia"/>
        </w:rPr>
        <w:t xml:space="preserve"> </w:t>
      </w:r>
      <w:r w:rsidRPr="002D0D81">
        <w:rPr>
          <w:rFonts w:hint="eastAsia"/>
        </w:rPr>
        <w:t>组成；流程通过伙伴链接（</w:t>
      </w:r>
      <w:r w:rsidRPr="002D0D81">
        <w:rPr>
          <w:rFonts w:hint="eastAsia"/>
        </w:rPr>
        <w:t>Partner Link</w:t>
      </w:r>
      <w:r w:rsidRPr="002D0D81">
        <w:rPr>
          <w:rFonts w:hint="eastAsia"/>
        </w:rPr>
        <w:t>）来定义与流程交互的其他服务；服务中可以定义一些变量（</w:t>
      </w:r>
      <w:r w:rsidRPr="002D0D81">
        <w:rPr>
          <w:rFonts w:hint="eastAsia"/>
        </w:rPr>
        <w:t>variable</w:t>
      </w:r>
      <w:r w:rsidRPr="002D0D81">
        <w:rPr>
          <w:rFonts w:hint="eastAsia"/>
        </w:rPr>
        <w:t>）；流程可以是有状态的长时间运行过程，</w:t>
      </w:r>
      <w:r w:rsidRPr="002D0D81">
        <w:rPr>
          <w:rFonts w:hint="eastAsia"/>
        </w:rPr>
        <w:t>BPEL</w:t>
      </w:r>
      <w:r w:rsidRPr="002D0D81">
        <w:rPr>
          <w:rFonts w:hint="eastAsia"/>
        </w:rPr>
        <w:t>引擎可以通过关联集合（</w:t>
      </w:r>
      <w:r w:rsidRPr="002D0D81">
        <w:rPr>
          <w:rFonts w:hint="eastAsia"/>
        </w:rPr>
        <w:t>Correlation Set</w:t>
      </w:r>
      <w:r w:rsidRPr="002D0D81">
        <w:rPr>
          <w:rFonts w:hint="eastAsia"/>
        </w:rPr>
        <w:t>）将一条消息关联到特定的流程实例。</w:t>
      </w:r>
    </w:p>
    <w:p w14:paraId="434DEC6A" w14:textId="77777777" w:rsidR="00AD050D" w:rsidRPr="002D0D81" w:rsidRDefault="00AD050D" w:rsidP="009671BA">
      <w:pPr>
        <w:pStyle w:val="affa"/>
        <w:spacing w:line="360" w:lineRule="auto"/>
        <w:ind w:firstLine="480"/>
        <w:jc w:val="left"/>
      </w:pPr>
    </w:p>
    <w:p w14:paraId="1F7387A2" w14:textId="77777777" w:rsidR="00AD050D" w:rsidRPr="002D0D81" w:rsidRDefault="00AD050D" w:rsidP="009671BA">
      <w:pPr>
        <w:pStyle w:val="affa"/>
        <w:spacing w:line="360" w:lineRule="auto"/>
        <w:ind w:firstLineChars="0" w:firstLine="0"/>
        <w:jc w:val="center"/>
      </w:pPr>
      <w:r w:rsidRPr="002D0D81">
        <w:object w:dxaOrig="10275" w:dyaOrig="6121" w14:anchorId="68BAA77B">
          <v:shape id="_x0000_i1042" type="#_x0000_t75" style="width:357pt;height:213.75pt" o:ole="">
            <v:imagedata r:id="rId54" o:title=""/>
          </v:shape>
          <o:OLEObject Type="Embed" ProgID="Visio.Drawing.15" ShapeID="_x0000_i1042" DrawAspect="Content" ObjectID="_1627811635" r:id="rId55"/>
        </w:object>
      </w:r>
    </w:p>
    <w:p w14:paraId="2E27259F" w14:textId="77777777" w:rsidR="00AD050D" w:rsidRPr="002D0D81" w:rsidRDefault="00AD050D" w:rsidP="009671BA">
      <w:pPr>
        <w:pStyle w:val="afff2"/>
      </w:pPr>
    </w:p>
    <w:p w14:paraId="2EDB2173" w14:textId="77777777" w:rsidR="00AD050D" w:rsidRPr="002D0D81" w:rsidRDefault="00AD050D" w:rsidP="009671BA">
      <w:pPr>
        <w:pStyle w:val="afff2"/>
      </w:pPr>
      <w:r w:rsidRPr="002D0D81">
        <w:rPr>
          <w:rFonts w:hint="eastAsia"/>
        </w:rPr>
        <w:t>图</w:t>
      </w:r>
      <w:r w:rsidRPr="002D0D81">
        <w:rPr>
          <w:rFonts w:hint="eastAsia"/>
        </w:rPr>
        <w:t xml:space="preserve"> </w:t>
      </w:r>
      <w:r w:rsidRPr="002D0D81">
        <w:t>6</w:t>
      </w:r>
      <w:r w:rsidRPr="002D0D81">
        <w:rPr>
          <w:rFonts w:hint="eastAsia"/>
        </w:rPr>
        <w:t>-</w:t>
      </w:r>
      <w:r w:rsidRPr="002D0D81">
        <w:t>1</w:t>
      </w:r>
      <w:r w:rsidRPr="002D0D81">
        <w:rPr>
          <w:rFonts w:hint="eastAsia"/>
        </w:rPr>
        <w:t>-</w:t>
      </w:r>
      <w:r w:rsidRPr="002D0D81">
        <w:t xml:space="preserve">9  </w:t>
      </w:r>
      <w:r w:rsidRPr="002D0D81">
        <w:rPr>
          <w:rFonts w:hint="eastAsia"/>
        </w:rPr>
        <w:t>BPEL</w:t>
      </w:r>
      <w:r w:rsidRPr="002D0D81">
        <w:rPr>
          <w:rFonts w:hint="eastAsia"/>
        </w:rPr>
        <w:t>模型</w:t>
      </w:r>
    </w:p>
    <w:p w14:paraId="279F06B4" w14:textId="77777777" w:rsidR="00AD050D" w:rsidRPr="002D0D81" w:rsidRDefault="00AD050D" w:rsidP="009671BA"/>
    <w:p w14:paraId="1AD0FDA3" w14:textId="77777777" w:rsidR="00AD050D" w:rsidRPr="002D0D81" w:rsidRDefault="00AD050D" w:rsidP="009671BA">
      <w:pPr>
        <w:pStyle w:val="affa"/>
        <w:spacing w:line="360" w:lineRule="auto"/>
        <w:ind w:firstLine="480"/>
        <w:jc w:val="left"/>
      </w:pPr>
      <w:r w:rsidRPr="002D0D81">
        <w:rPr>
          <w:rFonts w:hint="eastAsia"/>
        </w:rPr>
        <w:t>由</w:t>
      </w:r>
      <w:r w:rsidRPr="002D0D81">
        <w:rPr>
          <w:rFonts w:hint="eastAsia"/>
        </w:rPr>
        <w:t>BPML</w:t>
      </w:r>
      <w:r w:rsidRPr="002D0D81">
        <w:t>到</w:t>
      </w:r>
      <w:r w:rsidRPr="002D0D81">
        <w:rPr>
          <w:rFonts w:hint="eastAsia"/>
        </w:rPr>
        <w:t>BPEL</w:t>
      </w:r>
      <w:r w:rsidRPr="002D0D81">
        <w:t>映射的过程如下图</w:t>
      </w:r>
      <w:r w:rsidRPr="002D0D81">
        <w:rPr>
          <w:rFonts w:hint="eastAsia"/>
        </w:rPr>
        <w:t>6-</w:t>
      </w:r>
      <w:r w:rsidRPr="002D0D81">
        <w:t>1</w:t>
      </w:r>
      <w:r w:rsidRPr="002D0D81">
        <w:rPr>
          <w:rFonts w:hint="eastAsia"/>
        </w:rPr>
        <w:t>-</w:t>
      </w:r>
      <w:r w:rsidRPr="002D0D81">
        <w:t>10</w:t>
      </w:r>
      <w:r w:rsidRPr="002D0D81">
        <w:t>所示</w:t>
      </w:r>
      <w:r w:rsidRPr="002D0D81">
        <w:rPr>
          <w:rFonts w:hint="eastAsia"/>
        </w:rPr>
        <w:t>。其基本的思路是定义一个适合用于转换的具有条件限制的</w:t>
      </w:r>
      <w:r w:rsidRPr="002D0D81">
        <w:rPr>
          <w:rFonts w:hint="eastAsia"/>
        </w:rPr>
        <w:t xml:space="preserve">BPMN </w:t>
      </w:r>
      <w:r w:rsidRPr="002D0D81">
        <w:rPr>
          <w:rFonts w:hint="eastAsia"/>
        </w:rPr>
        <w:t>的子集。对</w:t>
      </w:r>
      <w:r w:rsidRPr="002D0D81">
        <w:rPr>
          <w:rFonts w:hint="eastAsia"/>
        </w:rPr>
        <w:t>BPMN</w:t>
      </w:r>
      <w:r w:rsidRPr="002D0D81">
        <w:rPr>
          <w:rFonts w:hint="eastAsia"/>
        </w:rPr>
        <w:t>进行仔细的研究，提取其核心元素。这些核心元素将几乎可以描述绝大部分的</w:t>
      </w:r>
      <w:r w:rsidRPr="002D0D81">
        <w:rPr>
          <w:rFonts w:hint="eastAsia"/>
        </w:rPr>
        <w:t>BPMN</w:t>
      </w:r>
      <w:r w:rsidRPr="002D0D81">
        <w:rPr>
          <w:rFonts w:hint="eastAsia"/>
        </w:rPr>
        <w:t>图元能够描述的抽象流程。然后将定义好的子集进行进一步分析，分解成为只有一个入口和出口的适合于映射的块结构组件，对这些块结构组件进行归纳总结出若干个基本的模板映射结构，最后在此基础上，使用</w:t>
      </w:r>
      <w:r w:rsidRPr="002D0D81">
        <w:rPr>
          <w:rFonts w:hint="eastAsia"/>
        </w:rPr>
        <w:t>URIM</w:t>
      </w:r>
      <w:r w:rsidRPr="002D0D81">
        <w:rPr>
          <w:rFonts w:hint="eastAsia"/>
        </w:rPr>
        <w:t>（</w:t>
      </w:r>
      <w:r w:rsidRPr="002D0D81">
        <w:rPr>
          <w:rFonts w:hint="eastAsia"/>
        </w:rPr>
        <w:t>Unit Replacement Iteration Mapping</w:t>
      </w:r>
      <w:r w:rsidRPr="002D0D81">
        <w:rPr>
          <w:rFonts w:hint="eastAsia"/>
        </w:rPr>
        <w:t>，单元替换迭代映射）映射算法实现到从</w:t>
      </w:r>
      <w:r w:rsidRPr="002D0D81">
        <w:rPr>
          <w:rFonts w:hint="eastAsia"/>
        </w:rPr>
        <w:t xml:space="preserve">BPMN </w:t>
      </w:r>
      <w:r w:rsidRPr="002D0D81">
        <w:rPr>
          <w:rFonts w:hint="eastAsia"/>
        </w:rPr>
        <w:t>抽象模型到</w:t>
      </w:r>
      <w:r w:rsidRPr="002D0D81">
        <w:rPr>
          <w:rFonts w:hint="eastAsia"/>
        </w:rPr>
        <w:t xml:space="preserve"> BPEL </w:t>
      </w:r>
      <w:r w:rsidRPr="002D0D81">
        <w:rPr>
          <w:rFonts w:hint="eastAsia"/>
        </w:rPr>
        <w:t>具体模型的映射。</w:t>
      </w:r>
    </w:p>
    <w:p w14:paraId="5E9F0C50" w14:textId="77777777" w:rsidR="00AD050D" w:rsidRPr="002D0D81" w:rsidRDefault="00AD050D" w:rsidP="009671BA">
      <w:pPr>
        <w:pStyle w:val="affa"/>
        <w:spacing w:line="360" w:lineRule="auto"/>
        <w:ind w:firstLineChars="0" w:firstLine="0"/>
        <w:jc w:val="center"/>
      </w:pPr>
      <w:r w:rsidRPr="002D0D81">
        <w:object w:dxaOrig="5475" w:dyaOrig="6855" w14:anchorId="5BB80282">
          <v:shape id="_x0000_i1043" type="#_x0000_t75" style="width:216.75pt;height:270.75pt" o:ole="">
            <v:imagedata r:id="rId56" o:title=""/>
          </v:shape>
          <o:OLEObject Type="Embed" ProgID="Visio.Drawing.15" ShapeID="_x0000_i1043" DrawAspect="Content" ObjectID="_1627811636" r:id="rId57"/>
        </w:object>
      </w:r>
    </w:p>
    <w:p w14:paraId="16A83873" w14:textId="77777777" w:rsidR="00AD050D" w:rsidRPr="002D0D81" w:rsidRDefault="00AD050D" w:rsidP="009671BA">
      <w:pPr>
        <w:pStyle w:val="afff2"/>
      </w:pPr>
    </w:p>
    <w:p w14:paraId="4E8A5005" w14:textId="77777777" w:rsidR="00AD050D" w:rsidRPr="002D0D81" w:rsidRDefault="00AD050D" w:rsidP="009671BA">
      <w:pPr>
        <w:pStyle w:val="afff2"/>
      </w:pPr>
      <w:r w:rsidRPr="002D0D81">
        <w:rPr>
          <w:rFonts w:hint="eastAsia"/>
        </w:rPr>
        <w:t>图</w:t>
      </w:r>
      <w:r w:rsidRPr="002D0D81">
        <w:rPr>
          <w:rFonts w:hint="eastAsia"/>
        </w:rPr>
        <w:t xml:space="preserve"> </w:t>
      </w:r>
      <w:r w:rsidRPr="002D0D81">
        <w:t>6</w:t>
      </w:r>
      <w:r w:rsidRPr="002D0D81">
        <w:rPr>
          <w:rFonts w:hint="eastAsia"/>
        </w:rPr>
        <w:t>-</w:t>
      </w:r>
      <w:r w:rsidRPr="002D0D81">
        <w:t>1</w:t>
      </w:r>
      <w:r w:rsidRPr="002D0D81">
        <w:rPr>
          <w:rFonts w:hint="eastAsia"/>
        </w:rPr>
        <w:t>-</w:t>
      </w:r>
      <w:r w:rsidRPr="002D0D81">
        <w:t xml:space="preserve">10  </w:t>
      </w:r>
      <w:r w:rsidRPr="002D0D81">
        <w:rPr>
          <w:rFonts w:hint="eastAsia"/>
        </w:rPr>
        <w:t>BPML</w:t>
      </w:r>
      <w:r w:rsidRPr="002D0D81">
        <w:t>到</w:t>
      </w:r>
      <w:r w:rsidRPr="002D0D81">
        <w:rPr>
          <w:rFonts w:hint="eastAsia"/>
        </w:rPr>
        <w:t>BPEL</w:t>
      </w:r>
      <w:r w:rsidRPr="002D0D81">
        <w:t>映射过程</w:t>
      </w:r>
    </w:p>
    <w:p w14:paraId="2B2CAB28" w14:textId="77777777" w:rsidR="00AD050D" w:rsidRPr="002D0D81" w:rsidRDefault="00AD050D" w:rsidP="009671BA"/>
    <w:p w14:paraId="6BAEE11D" w14:textId="77777777" w:rsidR="00AD050D" w:rsidRPr="002D0D81" w:rsidRDefault="00AD050D" w:rsidP="009671BA">
      <w:pPr>
        <w:pStyle w:val="affa"/>
        <w:spacing w:line="360" w:lineRule="auto"/>
        <w:ind w:firstLine="480"/>
        <w:jc w:val="left"/>
      </w:pPr>
      <w:r w:rsidRPr="002D0D81">
        <w:rPr>
          <w:rFonts w:hint="eastAsia"/>
        </w:rPr>
        <w:t>URIM</w:t>
      </w:r>
      <w:r w:rsidRPr="002D0D81">
        <w:rPr>
          <w:rFonts w:hint="eastAsia"/>
        </w:rPr>
        <w:t>单元替换迭代映射算法模型如下：</w:t>
      </w:r>
    </w:p>
    <w:p w14:paraId="2EFF0F98" w14:textId="77777777" w:rsidR="00AD050D" w:rsidRPr="002D0D81" w:rsidRDefault="00AD050D" w:rsidP="009671BA">
      <w:pPr>
        <w:pStyle w:val="affa"/>
        <w:spacing w:line="360" w:lineRule="auto"/>
        <w:ind w:firstLine="480"/>
        <w:jc w:val="left"/>
      </w:pPr>
      <w:r w:rsidRPr="002D0D81">
        <w:rPr>
          <w:rFonts w:hint="eastAsia"/>
        </w:rPr>
        <w:t>URIM</w:t>
      </w:r>
      <w:r w:rsidRPr="002D0D81">
        <w:rPr>
          <w:rFonts w:hint="eastAsia"/>
        </w:rPr>
        <w:t>（单元替换迭代映射：</w:t>
      </w:r>
      <w:r w:rsidRPr="002D0D81">
        <w:rPr>
          <w:rFonts w:hint="eastAsia"/>
        </w:rPr>
        <w:t xml:space="preserve"> Unit Replacement Iteration Mapping</w:t>
      </w:r>
      <w:r w:rsidRPr="002D0D81">
        <w:rPr>
          <w:rFonts w:hint="eastAsia"/>
        </w:rPr>
        <w:t>）</w:t>
      </w:r>
      <w:r w:rsidRPr="002D0D81">
        <w:rPr>
          <w:rFonts w:hint="eastAsia"/>
        </w:rPr>
        <w:t xml:space="preserve"> </w:t>
      </w:r>
      <w:r w:rsidRPr="002D0D81">
        <w:rPr>
          <w:rFonts w:hint="eastAsia"/>
        </w:rPr>
        <w:t>算法</w:t>
      </w:r>
    </w:p>
    <w:p w14:paraId="0A061004" w14:textId="77777777" w:rsidR="00AD050D" w:rsidRPr="002D0D81" w:rsidRDefault="00AD050D" w:rsidP="009671BA">
      <w:pPr>
        <w:pStyle w:val="affa"/>
        <w:spacing w:line="360" w:lineRule="auto"/>
        <w:ind w:firstLine="480"/>
        <w:jc w:val="left"/>
      </w:pPr>
      <w:r w:rsidRPr="002D0D81">
        <w:rPr>
          <w:rFonts w:hint="eastAsia"/>
        </w:rPr>
        <w:t>算法说明：</w:t>
      </w:r>
      <w:r w:rsidRPr="002D0D81">
        <w:rPr>
          <w:rFonts w:hint="eastAsia"/>
        </w:rPr>
        <w:t xml:space="preserve"> </w:t>
      </w:r>
      <w:r w:rsidRPr="002D0D81">
        <w:rPr>
          <w:rFonts w:hint="eastAsia"/>
        </w:rPr>
        <w:t>根据输入的</w:t>
      </w:r>
      <w:r w:rsidRPr="002D0D81">
        <w:rPr>
          <w:rFonts w:hint="eastAsia"/>
        </w:rPr>
        <w:t xml:space="preserve"> BPMN </w:t>
      </w:r>
      <w:r w:rsidRPr="002D0D81">
        <w:rPr>
          <w:rFonts w:hint="eastAsia"/>
        </w:rPr>
        <w:t>模型获取对应的</w:t>
      </w:r>
      <w:r w:rsidRPr="002D0D81">
        <w:rPr>
          <w:rFonts w:hint="eastAsia"/>
        </w:rPr>
        <w:t xml:space="preserve"> BPEL </w:t>
      </w:r>
      <w:r w:rsidRPr="002D0D81">
        <w:rPr>
          <w:rFonts w:hint="eastAsia"/>
        </w:rPr>
        <w:t>模型</w:t>
      </w:r>
    </w:p>
    <w:p w14:paraId="25A11C1B" w14:textId="77777777" w:rsidR="00AD050D" w:rsidRPr="002D0D81" w:rsidRDefault="00AD050D" w:rsidP="009671BA">
      <w:pPr>
        <w:pStyle w:val="affa"/>
        <w:spacing w:line="360" w:lineRule="auto"/>
        <w:ind w:firstLine="480"/>
        <w:jc w:val="left"/>
      </w:pPr>
      <w:r w:rsidRPr="002D0D81">
        <w:rPr>
          <w:rFonts w:hint="eastAsia"/>
        </w:rPr>
        <w:t>输入参数：</w:t>
      </w:r>
      <w:r w:rsidRPr="002D0D81">
        <w:rPr>
          <w:rFonts w:hint="eastAsia"/>
        </w:rPr>
        <w:t xml:space="preserve"> input.bpmn </w:t>
      </w:r>
      <w:r w:rsidRPr="002D0D81">
        <w:rPr>
          <w:rFonts w:hint="eastAsia"/>
        </w:rPr>
        <w:t>文件</w:t>
      </w:r>
    </w:p>
    <w:p w14:paraId="30C0098E" w14:textId="77777777" w:rsidR="00AD050D" w:rsidRPr="002D0D81" w:rsidRDefault="00AD050D" w:rsidP="009671BA">
      <w:pPr>
        <w:pStyle w:val="affa"/>
        <w:spacing w:line="360" w:lineRule="auto"/>
        <w:ind w:firstLine="480"/>
        <w:jc w:val="left"/>
      </w:pPr>
      <w:r w:rsidRPr="002D0D81">
        <w:rPr>
          <w:rFonts w:hint="eastAsia"/>
        </w:rPr>
        <w:t>输出参数：</w:t>
      </w:r>
      <w:r w:rsidRPr="002D0D81">
        <w:rPr>
          <w:rFonts w:hint="eastAsia"/>
        </w:rPr>
        <w:t xml:space="preserve"> output.bpel </w:t>
      </w:r>
      <w:r w:rsidRPr="002D0D81">
        <w:rPr>
          <w:rFonts w:hint="eastAsia"/>
        </w:rPr>
        <w:t>文件</w:t>
      </w:r>
    </w:p>
    <w:p w14:paraId="523B6CF1" w14:textId="77777777" w:rsidR="00AD050D" w:rsidRPr="002D0D81" w:rsidRDefault="00AD050D" w:rsidP="009671BA">
      <w:pPr>
        <w:pStyle w:val="affa"/>
        <w:spacing w:line="360" w:lineRule="auto"/>
        <w:ind w:firstLine="480"/>
        <w:jc w:val="left"/>
        <w:rPr>
          <w:b/>
        </w:rPr>
      </w:pPr>
      <w:r w:rsidRPr="002D0D81">
        <w:t xml:space="preserve">01  </w:t>
      </w:r>
      <w:r w:rsidRPr="002D0D81">
        <w:rPr>
          <w:b/>
        </w:rPr>
        <w:t>Begin</w:t>
      </w:r>
    </w:p>
    <w:p w14:paraId="4CCF4A05" w14:textId="77777777" w:rsidR="00AD050D" w:rsidRPr="002D0D81" w:rsidRDefault="00AD050D" w:rsidP="009671BA">
      <w:pPr>
        <w:pStyle w:val="affa"/>
        <w:spacing w:line="360" w:lineRule="auto"/>
        <w:ind w:firstLine="480"/>
        <w:jc w:val="left"/>
      </w:pPr>
      <w:r w:rsidRPr="002D0D81">
        <w:rPr>
          <w:rFonts w:hint="eastAsia"/>
        </w:rPr>
        <w:t xml:space="preserve">02 </w:t>
      </w:r>
      <w:r w:rsidRPr="002D0D81">
        <w:t xml:space="preserve">    </w:t>
      </w:r>
      <w:r w:rsidRPr="002D0D81">
        <w:rPr>
          <w:rFonts w:hint="eastAsia"/>
        </w:rPr>
        <w:t>Var E</w:t>
      </w:r>
      <w:r w:rsidRPr="002D0D81">
        <w:rPr>
          <w:rFonts w:hint="eastAsia"/>
        </w:rPr>
        <w:t>←</w:t>
      </w:r>
      <w:r w:rsidRPr="002D0D81">
        <w:rPr>
          <w:rFonts w:hint="eastAsia"/>
        </w:rPr>
        <w:t>input.bpmn</w:t>
      </w:r>
    </w:p>
    <w:p w14:paraId="47576DF2" w14:textId="77777777" w:rsidR="00AD050D" w:rsidRPr="002D0D81" w:rsidRDefault="00AD050D" w:rsidP="009671BA">
      <w:pPr>
        <w:pStyle w:val="affa"/>
        <w:spacing w:line="360" w:lineRule="auto"/>
        <w:ind w:firstLine="480"/>
        <w:jc w:val="left"/>
      </w:pPr>
      <w:r w:rsidRPr="002D0D81">
        <w:rPr>
          <w:rFonts w:hint="eastAsia"/>
        </w:rPr>
        <w:t>03</w:t>
      </w:r>
      <w:r w:rsidRPr="002D0D81">
        <w:t xml:space="preserve">    </w:t>
      </w:r>
      <w:r w:rsidRPr="002D0D81">
        <w:rPr>
          <w:rFonts w:hint="eastAsia"/>
        </w:rPr>
        <w:t xml:space="preserve"> //</w:t>
      </w:r>
      <w:r w:rsidRPr="002D0D81">
        <w:rPr>
          <w:rFonts w:hint="eastAsia"/>
        </w:rPr>
        <w:t>将输入的</w:t>
      </w:r>
      <w:r w:rsidRPr="002D0D81">
        <w:rPr>
          <w:rFonts w:hint="eastAsia"/>
        </w:rPr>
        <w:t xml:space="preserve"> bpmn </w:t>
      </w:r>
      <w:r w:rsidRPr="002D0D81">
        <w:rPr>
          <w:rFonts w:hint="eastAsia"/>
        </w:rPr>
        <w:t>模型文件赋值给迭代执行映射的</w:t>
      </w:r>
      <w:r w:rsidRPr="002D0D81">
        <w:rPr>
          <w:rFonts w:hint="eastAsia"/>
        </w:rPr>
        <w:t>bpmn</w:t>
      </w:r>
      <w:r w:rsidRPr="002D0D81">
        <w:rPr>
          <w:rFonts w:hint="eastAsia"/>
        </w:rPr>
        <w:t>模型文件</w:t>
      </w:r>
      <w:r w:rsidRPr="002D0D81">
        <w:rPr>
          <w:rFonts w:hint="eastAsia"/>
        </w:rPr>
        <w:t>E</w:t>
      </w:r>
    </w:p>
    <w:p w14:paraId="0021A560" w14:textId="77777777" w:rsidR="00AD050D" w:rsidRPr="002D0D81" w:rsidRDefault="00AD050D" w:rsidP="009671BA">
      <w:pPr>
        <w:pStyle w:val="affa"/>
        <w:spacing w:line="360" w:lineRule="auto"/>
        <w:ind w:firstLine="480"/>
        <w:jc w:val="left"/>
      </w:pPr>
      <w:r w:rsidRPr="002D0D81">
        <w:rPr>
          <w:rFonts w:hint="eastAsia"/>
        </w:rPr>
        <w:t>04</w:t>
      </w:r>
      <w:r w:rsidRPr="002D0D81">
        <w:t xml:space="preserve">    </w:t>
      </w:r>
      <w:r w:rsidRPr="002D0D81">
        <w:rPr>
          <w:rFonts w:hint="eastAsia"/>
        </w:rPr>
        <w:t xml:space="preserve"> Var output.bpel</w:t>
      </w:r>
      <w:r w:rsidRPr="002D0D81">
        <w:t xml:space="preserve">         </w:t>
      </w:r>
      <w:r w:rsidRPr="002D0D81">
        <w:rPr>
          <w:rFonts w:hint="eastAsia"/>
        </w:rPr>
        <w:t xml:space="preserve"> //</w:t>
      </w:r>
      <w:r w:rsidRPr="002D0D81">
        <w:rPr>
          <w:rFonts w:hint="eastAsia"/>
        </w:rPr>
        <w:t>新建输出文件</w:t>
      </w:r>
      <w:r w:rsidRPr="002D0D81">
        <w:rPr>
          <w:rFonts w:hint="eastAsia"/>
        </w:rPr>
        <w:t xml:space="preserve"> output.bpel</w:t>
      </w:r>
    </w:p>
    <w:p w14:paraId="25D1F9CA" w14:textId="77777777" w:rsidR="00AD050D" w:rsidRPr="002D0D81" w:rsidRDefault="00AD050D" w:rsidP="009671BA">
      <w:pPr>
        <w:pStyle w:val="affa"/>
        <w:spacing w:line="360" w:lineRule="auto"/>
        <w:ind w:firstLine="480"/>
        <w:jc w:val="left"/>
      </w:pPr>
      <w:r w:rsidRPr="002D0D81">
        <w:rPr>
          <w:rFonts w:hint="eastAsia"/>
        </w:rPr>
        <w:t xml:space="preserve">05 </w:t>
      </w:r>
      <w:r w:rsidRPr="002D0D81">
        <w:t xml:space="preserve">    </w:t>
      </w:r>
      <w:r w:rsidRPr="002D0D81">
        <w:rPr>
          <w:rFonts w:hint="eastAsia"/>
        </w:rPr>
        <w:t>Var num</w:t>
      </w:r>
      <w:r w:rsidRPr="002D0D81">
        <w:rPr>
          <w:rFonts w:hint="eastAsia"/>
        </w:rPr>
        <w:t>←</w:t>
      </w:r>
      <w:r w:rsidRPr="002D0D81">
        <w:rPr>
          <w:rFonts w:hint="eastAsia"/>
        </w:rPr>
        <w:t xml:space="preserve">0 </w:t>
      </w:r>
      <w:r w:rsidRPr="002D0D81">
        <w:t xml:space="preserve">           </w:t>
      </w:r>
      <w:r w:rsidRPr="002D0D81">
        <w:rPr>
          <w:rFonts w:hint="eastAsia"/>
        </w:rPr>
        <w:t>//</w:t>
      </w:r>
      <w:r w:rsidRPr="002D0D81">
        <w:rPr>
          <w:rFonts w:hint="eastAsia"/>
        </w:rPr>
        <w:t>临时</w:t>
      </w:r>
      <w:r w:rsidRPr="002D0D81">
        <w:rPr>
          <w:rFonts w:hint="eastAsia"/>
        </w:rPr>
        <w:t xml:space="preserve"> bpel </w:t>
      </w:r>
      <w:r w:rsidRPr="002D0D81">
        <w:rPr>
          <w:rFonts w:hint="eastAsia"/>
        </w:rPr>
        <w:t>文件个数标号</w:t>
      </w:r>
    </w:p>
    <w:p w14:paraId="036890C8" w14:textId="77777777" w:rsidR="00AD050D" w:rsidRPr="002D0D81" w:rsidRDefault="00AD050D" w:rsidP="009671BA">
      <w:pPr>
        <w:pStyle w:val="affa"/>
        <w:spacing w:line="360" w:lineRule="auto"/>
        <w:ind w:firstLine="480"/>
        <w:jc w:val="left"/>
      </w:pPr>
      <w:r w:rsidRPr="002D0D81">
        <w:rPr>
          <w:rFonts w:hint="eastAsia"/>
        </w:rPr>
        <w:t xml:space="preserve">06 </w:t>
      </w:r>
      <w:r w:rsidRPr="002D0D81">
        <w:t xml:space="preserve">    </w:t>
      </w:r>
      <w:r w:rsidRPr="002D0D81">
        <w:rPr>
          <w:rFonts w:hint="eastAsia"/>
        </w:rPr>
        <w:t>Var T[0..MAXSIZE]</w:t>
      </w:r>
      <w:r w:rsidRPr="002D0D81">
        <w:t xml:space="preserve">    </w:t>
      </w:r>
      <w:r w:rsidRPr="002D0D81">
        <w:rPr>
          <w:rFonts w:hint="eastAsia"/>
        </w:rPr>
        <w:t xml:space="preserve"> //</w:t>
      </w:r>
      <w:r w:rsidRPr="002D0D81">
        <w:rPr>
          <w:rFonts w:hint="eastAsia"/>
        </w:rPr>
        <w:t>临时</w:t>
      </w:r>
      <w:r w:rsidRPr="002D0D81">
        <w:rPr>
          <w:rFonts w:hint="eastAsia"/>
        </w:rPr>
        <w:t xml:space="preserve"> bpel </w:t>
      </w:r>
      <w:r w:rsidRPr="002D0D81">
        <w:rPr>
          <w:rFonts w:hint="eastAsia"/>
        </w:rPr>
        <w:t>文件数组</w:t>
      </w:r>
    </w:p>
    <w:p w14:paraId="5D86F4B6" w14:textId="77777777" w:rsidR="00AD050D" w:rsidRPr="002D0D81" w:rsidRDefault="00AD050D" w:rsidP="009671BA">
      <w:pPr>
        <w:pStyle w:val="affa"/>
        <w:spacing w:line="360" w:lineRule="auto"/>
        <w:ind w:firstLine="480"/>
        <w:jc w:val="left"/>
      </w:pPr>
      <w:r w:rsidRPr="002D0D81">
        <w:rPr>
          <w:rFonts w:hint="eastAsia"/>
        </w:rPr>
        <w:t xml:space="preserve">07 </w:t>
      </w:r>
      <w:r w:rsidRPr="002D0D81">
        <w:t xml:space="preserve">    </w:t>
      </w:r>
      <w:r w:rsidRPr="002D0D81">
        <w:rPr>
          <w:rFonts w:hint="eastAsia"/>
        </w:rPr>
        <w:t xml:space="preserve">if (isFinalStruct(E)) </w:t>
      </w:r>
      <w:r w:rsidRPr="002D0D81">
        <w:t xml:space="preserve">   </w:t>
      </w:r>
      <w:r w:rsidRPr="002D0D81">
        <w:rPr>
          <w:rFonts w:hint="eastAsia"/>
        </w:rPr>
        <w:t>//</w:t>
      </w:r>
      <w:r w:rsidRPr="002D0D81">
        <w:rPr>
          <w:rFonts w:hint="eastAsia"/>
        </w:rPr>
        <w:t>如果</w:t>
      </w:r>
      <w:r w:rsidRPr="002D0D81">
        <w:rPr>
          <w:rFonts w:hint="eastAsia"/>
        </w:rPr>
        <w:t xml:space="preserve"> E </w:t>
      </w:r>
      <w:r w:rsidRPr="002D0D81">
        <w:rPr>
          <w:rFonts w:hint="eastAsia"/>
        </w:rPr>
        <w:t>是“最终结构”</w:t>
      </w:r>
    </w:p>
    <w:p w14:paraId="1D66E2D4" w14:textId="77777777" w:rsidR="00AD050D" w:rsidRPr="002D0D81" w:rsidRDefault="00AD050D" w:rsidP="009671BA">
      <w:pPr>
        <w:pStyle w:val="affa"/>
        <w:spacing w:line="360" w:lineRule="auto"/>
        <w:ind w:firstLine="480"/>
        <w:jc w:val="left"/>
      </w:pPr>
      <w:r w:rsidRPr="002D0D81">
        <w:rPr>
          <w:rFonts w:hint="eastAsia"/>
        </w:rPr>
        <w:t xml:space="preserve">08 </w:t>
      </w:r>
      <w:r w:rsidRPr="002D0D81">
        <w:t xml:space="preserve">       </w:t>
      </w:r>
      <w:r w:rsidRPr="002D0D81">
        <w:rPr>
          <w:rFonts w:hint="eastAsia"/>
        </w:rPr>
        <w:t>doFinalStructMapping(E, &amp; output.bpel) //</w:t>
      </w:r>
      <w:r w:rsidRPr="002D0D81">
        <w:rPr>
          <w:rFonts w:hint="eastAsia"/>
        </w:rPr>
        <w:t>执行“最终结构”</w:t>
      </w:r>
      <w:r w:rsidRPr="002D0D81">
        <w:rPr>
          <w:rFonts w:hint="eastAsia"/>
        </w:rPr>
        <w:t xml:space="preserve"> </w:t>
      </w:r>
      <w:r w:rsidRPr="002D0D81">
        <w:rPr>
          <w:rFonts w:hint="eastAsia"/>
        </w:rPr>
        <w:t>的映射</w:t>
      </w:r>
    </w:p>
    <w:p w14:paraId="0F18AA66" w14:textId="77777777" w:rsidR="00AD050D" w:rsidRPr="002D0D81" w:rsidRDefault="00AD050D" w:rsidP="009671BA">
      <w:pPr>
        <w:pStyle w:val="affa"/>
        <w:spacing w:line="360" w:lineRule="auto"/>
        <w:ind w:firstLine="480"/>
        <w:jc w:val="left"/>
      </w:pPr>
      <w:r w:rsidRPr="002D0D81">
        <w:t>09        return output.bpel</w:t>
      </w:r>
    </w:p>
    <w:p w14:paraId="404DB431" w14:textId="77777777" w:rsidR="00AD050D" w:rsidRPr="002D0D81" w:rsidRDefault="00AD050D" w:rsidP="009671BA">
      <w:pPr>
        <w:pStyle w:val="affa"/>
        <w:spacing w:line="360" w:lineRule="auto"/>
        <w:ind w:firstLine="480"/>
        <w:jc w:val="left"/>
      </w:pPr>
      <w:r w:rsidRPr="002D0D81">
        <w:rPr>
          <w:rFonts w:hint="eastAsia"/>
        </w:rPr>
        <w:t xml:space="preserve">13 </w:t>
      </w:r>
      <w:r w:rsidRPr="002D0D81">
        <w:t xml:space="preserve">    </w:t>
      </w:r>
      <w:r w:rsidRPr="002D0D81">
        <w:rPr>
          <w:rFonts w:hint="eastAsia"/>
        </w:rPr>
        <w:t>while</w:t>
      </w:r>
      <w:r w:rsidRPr="002D0D81">
        <w:rPr>
          <w:rFonts w:hint="eastAsia"/>
        </w:rPr>
        <w:t>（</w:t>
      </w:r>
      <w:r w:rsidRPr="002D0D81">
        <w:rPr>
          <w:rFonts w:hint="eastAsia"/>
        </w:rPr>
        <w:t>isNotFinalStruct(E)</w:t>
      </w:r>
      <w:r w:rsidRPr="002D0D81">
        <w:rPr>
          <w:rFonts w:hint="eastAsia"/>
        </w:rPr>
        <w:t>）</w:t>
      </w:r>
    </w:p>
    <w:p w14:paraId="00068AEE" w14:textId="77777777" w:rsidR="00AD050D" w:rsidRPr="002D0D81" w:rsidRDefault="00AD050D" w:rsidP="009671BA">
      <w:pPr>
        <w:pStyle w:val="affa"/>
        <w:spacing w:line="360" w:lineRule="auto"/>
        <w:ind w:firstLine="480"/>
        <w:jc w:val="left"/>
      </w:pPr>
      <w:r w:rsidRPr="002D0D81">
        <w:rPr>
          <w:rFonts w:hint="eastAsia"/>
        </w:rPr>
        <w:t xml:space="preserve">14 </w:t>
      </w:r>
      <w:r w:rsidRPr="002D0D81">
        <w:t xml:space="preserve">       </w:t>
      </w:r>
      <w:r w:rsidRPr="002D0D81">
        <w:rPr>
          <w:rFonts w:hint="eastAsia"/>
        </w:rPr>
        <w:t>if</w:t>
      </w:r>
      <w:r w:rsidRPr="002D0D81">
        <w:rPr>
          <w:rFonts w:hint="eastAsia"/>
        </w:rPr>
        <w:t>（</w:t>
      </w:r>
      <w:r w:rsidRPr="002D0D81">
        <w:rPr>
          <w:rFonts w:hint="eastAsia"/>
        </w:rPr>
        <w:t>haveRepeatWhileStruct(E)</w:t>
      </w:r>
      <w:r w:rsidRPr="002D0D81">
        <w:rPr>
          <w:rFonts w:hint="eastAsia"/>
        </w:rPr>
        <w:t>）</w:t>
      </w:r>
      <w:r w:rsidRPr="002D0D81">
        <w:rPr>
          <w:rFonts w:hint="eastAsia"/>
        </w:rPr>
        <w:t xml:space="preserve"> //</w:t>
      </w:r>
      <w:r w:rsidRPr="002D0D81">
        <w:rPr>
          <w:rFonts w:hint="eastAsia"/>
        </w:rPr>
        <w:t>如果</w:t>
      </w:r>
      <w:r w:rsidRPr="002D0D81">
        <w:rPr>
          <w:rFonts w:hint="eastAsia"/>
        </w:rPr>
        <w:t xml:space="preserve"> E </w:t>
      </w:r>
      <w:r w:rsidRPr="002D0D81">
        <w:rPr>
          <w:rFonts w:hint="eastAsia"/>
        </w:rPr>
        <w:t>中有</w:t>
      </w:r>
      <w:r w:rsidRPr="002D0D81">
        <w:rPr>
          <w:rFonts w:hint="eastAsia"/>
        </w:rPr>
        <w:t xml:space="preserve"> repeat+while </w:t>
      </w:r>
      <w:r w:rsidRPr="002D0D81">
        <w:rPr>
          <w:rFonts w:hint="eastAsia"/>
        </w:rPr>
        <w:t>模板映射结构</w:t>
      </w:r>
    </w:p>
    <w:p w14:paraId="160C78BF" w14:textId="77777777" w:rsidR="00AD050D" w:rsidRPr="002D0D81" w:rsidRDefault="00AD050D" w:rsidP="009671BA">
      <w:pPr>
        <w:pStyle w:val="affa"/>
        <w:spacing w:line="360" w:lineRule="auto"/>
        <w:ind w:firstLine="480"/>
        <w:jc w:val="left"/>
      </w:pPr>
      <w:r w:rsidRPr="002D0D81">
        <w:t>15           doRepeatWhileMapping(E, &amp;T[num++])</w:t>
      </w:r>
    </w:p>
    <w:p w14:paraId="7780F846" w14:textId="77777777" w:rsidR="00AD050D" w:rsidRPr="002D0D81" w:rsidRDefault="00AD050D" w:rsidP="009671BA">
      <w:pPr>
        <w:pStyle w:val="affa"/>
        <w:spacing w:line="360" w:lineRule="auto"/>
        <w:ind w:firstLine="480"/>
        <w:jc w:val="left"/>
      </w:pPr>
      <w:r w:rsidRPr="002D0D81">
        <w:rPr>
          <w:rFonts w:hint="eastAsia"/>
        </w:rPr>
        <w:t xml:space="preserve">16 </w:t>
      </w:r>
      <w:r w:rsidRPr="002D0D81">
        <w:t xml:space="preserve">       </w:t>
      </w:r>
      <w:r w:rsidRPr="002D0D81">
        <w:rPr>
          <w:rFonts w:hint="eastAsia"/>
        </w:rPr>
        <w:t>if</w:t>
      </w:r>
      <w:r w:rsidRPr="002D0D81">
        <w:rPr>
          <w:rFonts w:hint="eastAsia"/>
        </w:rPr>
        <w:t>（</w:t>
      </w:r>
      <w:r w:rsidRPr="002D0D81">
        <w:rPr>
          <w:rFonts w:hint="eastAsia"/>
        </w:rPr>
        <w:t>haveSequnceStruct(E)</w:t>
      </w:r>
      <w:r w:rsidRPr="002D0D81">
        <w:rPr>
          <w:rFonts w:hint="eastAsia"/>
        </w:rPr>
        <w:t>）</w:t>
      </w:r>
      <w:r w:rsidRPr="002D0D81">
        <w:rPr>
          <w:rFonts w:hint="eastAsia"/>
        </w:rPr>
        <w:t xml:space="preserve"> //</w:t>
      </w:r>
      <w:r w:rsidRPr="002D0D81">
        <w:rPr>
          <w:rFonts w:hint="eastAsia"/>
        </w:rPr>
        <w:t>如果</w:t>
      </w:r>
      <w:r w:rsidRPr="002D0D81">
        <w:rPr>
          <w:rFonts w:hint="eastAsia"/>
        </w:rPr>
        <w:t xml:space="preserve"> E </w:t>
      </w:r>
      <w:r w:rsidRPr="002D0D81">
        <w:rPr>
          <w:rFonts w:hint="eastAsia"/>
        </w:rPr>
        <w:t>中有</w:t>
      </w:r>
      <w:r w:rsidRPr="002D0D81">
        <w:rPr>
          <w:rFonts w:hint="eastAsia"/>
        </w:rPr>
        <w:t xml:space="preserve"> sequnce </w:t>
      </w:r>
      <w:r w:rsidRPr="002D0D81">
        <w:rPr>
          <w:rFonts w:hint="eastAsia"/>
        </w:rPr>
        <w:t>模板映射结构</w:t>
      </w:r>
    </w:p>
    <w:p w14:paraId="29C18877" w14:textId="77777777" w:rsidR="00AD050D" w:rsidRPr="002D0D81" w:rsidRDefault="00AD050D" w:rsidP="009671BA">
      <w:pPr>
        <w:pStyle w:val="affa"/>
        <w:spacing w:line="360" w:lineRule="auto"/>
        <w:ind w:firstLine="480"/>
        <w:jc w:val="left"/>
      </w:pPr>
      <w:r w:rsidRPr="002D0D81">
        <w:t>17            doSequnceMapping(E, &amp;T[num++])</w:t>
      </w:r>
    </w:p>
    <w:p w14:paraId="009D0863" w14:textId="77777777" w:rsidR="00AD050D" w:rsidRPr="002D0D81" w:rsidRDefault="00AD050D" w:rsidP="009671BA">
      <w:pPr>
        <w:pStyle w:val="affa"/>
        <w:spacing w:line="360" w:lineRule="auto"/>
        <w:ind w:firstLine="480"/>
        <w:jc w:val="left"/>
      </w:pPr>
      <w:r w:rsidRPr="002D0D81">
        <w:rPr>
          <w:rFonts w:hint="eastAsia"/>
        </w:rPr>
        <w:t>18</w:t>
      </w:r>
      <w:r w:rsidRPr="002D0D81">
        <w:t xml:space="preserve">      </w:t>
      </w:r>
      <w:r w:rsidRPr="002D0D81">
        <w:rPr>
          <w:rFonts w:hint="eastAsia"/>
        </w:rPr>
        <w:t xml:space="preserve"> if</w:t>
      </w:r>
      <w:r w:rsidRPr="002D0D81">
        <w:rPr>
          <w:rFonts w:hint="eastAsia"/>
        </w:rPr>
        <w:t>（</w:t>
      </w:r>
      <w:r w:rsidRPr="002D0D81">
        <w:rPr>
          <w:rFonts w:hint="eastAsia"/>
        </w:rPr>
        <w:t xml:space="preserve"> haveFlowStruct(E) </w:t>
      </w:r>
      <w:r w:rsidRPr="002D0D81">
        <w:rPr>
          <w:rFonts w:hint="eastAsia"/>
        </w:rPr>
        <w:t>）</w:t>
      </w:r>
      <w:r w:rsidRPr="002D0D81">
        <w:rPr>
          <w:rFonts w:hint="eastAsia"/>
        </w:rPr>
        <w:t xml:space="preserve"> //</w:t>
      </w:r>
      <w:r w:rsidRPr="002D0D81">
        <w:rPr>
          <w:rFonts w:hint="eastAsia"/>
        </w:rPr>
        <w:t>如果</w:t>
      </w:r>
      <w:r w:rsidRPr="002D0D81">
        <w:rPr>
          <w:rFonts w:hint="eastAsia"/>
        </w:rPr>
        <w:t xml:space="preserve"> E </w:t>
      </w:r>
      <w:r w:rsidRPr="002D0D81">
        <w:rPr>
          <w:rFonts w:hint="eastAsia"/>
        </w:rPr>
        <w:t>中有</w:t>
      </w:r>
      <w:r w:rsidRPr="002D0D81">
        <w:rPr>
          <w:rFonts w:hint="eastAsia"/>
        </w:rPr>
        <w:t xml:space="preserve"> flow </w:t>
      </w:r>
      <w:r w:rsidRPr="002D0D81">
        <w:rPr>
          <w:rFonts w:hint="eastAsia"/>
        </w:rPr>
        <w:t>模板映射结构</w:t>
      </w:r>
    </w:p>
    <w:p w14:paraId="23577890" w14:textId="77777777" w:rsidR="00AD050D" w:rsidRPr="002D0D81" w:rsidRDefault="00AD050D" w:rsidP="009671BA">
      <w:pPr>
        <w:pStyle w:val="affa"/>
        <w:spacing w:line="360" w:lineRule="auto"/>
        <w:ind w:firstLine="480"/>
        <w:jc w:val="left"/>
      </w:pPr>
      <w:r w:rsidRPr="002D0D81">
        <w:t>19          doFlowMapping(E, &amp;T[num++])</w:t>
      </w:r>
    </w:p>
    <w:p w14:paraId="6DB8E16F" w14:textId="77777777" w:rsidR="00AD050D" w:rsidRPr="002D0D81" w:rsidRDefault="00AD050D" w:rsidP="009671BA">
      <w:pPr>
        <w:pStyle w:val="affa"/>
        <w:spacing w:line="360" w:lineRule="auto"/>
        <w:ind w:firstLine="480"/>
        <w:jc w:val="left"/>
      </w:pPr>
      <w:r w:rsidRPr="002D0D81">
        <w:rPr>
          <w:rFonts w:hint="eastAsia"/>
        </w:rPr>
        <w:t>20</w:t>
      </w:r>
      <w:r w:rsidRPr="002D0D81">
        <w:t xml:space="preserve">      </w:t>
      </w:r>
      <w:r w:rsidRPr="002D0D81">
        <w:rPr>
          <w:rFonts w:hint="eastAsia"/>
        </w:rPr>
        <w:t xml:space="preserve"> if</w:t>
      </w:r>
      <w:r w:rsidRPr="002D0D81">
        <w:rPr>
          <w:rFonts w:hint="eastAsia"/>
        </w:rPr>
        <w:t>（</w:t>
      </w:r>
      <w:r w:rsidRPr="002D0D81">
        <w:rPr>
          <w:rFonts w:hint="eastAsia"/>
        </w:rPr>
        <w:t xml:space="preserve"> haveWhileStruct(E) </w:t>
      </w:r>
      <w:r w:rsidRPr="002D0D81">
        <w:rPr>
          <w:rFonts w:hint="eastAsia"/>
        </w:rPr>
        <w:t>）</w:t>
      </w:r>
      <w:r w:rsidRPr="002D0D81">
        <w:rPr>
          <w:rFonts w:hint="eastAsia"/>
        </w:rPr>
        <w:t xml:space="preserve"> //</w:t>
      </w:r>
      <w:r w:rsidRPr="002D0D81">
        <w:rPr>
          <w:rFonts w:hint="eastAsia"/>
        </w:rPr>
        <w:t>如果</w:t>
      </w:r>
      <w:r w:rsidRPr="002D0D81">
        <w:rPr>
          <w:rFonts w:hint="eastAsia"/>
        </w:rPr>
        <w:t xml:space="preserve"> E </w:t>
      </w:r>
      <w:r w:rsidRPr="002D0D81">
        <w:rPr>
          <w:rFonts w:hint="eastAsia"/>
        </w:rPr>
        <w:t>中有</w:t>
      </w:r>
      <w:r w:rsidRPr="002D0D81">
        <w:rPr>
          <w:rFonts w:hint="eastAsia"/>
        </w:rPr>
        <w:t xml:space="preserve"> while </w:t>
      </w:r>
      <w:r w:rsidRPr="002D0D81">
        <w:rPr>
          <w:rFonts w:hint="eastAsia"/>
        </w:rPr>
        <w:t>模板映射结构</w:t>
      </w:r>
    </w:p>
    <w:p w14:paraId="68AD62B5" w14:textId="77777777" w:rsidR="00AD050D" w:rsidRPr="002D0D81" w:rsidRDefault="00AD050D" w:rsidP="009671BA">
      <w:pPr>
        <w:pStyle w:val="affa"/>
        <w:spacing w:line="360" w:lineRule="auto"/>
        <w:ind w:firstLine="480"/>
        <w:jc w:val="left"/>
      </w:pPr>
      <w:r w:rsidRPr="002D0D81">
        <w:t>22          doWhileMapping(E, &amp;T[num++])</w:t>
      </w:r>
    </w:p>
    <w:p w14:paraId="5EB0BA41" w14:textId="77777777" w:rsidR="00AD050D" w:rsidRPr="002D0D81" w:rsidRDefault="00AD050D" w:rsidP="009671BA">
      <w:pPr>
        <w:pStyle w:val="affa"/>
        <w:spacing w:line="360" w:lineRule="auto"/>
        <w:ind w:firstLine="480"/>
        <w:jc w:val="left"/>
      </w:pPr>
      <w:r w:rsidRPr="002D0D81">
        <w:rPr>
          <w:rFonts w:hint="eastAsia"/>
        </w:rPr>
        <w:t xml:space="preserve">23 </w:t>
      </w:r>
      <w:r w:rsidRPr="002D0D81">
        <w:t xml:space="preserve">      </w:t>
      </w:r>
      <w:r w:rsidRPr="002D0D81">
        <w:rPr>
          <w:rFonts w:hint="eastAsia"/>
        </w:rPr>
        <w:t>if</w:t>
      </w:r>
      <w:r w:rsidRPr="002D0D81">
        <w:rPr>
          <w:rFonts w:hint="eastAsia"/>
        </w:rPr>
        <w:t>（</w:t>
      </w:r>
      <w:r w:rsidRPr="002D0D81">
        <w:rPr>
          <w:rFonts w:hint="eastAsia"/>
        </w:rPr>
        <w:t>haveSwitchStruct(E)</w:t>
      </w:r>
      <w:r w:rsidRPr="002D0D81">
        <w:rPr>
          <w:rFonts w:hint="eastAsia"/>
        </w:rPr>
        <w:t>）</w:t>
      </w:r>
      <w:r w:rsidRPr="002D0D81">
        <w:rPr>
          <w:rFonts w:hint="eastAsia"/>
        </w:rPr>
        <w:t xml:space="preserve"> //</w:t>
      </w:r>
      <w:r w:rsidRPr="002D0D81">
        <w:rPr>
          <w:rFonts w:hint="eastAsia"/>
        </w:rPr>
        <w:t>如果</w:t>
      </w:r>
      <w:r w:rsidRPr="002D0D81">
        <w:rPr>
          <w:rFonts w:hint="eastAsia"/>
        </w:rPr>
        <w:t xml:space="preserve"> E </w:t>
      </w:r>
      <w:r w:rsidRPr="002D0D81">
        <w:rPr>
          <w:rFonts w:hint="eastAsia"/>
        </w:rPr>
        <w:t>中有</w:t>
      </w:r>
      <w:r w:rsidRPr="002D0D81">
        <w:rPr>
          <w:rFonts w:hint="eastAsia"/>
        </w:rPr>
        <w:t xml:space="preserve"> switch </w:t>
      </w:r>
      <w:r w:rsidRPr="002D0D81">
        <w:rPr>
          <w:rFonts w:hint="eastAsia"/>
        </w:rPr>
        <w:t>模板映射结构</w:t>
      </w:r>
    </w:p>
    <w:p w14:paraId="3CE63D29" w14:textId="77777777" w:rsidR="00AD050D" w:rsidRPr="002D0D81" w:rsidRDefault="00AD050D" w:rsidP="009671BA">
      <w:pPr>
        <w:pStyle w:val="affa"/>
        <w:spacing w:line="360" w:lineRule="auto"/>
        <w:ind w:firstLine="480"/>
        <w:jc w:val="left"/>
      </w:pPr>
      <w:r w:rsidRPr="002D0D81">
        <w:t>24          doSwitchMapping(E, &amp;T[num++])</w:t>
      </w:r>
    </w:p>
    <w:p w14:paraId="67C516CC" w14:textId="77777777" w:rsidR="00AD050D" w:rsidRPr="002D0D81" w:rsidRDefault="00AD050D" w:rsidP="009671BA">
      <w:pPr>
        <w:pStyle w:val="affa"/>
        <w:spacing w:line="360" w:lineRule="auto"/>
        <w:ind w:firstLine="480"/>
        <w:jc w:val="left"/>
      </w:pPr>
      <w:r w:rsidRPr="002D0D81">
        <w:rPr>
          <w:rFonts w:hint="eastAsia"/>
        </w:rPr>
        <w:t xml:space="preserve">25 </w:t>
      </w:r>
      <w:r w:rsidRPr="002D0D81">
        <w:t xml:space="preserve">      </w:t>
      </w:r>
      <w:r w:rsidRPr="002D0D81">
        <w:rPr>
          <w:rFonts w:hint="eastAsia"/>
        </w:rPr>
        <w:t xml:space="preserve">if </w:t>
      </w:r>
      <w:r w:rsidRPr="002D0D81">
        <w:rPr>
          <w:rFonts w:hint="eastAsia"/>
        </w:rPr>
        <w:t>（</w:t>
      </w:r>
      <w:r w:rsidRPr="002D0D81">
        <w:rPr>
          <w:rFonts w:hint="eastAsia"/>
        </w:rPr>
        <w:t>haveRepeatStruct(E)</w:t>
      </w:r>
      <w:r w:rsidRPr="002D0D81">
        <w:rPr>
          <w:rFonts w:hint="eastAsia"/>
        </w:rPr>
        <w:t>）</w:t>
      </w:r>
      <w:r w:rsidRPr="002D0D81">
        <w:rPr>
          <w:rFonts w:hint="eastAsia"/>
        </w:rPr>
        <w:t xml:space="preserve"> //</w:t>
      </w:r>
      <w:r w:rsidRPr="002D0D81">
        <w:rPr>
          <w:rFonts w:hint="eastAsia"/>
        </w:rPr>
        <w:t>如果</w:t>
      </w:r>
      <w:r w:rsidRPr="002D0D81">
        <w:rPr>
          <w:rFonts w:hint="eastAsia"/>
        </w:rPr>
        <w:t xml:space="preserve"> E </w:t>
      </w:r>
      <w:r w:rsidRPr="002D0D81">
        <w:rPr>
          <w:rFonts w:hint="eastAsia"/>
        </w:rPr>
        <w:t>中有</w:t>
      </w:r>
      <w:r w:rsidRPr="002D0D81">
        <w:rPr>
          <w:rFonts w:hint="eastAsia"/>
        </w:rPr>
        <w:t xml:space="preserve"> repeat </w:t>
      </w:r>
      <w:r w:rsidRPr="002D0D81">
        <w:rPr>
          <w:rFonts w:hint="eastAsia"/>
        </w:rPr>
        <w:t>模板映射结构</w:t>
      </w:r>
    </w:p>
    <w:p w14:paraId="0F088633" w14:textId="77777777" w:rsidR="00AD050D" w:rsidRPr="002D0D81" w:rsidRDefault="00AD050D" w:rsidP="009671BA">
      <w:pPr>
        <w:pStyle w:val="affa"/>
        <w:spacing w:line="360" w:lineRule="auto"/>
        <w:ind w:firstLine="480"/>
        <w:jc w:val="left"/>
      </w:pPr>
      <w:r w:rsidRPr="002D0D81">
        <w:t>26          doRepeatMapping(E, &amp;T[num++])</w:t>
      </w:r>
    </w:p>
    <w:p w14:paraId="55111031" w14:textId="77777777" w:rsidR="00AD050D" w:rsidRPr="002D0D81" w:rsidRDefault="00AD050D" w:rsidP="009671BA">
      <w:pPr>
        <w:pStyle w:val="affa"/>
        <w:spacing w:line="360" w:lineRule="auto"/>
        <w:ind w:firstLine="480"/>
        <w:jc w:val="left"/>
      </w:pPr>
      <w:r w:rsidRPr="002D0D81">
        <w:rPr>
          <w:rFonts w:hint="eastAsia"/>
        </w:rPr>
        <w:t xml:space="preserve">27 </w:t>
      </w:r>
      <w:r w:rsidRPr="002D0D81">
        <w:t xml:space="preserve">      </w:t>
      </w:r>
      <w:r w:rsidRPr="002D0D81">
        <w:rPr>
          <w:rFonts w:hint="eastAsia"/>
        </w:rPr>
        <w:t>if</w:t>
      </w:r>
      <w:r w:rsidRPr="002D0D81">
        <w:rPr>
          <w:rFonts w:hint="eastAsia"/>
        </w:rPr>
        <w:t>（</w:t>
      </w:r>
      <w:r w:rsidRPr="002D0D81">
        <w:rPr>
          <w:rFonts w:hint="eastAsia"/>
        </w:rPr>
        <w:t xml:space="preserve">havePickStruct(E) </w:t>
      </w:r>
      <w:r w:rsidRPr="002D0D81">
        <w:rPr>
          <w:rFonts w:hint="eastAsia"/>
        </w:rPr>
        <w:t>）</w:t>
      </w:r>
      <w:r w:rsidRPr="002D0D81">
        <w:rPr>
          <w:rFonts w:hint="eastAsia"/>
        </w:rPr>
        <w:t xml:space="preserve"> //</w:t>
      </w:r>
      <w:r w:rsidRPr="002D0D81">
        <w:rPr>
          <w:rFonts w:hint="eastAsia"/>
        </w:rPr>
        <w:t>如果</w:t>
      </w:r>
      <w:r w:rsidRPr="002D0D81">
        <w:rPr>
          <w:rFonts w:hint="eastAsia"/>
        </w:rPr>
        <w:t xml:space="preserve"> E </w:t>
      </w:r>
      <w:r w:rsidRPr="002D0D81">
        <w:rPr>
          <w:rFonts w:hint="eastAsia"/>
        </w:rPr>
        <w:t>中有</w:t>
      </w:r>
      <w:r w:rsidRPr="002D0D81">
        <w:rPr>
          <w:rFonts w:hint="eastAsia"/>
        </w:rPr>
        <w:t xml:space="preserve"> pick </w:t>
      </w:r>
      <w:r w:rsidRPr="002D0D81">
        <w:rPr>
          <w:rFonts w:hint="eastAsia"/>
        </w:rPr>
        <w:t>模板映射结构</w:t>
      </w:r>
    </w:p>
    <w:p w14:paraId="0AA71473" w14:textId="77777777" w:rsidR="00AD050D" w:rsidRPr="002D0D81" w:rsidRDefault="00AD050D" w:rsidP="009671BA">
      <w:pPr>
        <w:pStyle w:val="affa"/>
        <w:spacing w:line="360" w:lineRule="auto"/>
        <w:ind w:firstLine="480"/>
        <w:jc w:val="left"/>
      </w:pPr>
      <w:r w:rsidRPr="002D0D81">
        <w:t>28          doPickMapping(E, &amp;T[num++])</w:t>
      </w:r>
    </w:p>
    <w:p w14:paraId="46C841CA" w14:textId="77777777" w:rsidR="00AD050D" w:rsidRPr="002D0D81" w:rsidRDefault="00AD050D" w:rsidP="009671BA">
      <w:pPr>
        <w:pStyle w:val="affa"/>
        <w:spacing w:line="360" w:lineRule="auto"/>
        <w:ind w:firstLine="480"/>
        <w:jc w:val="left"/>
      </w:pPr>
      <w:r w:rsidRPr="002D0D81">
        <w:t>29     endwhile</w:t>
      </w:r>
    </w:p>
    <w:p w14:paraId="0B90BD33" w14:textId="77777777" w:rsidR="00AD050D" w:rsidRPr="002D0D81" w:rsidRDefault="00AD050D" w:rsidP="009671BA">
      <w:pPr>
        <w:pStyle w:val="affa"/>
        <w:spacing w:line="360" w:lineRule="auto"/>
        <w:ind w:firstLine="480"/>
        <w:jc w:val="left"/>
      </w:pPr>
      <w:r w:rsidRPr="002D0D81">
        <w:t>30     puoduceOutputBPEL(T, output.bpel)</w:t>
      </w:r>
    </w:p>
    <w:p w14:paraId="4AB706B3" w14:textId="77777777" w:rsidR="00AD050D" w:rsidRPr="002D0D81" w:rsidRDefault="00AD050D" w:rsidP="009671BA">
      <w:pPr>
        <w:pStyle w:val="affa"/>
        <w:spacing w:line="360" w:lineRule="auto"/>
        <w:ind w:firstLine="480"/>
        <w:jc w:val="left"/>
      </w:pPr>
      <w:r w:rsidRPr="002D0D81">
        <w:rPr>
          <w:rFonts w:hint="eastAsia"/>
        </w:rPr>
        <w:t>31 //</w:t>
      </w:r>
      <w:r w:rsidRPr="002D0D81">
        <w:rPr>
          <w:rFonts w:hint="eastAsia"/>
        </w:rPr>
        <w:t>根据每一次迭代产生的临时</w:t>
      </w:r>
      <w:r w:rsidRPr="002D0D81">
        <w:rPr>
          <w:rFonts w:hint="eastAsia"/>
        </w:rPr>
        <w:t xml:space="preserve"> bpel </w:t>
      </w:r>
      <w:r w:rsidRPr="002D0D81">
        <w:rPr>
          <w:rFonts w:hint="eastAsia"/>
        </w:rPr>
        <w:t>模型文件，</w:t>
      </w:r>
      <w:r w:rsidRPr="002D0D81">
        <w:rPr>
          <w:rFonts w:hint="eastAsia"/>
        </w:rPr>
        <w:t xml:space="preserve"> </w:t>
      </w:r>
      <w:r w:rsidRPr="002D0D81">
        <w:rPr>
          <w:rFonts w:hint="eastAsia"/>
        </w:rPr>
        <w:t>产生最终的</w:t>
      </w:r>
      <w:r w:rsidRPr="002D0D81">
        <w:rPr>
          <w:rFonts w:hint="eastAsia"/>
        </w:rPr>
        <w:t xml:space="preserve"> bpel </w:t>
      </w:r>
      <w:r w:rsidRPr="002D0D81">
        <w:rPr>
          <w:rFonts w:hint="eastAsia"/>
        </w:rPr>
        <w:t>模型文件</w:t>
      </w:r>
    </w:p>
    <w:p w14:paraId="6A88CB34" w14:textId="77777777" w:rsidR="00AD050D" w:rsidRPr="002D0D81" w:rsidRDefault="00AD050D" w:rsidP="009671BA">
      <w:pPr>
        <w:pStyle w:val="affa"/>
        <w:spacing w:line="360" w:lineRule="auto"/>
        <w:ind w:firstLine="480"/>
        <w:jc w:val="left"/>
      </w:pPr>
      <w:r w:rsidRPr="002D0D81">
        <w:t xml:space="preserve">32   </w:t>
      </w:r>
      <w:r w:rsidRPr="002D0D81">
        <w:rPr>
          <w:b/>
        </w:rPr>
        <w:t>return output.bpmn</w:t>
      </w:r>
    </w:p>
    <w:p w14:paraId="1CE8835A" w14:textId="77777777" w:rsidR="00AD050D" w:rsidRPr="002D0D81" w:rsidRDefault="00AD050D" w:rsidP="009671BA">
      <w:pPr>
        <w:pStyle w:val="affa"/>
        <w:spacing w:line="360" w:lineRule="auto"/>
        <w:ind w:firstLine="480"/>
        <w:jc w:val="left"/>
      </w:pPr>
      <w:r w:rsidRPr="002D0D81">
        <w:t>33</w:t>
      </w:r>
      <w:r w:rsidRPr="002D0D81">
        <w:rPr>
          <w:b/>
        </w:rPr>
        <w:t xml:space="preserve"> End</w:t>
      </w:r>
    </w:p>
    <w:p w14:paraId="1F03D808" w14:textId="77777777" w:rsidR="00AD050D" w:rsidRPr="002D0D81" w:rsidRDefault="00AD050D" w:rsidP="009671BA">
      <w:pPr>
        <w:pStyle w:val="2"/>
        <w:ind w:left="425"/>
      </w:pPr>
      <w:bookmarkStart w:id="69" w:name="_Toc16632677"/>
      <w:r w:rsidRPr="002D0D81">
        <w:rPr>
          <w:rFonts w:hint="eastAsia"/>
        </w:rPr>
        <w:t>资产发现与</w:t>
      </w:r>
      <w:r w:rsidRPr="002D0D81">
        <w:t>检索技术</w:t>
      </w:r>
      <w:bookmarkEnd w:id="69"/>
    </w:p>
    <w:p w14:paraId="7183778E" w14:textId="77777777" w:rsidR="00AD050D" w:rsidRPr="002D0D81" w:rsidRDefault="00AD050D" w:rsidP="009671BA">
      <w:pPr>
        <w:pStyle w:val="affa"/>
        <w:spacing w:line="360" w:lineRule="auto"/>
        <w:ind w:firstLine="480"/>
        <w:jc w:val="left"/>
      </w:pPr>
      <w:r w:rsidRPr="002D0D81">
        <w:t>平台中的软件测试工具</w:t>
      </w:r>
      <w:r w:rsidRPr="002D0D81">
        <w:rPr>
          <w:rFonts w:hint="eastAsia"/>
        </w:rPr>
        <w:t>、</w:t>
      </w:r>
      <w:r w:rsidRPr="002D0D81">
        <w:t>仿真系统</w:t>
      </w:r>
      <w:r w:rsidRPr="002D0D81">
        <w:rPr>
          <w:rFonts w:hint="eastAsia"/>
        </w:rPr>
        <w:t>、</w:t>
      </w:r>
      <w:r w:rsidRPr="002D0D81">
        <w:t>被测</w:t>
      </w:r>
      <w:r w:rsidRPr="002D0D81">
        <w:rPr>
          <w:rFonts w:hint="eastAsia"/>
        </w:rPr>
        <w:t>对象、测试设计</w:t>
      </w:r>
      <w:r w:rsidRPr="002D0D81">
        <w:t>都会作为知识资产或软件资产存在</w:t>
      </w:r>
      <w:r w:rsidRPr="002D0D81">
        <w:rPr>
          <w:rFonts w:hint="eastAsia"/>
        </w:rPr>
        <w:t>，要完成</w:t>
      </w:r>
      <w:r w:rsidRPr="002D0D81">
        <w:t>一个测试对象的测试时</w:t>
      </w:r>
      <w:r w:rsidRPr="002D0D81">
        <w:rPr>
          <w:rFonts w:hint="eastAsia"/>
        </w:rPr>
        <w:t>，</w:t>
      </w:r>
      <w:r w:rsidRPr="002D0D81">
        <w:t>如何在云平台中自动发现和检索所需要的知识资产和软件资产就显得非常重要</w:t>
      </w:r>
      <w:r w:rsidRPr="002D0D81">
        <w:rPr>
          <w:rFonts w:hint="eastAsia"/>
        </w:rPr>
        <w:t>，平台必须提供有效、方便的资产检索机制。</w:t>
      </w:r>
    </w:p>
    <w:p w14:paraId="5B8E7BD2" w14:textId="77777777" w:rsidR="00AD050D" w:rsidRPr="002D0D81" w:rsidRDefault="00AD050D" w:rsidP="009671BA">
      <w:pPr>
        <w:pStyle w:val="affa"/>
        <w:spacing w:line="360" w:lineRule="auto"/>
        <w:ind w:firstLine="480"/>
        <w:jc w:val="left"/>
      </w:pPr>
      <w:r w:rsidRPr="002D0D81">
        <w:rPr>
          <w:rFonts w:hint="eastAsia"/>
        </w:rPr>
        <w:t>信息检索诞生于本世纪</w:t>
      </w:r>
      <w:r w:rsidRPr="002D0D81">
        <w:rPr>
          <w:rFonts w:hint="eastAsia"/>
        </w:rPr>
        <w:t>5</w:t>
      </w:r>
      <w:r w:rsidRPr="002D0D81">
        <w:t>0</w:t>
      </w:r>
      <w:r w:rsidRPr="002D0D81">
        <w:rPr>
          <w:rFonts w:hint="eastAsia"/>
        </w:rPr>
        <w:t>年代，主要运用于图书馆等部门用来存储和管理文档。到了年代，信息检索领域已经在文档、索引模型、匹配策略等方面得到很好的发展，有关键词检索、布尔逻辑检索、限制检索、嵌套检索和邻接检索等。随着数据规模的扩大以及资产的复杂性增加，目前的检索算法已经无法来胜任整个资产库的检索任务。</w:t>
      </w:r>
    </w:p>
    <w:p w14:paraId="0430FD3C" w14:textId="77777777" w:rsidR="00AD050D" w:rsidRPr="002D0D81" w:rsidRDefault="00AD050D" w:rsidP="00183012">
      <w:pPr>
        <w:pStyle w:val="3"/>
      </w:pPr>
      <w:bookmarkStart w:id="70" w:name="_Toc16632678"/>
      <w:r w:rsidRPr="002D0D81">
        <w:rPr>
          <w:rFonts w:hint="eastAsia"/>
        </w:rPr>
        <w:t>传统信息检索的局限性</w:t>
      </w:r>
      <w:bookmarkEnd w:id="70"/>
    </w:p>
    <w:p w14:paraId="666FA762" w14:textId="77777777" w:rsidR="00AD050D" w:rsidRPr="002D0D81" w:rsidRDefault="00AD050D" w:rsidP="009671BA">
      <w:pPr>
        <w:pStyle w:val="affa"/>
        <w:spacing w:line="360" w:lineRule="auto"/>
        <w:ind w:firstLine="480"/>
        <w:jc w:val="left"/>
      </w:pPr>
      <w:r w:rsidRPr="002D0D81">
        <w:rPr>
          <w:rFonts w:hint="eastAsia"/>
        </w:rPr>
        <w:t>传统信息检索方法都具有较成熟的理论基础，但这些都借助于目录、索引和关键词等方法来实现，在大多数实际应用的情况下，上述方法仅考虑检索条件在计算机中的编码表示的匹配，却没有考虑到用户的意图或相关的领域信息，具有普遍的局限性：</w:t>
      </w:r>
    </w:p>
    <w:p w14:paraId="64754A78"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1</w:t>
      </w:r>
      <w:r w:rsidRPr="002D0D81">
        <w:rPr>
          <w:rFonts w:hint="eastAsia"/>
        </w:rPr>
        <w:t>）用户的需求难以表达准确</w:t>
      </w:r>
    </w:p>
    <w:p w14:paraId="02B6BEB4" w14:textId="77777777" w:rsidR="00AD050D" w:rsidRPr="002D0D81" w:rsidRDefault="00AD050D" w:rsidP="009671BA">
      <w:pPr>
        <w:pStyle w:val="affa"/>
        <w:spacing w:line="360" w:lineRule="auto"/>
        <w:ind w:firstLine="480"/>
        <w:jc w:val="left"/>
      </w:pPr>
      <w:r w:rsidRPr="002D0D81">
        <w:rPr>
          <w:rFonts w:hint="eastAsia"/>
        </w:rPr>
        <w:t>在大多数情况下用户很难通过简单的几个关键词来忠实的表达其检索目的，由于表达困难也就导致检索质量难近人意。而且用户通常不可能知道可能存在的资产的确切描述</w:t>
      </w:r>
      <w:r w:rsidRPr="002D0D81">
        <w:rPr>
          <w:rFonts w:hint="eastAsia"/>
        </w:rPr>
        <w:t>,</w:t>
      </w:r>
      <w:r w:rsidRPr="002D0D81">
        <w:rPr>
          <w:rFonts w:hint="eastAsia"/>
        </w:rPr>
        <w:t>加上用户描述的不规范，用户往往无法确切表示自己的需求许多和需求相关但表达不一样的概念无法被检索到，造成了在资产检索时查全率的降低。</w:t>
      </w:r>
    </w:p>
    <w:p w14:paraId="37BEC274"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2</w:t>
      </w:r>
      <w:r w:rsidRPr="002D0D81">
        <w:rPr>
          <w:rFonts w:hint="eastAsia"/>
        </w:rPr>
        <w:t>）缺乏语义理解，很难进行知识检索</w:t>
      </w:r>
    </w:p>
    <w:p w14:paraId="2C36A56D" w14:textId="77777777" w:rsidR="00AD050D" w:rsidRPr="002D0D81" w:rsidRDefault="00AD050D" w:rsidP="009671BA">
      <w:pPr>
        <w:pStyle w:val="affa"/>
        <w:spacing w:line="360" w:lineRule="auto"/>
        <w:ind w:firstLine="480"/>
        <w:jc w:val="left"/>
      </w:pPr>
      <w:r w:rsidRPr="002D0D81">
        <w:rPr>
          <w:rFonts w:hint="eastAsia"/>
        </w:rPr>
        <w:t>检索过程中仅仅借助于目录、索引和关键词等方法来实现基于内容的匹配而没有考虑语义，往往只有查询词出现在文档中才可能检索到，而且计算机无法通过一两个关键词来理解用户的检索需求，而且会导致查询结果中返回过多的无关信息</w:t>
      </w:r>
      <w:r w:rsidRPr="002D0D81">
        <w:rPr>
          <w:rFonts w:hint="eastAsia"/>
        </w:rPr>
        <w:t>,</w:t>
      </w:r>
      <w:r w:rsidRPr="002D0D81">
        <w:rPr>
          <w:rFonts w:hint="eastAsia"/>
        </w:rPr>
        <w:t>即返回许多不符合用户需求的资产，造成了在资产检索时查准率的降低。</w:t>
      </w:r>
    </w:p>
    <w:p w14:paraId="47750370" w14:textId="77777777" w:rsidR="00AD050D" w:rsidRPr="002D0D81" w:rsidRDefault="00AD050D" w:rsidP="009671BA">
      <w:pPr>
        <w:pStyle w:val="affa"/>
        <w:spacing w:line="360" w:lineRule="auto"/>
        <w:ind w:firstLine="480"/>
        <w:jc w:val="left"/>
      </w:pPr>
      <w:r w:rsidRPr="002D0D81">
        <w:rPr>
          <w:rFonts w:hint="eastAsia"/>
        </w:rPr>
        <w:t>（</w:t>
      </w:r>
      <w:r w:rsidRPr="002D0D81">
        <w:t>3</w:t>
      </w:r>
      <w:r w:rsidRPr="002D0D81">
        <w:rPr>
          <w:rFonts w:hint="eastAsia"/>
        </w:rPr>
        <w:t>）颏面分类表达能力有限，很难进行知识检索</w:t>
      </w:r>
    </w:p>
    <w:p w14:paraId="6F11CC68" w14:textId="77777777" w:rsidR="00AD050D" w:rsidRPr="002D0D81" w:rsidRDefault="00AD050D" w:rsidP="009671BA">
      <w:pPr>
        <w:pStyle w:val="affa"/>
        <w:spacing w:line="360" w:lineRule="auto"/>
        <w:ind w:firstLine="480"/>
        <w:jc w:val="left"/>
      </w:pPr>
      <w:r w:rsidRPr="002D0D81">
        <w:rPr>
          <w:rFonts w:hint="eastAsia"/>
        </w:rPr>
        <w:t>传统的资产检索方法采用刻面分类检索机制，使用检索对象的描述树与资产库中资产的刻面表示树进行匹配，这对于分类非常明确的资产库是非常有效的，但是对于分类比较模糊的资产，将无法满足检索需求。且刻面树和术语空间的表达能力有限，刻面及术语方案往往只能满足软件高层描述的需要，无法体现特定领域的描述内容。</w:t>
      </w:r>
    </w:p>
    <w:p w14:paraId="18DBA121" w14:textId="77777777" w:rsidR="00AD050D" w:rsidRPr="002D0D81" w:rsidRDefault="00AD050D" w:rsidP="009671BA">
      <w:pPr>
        <w:pStyle w:val="affa"/>
        <w:spacing w:line="360" w:lineRule="auto"/>
        <w:ind w:firstLine="480"/>
        <w:jc w:val="left"/>
      </w:pPr>
      <w:r w:rsidRPr="002D0D81">
        <w:rPr>
          <w:rFonts w:hint="eastAsia"/>
        </w:rPr>
        <w:t>资产检索工作是使用资产的开始，它将直接影响着后续的资产复用、集成及组装等步骤。资产检索的核心问题就是如何通过分析用户查询资产的信息，来查询资产库中的资产描述信息，找到与其相匹配的资产或资产集合。资产的检索方法依赖于资产的标识和分类，用户借助资产库管理系统检索所需资产时，必须依照提出的一组术语来组成被查找资产的形式化描述，通过这些术语来查找所需的或与所需功能相近的资产。</w:t>
      </w:r>
    </w:p>
    <w:p w14:paraId="3CC11F78" w14:textId="77777777" w:rsidR="00AD050D" w:rsidRPr="002D0D81" w:rsidRDefault="00AD050D" w:rsidP="00183012">
      <w:pPr>
        <w:pStyle w:val="3"/>
      </w:pPr>
      <w:bookmarkStart w:id="71" w:name="_Toc16632679"/>
      <w:r w:rsidRPr="002D0D81">
        <w:rPr>
          <w:rFonts w:hint="eastAsia"/>
        </w:rPr>
        <w:t>资产的描述规约</w:t>
      </w:r>
      <w:bookmarkEnd w:id="71"/>
    </w:p>
    <w:p w14:paraId="57E10613" w14:textId="77777777" w:rsidR="00AD050D" w:rsidRPr="002D0D81" w:rsidRDefault="00AD050D" w:rsidP="009671BA">
      <w:pPr>
        <w:pStyle w:val="affa"/>
        <w:spacing w:line="360" w:lineRule="auto"/>
        <w:ind w:firstLine="480"/>
        <w:jc w:val="left"/>
      </w:pPr>
      <w:r w:rsidRPr="002D0D81">
        <w:rPr>
          <w:rFonts w:hint="eastAsia"/>
        </w:rPr>
        <w:t>对于资产的描述规约，需要更形式化的表示以支持工具化处理，为此我们采用剖面描述文件来规约资产。剖面描述文件用于验证资产实体描述文件的正确性，描述了特定类型资产描述文件的语义约束。剖面描述文件是一种基于</w:t>
      </w:r>
      <w:r w:rsidRPr="002D0D81">
        <w:rPr>
          <w:rFonts w:hint="eastAsia"/>
        </w:rPr>
        <w:t>X</w:t>
      </w:r>
      <w:r w:rsidRPr="002D0D81">
        <w:t>ML Schema</w:t>
      </w:r>
      <w:r w:rsidRPr="002D0D81">
        <w:t>的文档</w:t>
      </w:r>
      <w:r w:rsidRPr="002D0D81">
        <w:rPr>
          <w:rFonts w:hint="eastAsia"/>
        </w:rPr>
        <w:t>（即</w:t>
      </w:r>
      <w:r w:rsidRPr="002D0D81">
        <w:rPr>
          <w:rFonts w:hint="eastAsia"/>
        </w:rPr>
        <w:t>.</w:t>
      </w:r>
      <w:r w:rsidRPr="002D0D81">
        <w:t>xsd</w:t>
      </w:r>
      <w:r w:rsidRPr="002D0D81">
        <w:t>文件</w:t>
      </w:r>
      <w:r w:rsidRPr="002D0D81">
        <w:rPr>
          <w:rFonts w:hint="eastAsia"/>
        </w:rPr>
        <w:t>）。</w:t>
      </w:r>
    </w:p>
    <w:p w14:paraId="6EB2EBAE" w14:textId="77777777" w:rsidR="00AD050D" w:rsidRPr="002D0D81" w:rsidRDefault="00AD050D" w:rsidP="009671BA">
      <w:pPr>
        <w:pStyle w:val="affa"/>
        <w:spacing w:line="360" w:lineRule="auto"/>
        <w:ind w:firstLine="480"/>
        <w:jc w:val="left"/>
      </w:pPr>
      <w:r w:rsidRPr="002D0D81">
        <w:rPr>
          <w:rFonts w:hint="eastAsia"/>
        </w:rPr>
        <w:t>X</w:t>
      </w:r>
      <w:r w:rsidRPr="002D0D81">
        <w:t>ML Schema</w:t>
      </w:r>
      <w:r w:rsidRPr="002D0D81">
        <w:rPr>
          <w:rFonts w:hint="eastAsia"/>
        </w:rPr>
        <w:t>定义了文件的所有标记以及标记之间的逻辑关系，它可以帮助分析程序校验文件标一记的合法性，涉及同一领域的文档可以使用统一的</w:t>
      </w:r>
      <w:r w:rsidRPr="002D0D81">
        <w:t>Schema</w:t>
      </w:r>
      <w:r w:rsidRPr="002D0D81">
        <w:rPr>
          <w:rFonts w:hint="eastAsia"/>
        </w:rPr>
        <w:t>。项目使用</w:t>
      </w:r>
      <w:r w:rsidRPr="002D0D81">
        <w:rPr>
          <w:rFonts w:hint="eastAsia"/>
        </w:rPr>
        <w:t>X</w:t>
      </w:r>
      <w:r w:rsidRPr="002D0D81">
        <w:t>ML Schema</w:t>
      </w:r>
      <w:r w:rsidRPr="002D0D81">
        <w:rPr>
          <w:rFonts w:hint="eastAsia"/>
        </w:rPr>
        <w:t>伴随着资产实体描述，作为资产实体描述的类型定义文件，定义了资产的组织结构、内容、限制、可共享的词汇表以及使用这些词汇表的文档结构以及提供它们之间的联系手段。</w:t>
      </w:r>
    </w:p>
    <w:p w14:paraId="610857D0" w14:textId="77777777" w:rsidR="00AD050D" w:rsidRPr="002D0D81" w:rsidRDefault="00AD050D" w:rsidP="009671BA">
      <w:pPr>
        <w:pStyle w:val="affa"/>
        <w:spacing w:line="360" w:lineRule="auto"/>
        <w:ind w:firstLine="480"/>
        <w:jc w:val="left"/>
      </w:pPr>
      <w:r w:rsidRPr="002D0D81">
        <w:rPr>
          <w:rFonts w:hint="eastAsia"/>
        </w:rPr>
        <w:t>设计一个完备的、可扩展的资产描述体系，是构建整个资产库管理系统的关键。一个良好的资产描述方法应具有一定的形式化描述的逻辑基础，它不仅要有丰富的语义，而且应该具备语法简单、结构清晰易读、语义的扩展能力强等主要的特点。</w:t>
      </w:r>
    </w:p>
    <w:p w14:paraId="181DAC18" w14:textId="77777777" w:rsidR="00AD050D" w:rsidRPr="002D0D81" w:rsidRDefault="00AD050D" w:rsidP="009671BA">
      <w:pPr>
        <w:pStyle w:val="affa"/>
        <w:spacing w:line="360" w:lineRule="auto"/>
        <w:ind w:firstLine="480"/>
        <w:jc w:val="left"/>
      </w:pPr>
      <w:r w:rsidRPr="002D0D81">
        <w:rPr>
          <w:rFonts w:hint="eastAsia"/>
        </w:rPr>
        <w:t>X</w:t>
      </w:r>
      <w:r w:rsidRPr="002D0D81">
        <w:t>ML</w:t>
      </w:r>
      <w:r w:rsidRPr="002D0D81">
        <w:rPr>
          <w:rFonts w:hint="eastAsia"/>
        </w:rPr>
        <w:t>语言本身的树结构特征</w:t>
      </w:r>
      <w:r w:rsidRPr="002D0D81">
        <w:rPr>
          <w:rFonts w:hint="eastAsia"/>
        </w:rPr>
        <w:t>,</w:t>
      </w:r>
      <w:r w:rsidRPr="002D0D81">
        <w:rPr>
          <w:rFonts w:hint="eastAsia"/>
        </w:rPr>
        <w:t>良好的规范性，以及独有的扩展性、结构性和有效性提供了我们开发这样一种描述方法的可能，使得</w:t>
      </w:r>
      <w:r w:rsidRPr="002D0D81">
        <w:rPr>
          <w:rFonts w:hint="eastAsia"/>
        </w:rPr>
        <w:t>XML</w:t>
      </w:r>
      <w:r w:rsidRPr="002D0D81">
        <w:rPr>
          <w:rFonts w:hint="eastAsia"/>
        </w:rPr>
        <w:t>语言成为资产描述的上佳选择。资产实体描述文件是描述可复用资产的文档，它是对某特定剖面验证有效的文档</w:t>
      </w:r>
      <w:r w:rsidRPr="002D0D81">
        <w:rPr>
          <w:rFonts w:hint="eastAsia"/>
        </w:rPr>
        <w:t>,</w:t>
      </w:r>
      <w:r w:rsidRPr="002D0D81">
        <w:rPr>
          <w:rFonts w:hint="eastAsia"/>
        </w:rPr>
        <w:t>一般命名为或。</w:t>
      </w:r>
    </w:p>
    <w:p w14:paraId="455FCCEA" w14:textId="77777777" w:rsidR="00AD050D" w:rsidRPr="002D0D81" w:rsidRDefault="00AD050D" w:rsidP="009671BA">
      <w:pPr>
        <w:pStyle w:val="affa"/>
        <w:spacing w:line="360" w:lineRule="auto"/>
        <w:ind w:firstLine="480"/>
        <w:jc w:val="left"/>
      </w:pPr>
      <w:r w:rsidRPr="002D0D81">
        <w:rPr>
          <w:rFonts w:hint="eastAsia"/>
        </w:rPr>
        <w:t>资产实体描述文件对于资产而言就相当于身份证，标示了资产的剖面类型、包含的制品、使用规则、各种分类信息和相关资产信息等。而每个实体描述文档可通过引用与剖面相关的文档来对其进行验证。下图</w:t>
      </w:r>
      <w:r w:rsidRPr="002D0D81">
        <w:rPr>
          <w:rFonts w:hint="eastAsia"/>
        </w:rPr>
        <w:t>6-</w:t>
      </w:r>
      <w:r w:rsidRPr="002D0D81">
        <w:t>2</w:t>
      </w:r>
      <w:r w:rsidRPr="002D0D81">
        <w:rPr>
          <w:rFonts w:hint="eastAsia"/>
        </w:rPr>
        <w:t>-</w:t>
      </w:r>
      <w:r w:rsidRPr="002D0D81">
        <w:t>1</w:t>
      </w:r>
      <w:r w:rsidRPr="002D0D81">
        <w:rPr>
          <w:rFonts w:hint="eastAsia"/>
        </w:rPr>
        <w:t>为资产描述的组成。</w:t>
      </w:r>
    </w:p>
    <w:p w14:paraId="07450FB1" w14:textId="77777777" w:rsidR="00AD050D" w:rsidRPr="002D0D81" w:rsidRDefault="00AD050D" w:rsidP="009671BA">
      <w:pPr>
        <w:pStyle w:val="affa"/>
        <w:spacing w:line="360" w:lineRule="auto"/>
        <w:ind w:firstLine="480"/>
        <w:jc w:val="left"/>
      </w:pPr>
    </w:p>
    <w:p w14:paraId="7F77B53D" w14:textId="77777777" w:rsidR="00AD050D" w:rsidRPr="002D0D81" w:rsidRDefault="00AD050D" w:rsidP="009671BA">
      <w:pPr>
        <w:pStyle w:val="affa"/>
        <w:spacing w:line="360" w:lineRule="auto"/>
        <w:ind w:firstLineChars="0" w:firstLine="0"/>
        <w:jc w:val="center"/>
      </w:pPr>
      <w:r w:rsidRPr="002D0D81">
        <w:object w:dxaOrig="10411" w:dyaOrig="7291" w14:anchorId="3D45137D">
          <v:shape id="_x0000_i1044" type="#_x0000_t75" style="width:411.75pt;height:4in" o:ole="">
            <v:imagedata r:id="rId58" o:title=""/>
          </v:shape>
          <o:OLEObject Type="Embed" ProgID="Visio.Drawing.15" ShapeID="_x0000_i1044" DrawAspect="Content" ObjectID="_1627811637" r:id="rId59"/>
        </w:object>
      </w:r>
    </w:p>
    <w:p w14:paraId="2E70F15A" w14:textId="77777777" w:rsidR="00AD050D" w:rsidRPr="002D0D81" w:rsidRDefault="00AD050D" w:rsidP="009671BA">
      <w:pPr>
        <w:pStyle w:val="afff2"/>
      </w:pPr>
    </w:p>
    <w:p w14:paraId="3DE7DDD7" w14:textId="77777777" w:rsidR="00AD050D" w:rsidRPr="002D0D81" w:rsidRDefault="00AD050D" w:rsidP="009671BA">
      <w:pPr>
        <w:pStyle w:val="afff2"/>
      </w:pPr>
      <w:r w:rsidRPr="002D0D81">
        <w:rPr>
          <w:rFonts w:hint="eastAsia"/>
        </w:rPr>
        <w:t>图</w:t>
      </w:r>
      <w:r w:rsidRPr="002D0D81">
        <w:rPr>
          <w:rFonts w:hint="eastAsia"/>
        </w:rPr>
        <w:t>6-</w:t>
      </w:r>
      <w:r w:rsidRPr="002D0D81">
        <w:t>2</w:t>
      </w:r>
      <w:r w:rsidRPr="002D0D81">
        <w:rPr>
          <w:rFonts w:hint="eastAsia"/>
        </w:rPr>
        <w:t>-</w:t>
      </w:r>
      <w:r w:rsidRPr="002D0D81">
        <w:t xml:space="preserve">1 </w:t>
      </w:r>
      <w:r w:rsidRPr="002D0D81">
        <w:rPr>
          <w:rFonts w:hint="eastAsia"/>
        </w:rPr>
        <w:t>资产的描述</w:t>
      </w:r>
      <w:r w:rsidRPr="002D0D81">
        <w:t>组成</w:t>
      </w:r>
    </w:p>
    <w:p w14:paraId="03365A46" w14:textId="77777777" w:rsidR="00AD050D" w:rsidRPr="002D0D81" w:rsidRDefault="00AD050D" w:rsidP="009671BA"/>
    <w:p w14:paraId="5731E8C0" w14:textId="77777777" w:rsidR="00AD050D" w:rsidRPr="002D0D81" w:rsidRDefault="00AD050D" w:rsidP="00183012">
      <w:pPr>
        <w:pStyle w:val="3"/>
      </w:pPr>
      <w:bookmarkStart w:id="72" w:name="_Toc16632680"/>
      <w:r w:rsidRPr="002D0D81">
        <w:rPr>
          <w:rFonts w:hint="eastAsia"/>
        </w:rPr>
        <w:t>资产的本体建模</w:t>
      </w:r>
      <w:bookmarkEnd w:id="72"/>
    </w:p>
    <w:p w14:paraId="30BAE5DF" w14:textId="77777777" w:rsidR="00AD050D" w:rsidRPr="002D0D81" w:rsidRDefault="00AD050D" w:rsidP="009671BA">
      <w:pPr>
        <w:pStyle w:val="affa"/>
        <w:spacing w:line="360" w:lineRule="auto"/>
        <w:ind w:firstLine="480"/>
        <w:jc w:val="left"/>
      </w:pPr>
      <w:r w:rsidRPr="002D0D81">
        <w:rPr>
          <w:rFonts w:hint="eastAsia"/>
        </w:rPr>
        <w:t>本体最早是一个哲学的范畴，是对世界任何领域内的真实存在所做出的客观描述。</w:t>
      </w:r>
      <w:r w:rsidRPr="002D0D81">
        <w:rPr>
          <w:rFonts w:hint="eastAsia"/>
        </w:rPr>
        <w:t>2</w:t>
      </w:r>
      <w:r w:rsidRPr="002D0D81">
        <w:t>0</w:t>
      </w:r>
      <w:r w:rsidRPr="002D0D81">
        <w:rPr>
          <w:rFonts w:hint="eastAsia"/>
        </w:rPr>
        <w:t>世纪</w:t>
      </w:r>
      <w:r w:rsidRPr="002D0D81">
        <w:rPr>
          <w:rFonts w:hint="eastAsia"/>
        </w:rPr>
        <w:t>9</w:t>
      </w:r>
      <w:r w:rsidRPr="002D0D81">
        <w:t>0</w:t>
      </w:r>
      <w:r w:rsidRPr="002D0D81">
        <w:rPr>
          <w:rFonts w:hint="eastAsia"/>
        </w:rPr>
        <w:t>年代以来，人们将本体的概念引入计算机领域，本体被赋予了新的定义。关于本体，目前最完善且被公认的定义是：“共享概念模型的明确的形式化规范说明”，本体模型包含以下几个方面的含义：</w:t>
      </w:r>
    </w:p>
    <w:p w14:paraId="0D115782"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1</w:t>
      </w:r>
      <w:r w:rsidRPr="002D0D81">
        <w:rPr>
          <w:rFonts w:hint="eastAsia"/>
        </w:rPr>
        <w:t>）概念模型</w:t>
      </w:r>
    </w:p>
    <w:p w14:paraId="6D56D23E" w14:textId="77777777" w:rsidR="00AD050D" w:rsidRPr="002D0D81" w:rsidRDefault="00AD050D" w:rsidP="009671BA">
      <w:pPr>
        <w:pStyle w:val="affa"/>
        <w:spacing w:line="360" w:lineRule="auto"/>
        <w:ind w:firstLine="480"/>
        <w:jc w:val="left"/>
      </w:pPr>
      <w:r w:rsidRPr="002D0D81">
        <w:rPr>
          <w:rFonts w:hint="eastAsia"/>
        </w:rPr>
        <w:t>本体是客观世界中一些对象的特性或本质揭示出来而得到的抽象模型。</w:t>
      </w:r>
    </w:p>
    <w:p w14:paraId="36CC8152"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2</w:t>
      </w:r>
      <w:r w:rsidRPr="002D0D81">
        <w:rPr>
          <w:rFonts w:hint="eastAsia"/>
        </w:rPr>
        <w:t>）明确</w:t>
      </w:r>
    </w:p>
    <w:p w14:paraId="5E89F6BC" w14:textId="77777777" w:rsidR="00AD050D" w:rsidRPr="002D0D81" w:rsidRDefault="00AD050D" w:rsidP="009671BA">
      <w:pPr>
        <w:pStyle w:val="affa"/>
        <w:spacing w:line="360" w:lineRule="auto"/>
        <w:ind w:firstLine="480"/>
        <w:jc w:val="left"/>
      </w:pPr>
      <w:r w:rsidRPr="002D0D81">
        <w:rPr>
          <w:rFonts w:hint="eastAsia"/>
        </w:rPr>
        <w:t>所使用的概念，概念与概念间的关系，以及使用这些概念的约束都有明确的定义。</w:t>
      </w:r>
    </w:p>
    <w:p w14:paraId="6DCB833B"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3</w:t>
      </w:r>
      <w:r w:rsidRPr="002D0D81">
        <w:rPr>
          <w:rFonts w:hint="eastAsia"/>
        </w:rPr>
        <w:t>）形式化</w:t>
      </w:r>
    </w:p>
    <w:p w14:paraId="33764EB8" w14:textId="77777777" w:rsidR="00AD050D" w:rsidRPr="002D0D81" w:rsidRDefault="00AD050D" w:rsidP="009671BA">
      <w:pPr>
        <w:pStyle w:val="affa"/>
        <w:spacing w:line="360" w:lineRule="auto"/>
        <w:ind w:firstLine="480"/>
        <w:jc w:val="left"/>
      </w:pPr>
      <w:r w:rsidRPr="002D0D81">
        <w:rPr>
          <w:rFonts w:hint="eastAsia"/>
        </w:rPr>
        <w:t>对本体的定义具有精确的数学描述，使计算机可理解。</w:t>
      </w:r>
    </w:p>
    <w:p w14:paraId="5CB6AC0E"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4</w:t>
      </w:r>
      <w:r w:rsidRPr="002D0D81">
        <w:rPr>
          <w:rFonts w:hint="eastAsia"/>
        </w:rPr>
        <w:t>）共享</w:t>
      </w:r>
    </w:p>
    <w:p w14:paraId="66F36C4D" w14:textId="77777777" w:rsidR="00AD050D" w:rsidRPr="002D0D81" w:rsidRDefault="00AD050D" w:rsidP="009671BA">
      <w:pPr>
        <w:pStyle w:val="affa"/>
        <w:spacing w:line="360" w:lineRule="auto"/>
        <w:ind w:firstLine="480"/>
        <w:jc w:val="left"/>
      </w:pPr>
      <w:r w:rsidRPr="002D0D81">
        <w:rPr>
          <w:rFonts w:hint="eastAsia"/>
        </w:rPr>
        <w:t>本体中表达的知识是其使用者共同认可的，是某个特定领域的公共知识，反映的是相关领域公认的概念集。</w:t>
      </w:r>
    </w:p>
    <w:p w14:paraId="238EB04C" w14:textId="77777777" w:rsidR="00AD050D" w:rsidRPr="002D0D81" w:rsidRDefault="00AD050D" w:rsidP="009671BA">
      <w:pPr>
        <w:pStyle w:val="affa"/>
        <w:spacing w:line="360" w:lineRule="auto"/>
        <w:ind w:firstLine="480"/>
        <w:jc w:val="left"/>
      </w:pPr>
      <w:r w:rsidRPr="002D0D81">
        <w:t>构造本体模型的过程如下</w:t>
      </w:r>
      <w:r w:rsidRPr="002D0D81">
        <w:rPr>
          <w:rFonts w:hint="eastAsia"/>
        </w:rPr>
        <w:t>：</w:t>
      </w:r>
    </w:p>
    <w:p w14:paraId="340E23C9"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1</w:t>
      </w:r>
      <w:r w:rsidRPr="002D0D81">
        <w:rPr>
          <w:rFonts w:hint="eastAsia"/>
        </w:rPr>
        <w:t>）确定本体表示的对象的目的及范围，定义领域内的概念、属性及其定义域；</w:t>
      </w:r>
    </w:p>
    <w:p w14:paraId="1D7F9722"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2</w:t>
      </w:r>
      <w:r w:rsidRPr="002D0D81">
        <w:rPr>
          <w:rFonts w:hint="eastAsia"/>
        </w:rPr>
        <w:t>）分析各个领域本体之间、本体属性、本体类之间相互关系，定义概念之间的层次关系；</w:t>
      </w:r>
    </w:p>
    <w:p w14:paraId="42D5C745"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3</w:t>
      </w:r>
      <w:r w:rsidRPr="002D0D81">
        <w:rPr>
          <w:rFonts w:hint="eastAsia"/>
        </w:rPr>
        <w:t>）添加属性的实例；</w:t>
      </w:r>
    </w:p>
    <w:p w14:paraId="1E4A8CB1"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4</w:t>
      </w:r>
      <w:r w:rsidRPr="002D0D81">
        <w:rPr>
          <w:rFonts w:hint="eastAsia"/>
        </w:rPr>
        <w:t>）使用本体建模语言表示本体；</w:t>
      </w:r>
    </w:p>
    <w:p w14:paraId="2D0427FC"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5</w:t>
      </w:r>
      <w:r w:rsidRPr="002D0D81">
        <w:rPr>
          <w:rFonts w:hint="eastAsia"/>
        </w:rPr>
        <w:t>）对构造的本体的检测和评价。</w:t>
      </w:r>
    </w:p>
    <w:p w14:paraId="137EC58B" w14:textId="77777777" w:rsidR="00AD050D" w:rsidRPr="002D0D81" w:rsidRDefault="00AD050D" w:rsidP="009671BA">
      <w:pPr>
        <w:pStyle w:val="affa"/>
        <w:spacing w:line="360" w:lineRule="auto"/>
        <w:ind w:firstLine="480"/>
        <w:jc w:val="left"/>
      </w:pPr>
      <w:r w:rsidRPr="002D0D81">
        <w:t>下图</w:t>
      </w:r>
      <w:r w:rsidRPr="002D0D81">
        <w:rPr>
          <w:rFonts w:hint="eastAsia"/>
        </w:rPr>
        <w:t>6-</w:t>
      </w:r>
      <w:r w:rsidRPr="002D0D81">
        <w:t>2</w:t>
      </w:r>
      <w:r w:rsidRPr="002D0D81">
        <w:rPr>
          <w:rFonts w:hint="eastAsia"/>
        </w:rPr>
        <w:t>-</w:t>
      </w:r>
      <w:r w:rsidRPr="002D0D81">
        <w:t>2</w:t>
      </w:r>
      <w:r w:rsidRPr="002D0D81">
        <w:t>为构造本体的</w:t>
      </w:r>
      <w:r w:rsidRPr="002D0D81">
        <w:rPr>
          <w:rFonts w:hint="eastAsia"/>
        </w:rPr>
        <w:t>流程</w:t>
      </w:r>
      <w:r w:rsidRPr="002D0D81">
        <w:t>图</w:t>
      </w:r>
      <w:r w:rsidRPr="002D0D81">
        <w:rPr>
          <w:rFonts w:hint="eastAsia"/>
        </w:rPr>
        <w:t>。</w:t>
      </w:r>
    </w:p>
    <w:p w14:paraId="016D148E" w14:textId="77777777" w:rsidR="00AD050D" w:rsidRPr="002D0D81" w:rsidRDefault="00AD050D" w:rsidP="009671BA">
      <w:pPr>
        <w:pStyle w:val="affa"/>
        <w:spacing w:line="360" w:lineRule="auto"/>
        <w:ind w:firstLine="480"/>
        <w:jc w:val="left"/>
      </w:pPr>
    </w:p>
    <w:p w14:paraId="50BA41C2" w14:textId="77777777" w:rsidR="00AD050D" w:rsidRPr="002D0D81" w:rsidRDefault="00AD050D" w:rsidP="009671BA">
      <w:pPr>
        <w:pStyle w:val="affa"/>
        <w:spacing w:line="360" w:lineRule="auto"/>
        <w:ind w:firstLineChars="0" w:firstLine="0"/>
        <w:jc w:val="center"/>
      </w:pPr>
      <w:r w:rsidRPr="002D0D81">
        <w:object w:dxaOrig="5685" w:dyaOrig="7140" w14:anchorId="1E096938">
          <v:shape id="_x0000_i1045" type="#_x0000_t75" style="width:210pt;height:264.75pt" o:ole="">
            <v:imagedata r:id="rId60" o:title=""/>
          </v:shape>
          <o:OLEObject Type="Embed" ProgID="Visio.Drawing.15" ShapeID="_x0000_i1045" DrawAspect="Content" ObjectID="_1627811638" r:id="rId61"/>
        </w:object>
      </w:r>
    </w:p>
    <w:p w14:paraId="147995D5" w14:textId="77777777" w:rsidR="00AD050D" w:rsidRPr="002D0D81" w:rsidRDefault="00AD050D" w:rsidP="009671BA">
      <w:pPr>
        <w:pStyle w:val="afff2"/>
      </w:pPr>
    </w:p>
    <w:p w14:paraId="1775CFF8" w14:textId="77777777" w:rsidR="00AD050D" w:rsidRPr="002D0D81" w:rsidRDefault="00AD050D" w:rsidP="009671BA">
      <w:pPr>
        <w:pStyle w:val="afff2"/>
      </w:pPr>
      <w:r w:rsidRPr="002D0D81">
        <w:rPr>
          <w:rFonts w:hint="eastAsia"/>
        </w:rPr>
        <w:t>图</w:t>
      </w:r>
      <w:r w:rsidRPr="002D0D81">
        <w:rPr>
          <w:rFonts w:hint="eastAsia"/>
        </w:rPr>
        <w:t xml:space="preserve"> </w:t>
      </w:r>
      <w:r w:rsidRPr="002D0D81">
        <w:t>6</w:t>
      </w:r>
      <w:r w:rsidRPr="002D0D81">
        <w:rPr>
          <w:rFonts w:hint="eastAsia"/>
        </w:rPr>
        <w:t>-</w:t>
      </w:r>
      <w:r w:rsidRPr="002D0D81">
        <w:t>2</w:t>
      </w:r>
      <w:r w:rsidRPr="002D0D81">
        <w:rPr>
          <w:rFonts w:hint="eastAsia"/>
        </w:rPr>
        <w:t>-</w:t>
      </w:r>
      <w:r w:rsidRPr="002D0D81">
        <w:t xml:space="preserve">2 </w:t>
      </w:r>
      <w:r w:rsidRPr="002D0D81">
        <w:rPr>
          <w:rFonts w:hint="eastAsia"/>
        </w:rPr>
        <w:t>构造</w:t>
      </w:r>
      <w:r w:rsidRPr="002D0D81">
        <w:t>本体流程图</w:t>
      </w:r>
    </w:p>
    <w:p w14:paraId="1DB80A6E" w14:textId="77777777" w:rsidR="00AD050D" w:rsidRPr="002D0D81" w:rsidRDefault="00AD050D" w:rsidP="009671BA"/>
    <w:p w14:paraId="3874CD51" w14:textId="77777777" w:rsidR="00AD050D" w:rsidRPr="002D0D81" w:rsidRDefault="00AD050D" w:rsidP="009671BA">
      <w:pPr>
        <w:pStyle w:val="affa"/>
        <w:spacing w:line="360" w:lineRule="auto"/>
        <w:ind w:firstLine="480"/>
        <w:jc w:val="left"/>
      </w:pPr>
      <w:r w:rsidRPr="002D0D81">
        <w:rPr>
          <w:rFonts w:hint="eastAsia"/>
        </w:rPr>
        <w:t>本体建设的方式一般有两种类型一种是在领域专家和知识工程师的参与下，从抽象功能概念入手构建领域本体框架；另外一种是利用己经存在的自由文本、半结构化数据、数据库等网络资源，从这些资源中抽取语义信息来构建本体。</w:t>
      </w:r>
    </w:p>
    <w:p w14:paraId="73F56E78" w14:textId="77777777" w:rsidR="00AD050D" w:rsidRPr="002D0D81" w:rsidRDefault="00AD050D" w:rsidP="009671BA">
      <w:pPr>
        <w:pStyle w:val="affa"/>
        <w:spacing w:line="360" w:lineRule="auto"/>
        <w:ind w:firstLine="480"/>
        <w:jc w:val="left"/>
      </w:pPr>
      <w:r w:rsidRPr="002D0D81">
        <w:rPr>
          <w:rFonts w:hint="eastAsia"/>
        </w:rPr>
        <w:t>构造资产本体的目的是为了实现资产的语义检索。资产本体的作用在于给出了某个领域内的特定词汇表、概念以及概念之间的关系，从而清晰地表示了该领域资产的层次结构与语义关联关系。</w:t>
      </w:r>
    </w:p>
    <w:p w14:paraId="299BEDD4" w14:textId="77777777" w:rsidR="00AD050D" w:rsidRPr="002D0D81" w:rsidRDefault="00AD050D" w:rsidP="009671BA">
      <w:pPr>
        <w:pStyle w:val="affa"/>
        <w:spacing w:line="360" w:lineRule="auto"/>
        <w:ind w:firstLine="480"/>
        <w:jc w:val="left"/>
      </w:pPr>
      <w:r w:rsidRPr="002D0D81">
        <w:rPr>
          <w:rFonts w:hint="eastAsia"/>
        </w:rPr>
        <w:t>将软件资产的描述模型描述为一个六元组</w:t>
      </w:r>
      <w:r w:rsidRPr="002D0D81">
        <w:rPr>
          <w:rFonts w:hint="eastAsia"/>
        </w:rPr>
        <w:t xml:space="preserve"> A</w:t>
      </w:r>
      <w:r w:rsidRPr="002D0D81">
        <w:t>=&lt;AID</w:t>
      </w:r>
      <w:r w:rsidRPr="002D0D81">
        <w:rPr>
          <w:rFonts w:hint="eastAsia"/>
        </w:rPr>
        <w:t>、</w:t>
      </w:r>
      <w:r w:rsidRPr="002D0D81">
        <w:rPr>
          <w:rFonts w:hint="eastAsia"/>
        </w:rPr>
        <w:t>A</w:t>
      </w:r>
      <w:r w:rsidRPr="002D0D81">
        <w:t>A</w:t>
      </w:r>
      <w:r w:rsidRPr="002D0D81">
        <w:rPr>
          <w:rFonts w:hint="eastAsia"/>
        </w:rPr>
        <w:t>、</w:t>
      </w:r>
      <w:r w:rsidRPr="002D0D81">
        <w:rPr>
          <w:rFonts w:hint="eastAsia"/>
        </w:rPr>
        <w:t>A</w:t>
      </w:r>
      <w:r w:rsidRPr="002D0D81">
        <w:t>T</w:t>
      </w:r>
      <w:r w:rsidRPr="002D0D81">
        <w:rPr>
          <w:rFonts w:hint="eastAsia"/>
        </w:rPr>
        <w:t>、</w:t>
      </w:r>
      <w:r w:rsidRPr="002D0D81">
        <w:rPr>
          <w:rFonts w:hint="eastAsia"/>
        </w:rPr>
        <w:t>A</w:t>
      </w:r>
      <w:r w:rsidRPr="002D0D81">
        <w:t>D</w:t>
      </w:r>
      <w:r w:rsidRPr="002D0D81">
        <w:rPr>
          <w:rFonts w:hint="eastAsia"/>
        </w:rPr>
        <w:t>、</w:t>
      </w:r>
      <w:r w:rsidRPr="002D0D81">
        <w:rPr>
          <w:rFonts w:hint="eastAsia"/>
        </w:rPr>
        <w:t>A</w:t>
      </w:r>
      <w:r w:rsidRPr="002D0D81">
        <w:t>O</w:t>
      </w:r>
      <w:r w:rsidRPr="002D0D81">
        <w:rPr>
          <w:rFonts w:hint="eastAsia"/>
        </w:rPr>
        <w:t>&gt;</w:t>
      </w:r>
      <w:r w:rsidRPr="002D0D81">
        <w:rPr>
          <w:rFonts w:hint="eastAsia"/>
        </w:rPr>
        <w:t>。</w:t>
      </w:r>
    </w:p>
    <w:p w14:paraId="5DFF97C9" w14:textId="77777777" w:rsidR="00AD050D" w:rsidRPr="002D0D81" w:rsidRDefault="00AD050D" w:rsidP="009671BA">
      <w:pPr>
        <w:pStyle w:val="affa"/>
        <w:spacing w:line="360" w:lineRule="auto"/>
        <w:ind w:firstLine="480"/>
        <w:jc w:val="left"/>
      </w:pPr>
      <w:r w:rsidRPr="002D0D81">
        <w:rPr>
          <w:rFonts w:hint="eastAsia"/>
        </w:rPr>
        <w:t>A</w:t>
      </w:r>
      <w:r w:rsidRPr="002D0D81">
        <w:rPr>
          <w:rFonts w:hint="eastAsia"/>
        </w:rPr>
        <w:t>：表示资产本体</w:t>
      </w:r>
    </w:p>
    <w:p w14:paraId="316ED595" w14:textId="77777777" w:rsidR="00AD050D" w:rsidRPr="002D0D81" w:rsidRDefault="00AD050D" w:rsidP="009671BA">
      <w:pPr>
        <w:pStyle w:val="affa"/>
        <w:spacing w:line="360" w:lineRule="auto"/>
        <w:ind w:firstLine="480"/>
        <w:jc w:val="left"/>
      </w:pPr>
      <w:r w:rsidRPr="002D0D81">
        <w:rPr>
          <w:rFonts w:hint="eastAsia"/>
        </w:rPr>
        <w:t>A</w:t>
      </w:r>
      <w:r w:rsidRPr="002D0D81">
        <w:t>ID</w:t>
      </w:r>
      <w:r w:rsidRPr="002D0D81">
        <w:rPr>
          <w:rFonts w:hint="eastAsia"/>
        </w:rPr>
        <w:t>：表示资产的标识</w:t>
      </w:r>
    </w:p>
    <w:p w14:paraId="04048DA0" w14:textId="77777777" w:rsidR="00AD050D" w:rsidRPr="002D0D81" w:rsidRDefault="00AD050D" w:rsidP="009671BA">
      <w:pPr>
        <w:pStyle w:val="affa"/>
        <w:spacing w:line="360" w:lineRule="auto"/>
        <w:ind w:firstLine="480"/>
        <w:jc w:val="left"/>
      </w:pPr>
      <w:r w:rsidRPr="002D0D81">
        <w:rPr>
          <w:rFonts w:hint="eastAsia"/>
        </w:rPr>
        <w:t>A</w:t>
      </w:r>
      <w:r w:rsidRPr="002D0D81">
        <w:t>A</w:t>
      </w:r>
      <w:r w:rsidRPr="002D0D81">
        <w:rPr>
          <w:rFonts w:hint="eastAsia"/>
        </w:rPr>
        <w:t>：表示资产的属性集合</w:t>
      </w:r>
    </w:p>
    <w:p w14:paraId="3DB9D418" w14:textId="77777777" w:rsidR="00AD050D" w:rsidRPr="002D0D81" w:rsidRDefault="00AD050D" w:rsidP="009671BA">
      <w:pPr>
        <w:pStyle w:val="affa"/>
        <w:spacing w:line="360" w:lineRule="auto"/>
        <w:ind w:firstLine="480"/>
        <w:jc w:val="left"/>
      </w:pPr>
      <w:r w:rsidRPr="002D0D81">
        <w:t>AT</w:t>
      </w:r>
      <w:r w:rsidRPr="002D0D81">
        <w:rPr>
          <w:rFonts w:hint="eastAsia"/>
        </w:rPr>
        <w:t>：表示资产的子类描述树</w:t>
      </w:r>
    </w:p>
    <w:p w14:paraId="1D0A7390" w14:textId="77777777" w:rsidR="00AD050D" w:rsidRPr="002D0D81" w:rsidRDefault="00AD050D" w:rsidP="009671BA">
      <w:pPr>
        <w:pStyle w:val="affa"/>
        <w:spacing w:line="360" w:lineRule="auto"/>
        <w:ind w:firstLine="480"/>
        <w:jc w:val="left"/>
      </w:pPr>
      <w:r w:rsidRPr="002D0D81">
        <w:rPr>
          <w:rFonts w:hint="eastAsia"/>
        </w:rPr>
        <w:t>A</w:t>
      </w:r>
      <w:r w:rsidRPr="002D0D81">
        <w:t>D</w:t>
      </w:r>
      <w:r w:rsidRPr="002D0D81">
        <w:rPr>
          <w:rFonts w:hint="eastAsia"/>
        </w:rPr>
        <w:t>：表示资产文件</w:t>
      </w:r>
    </w:p>
    <w:p w14:paraId="350022CC" w14:textId="77777777" w:rsidR="00AD050D" w:rsidRPr="002D0D81" w:rsidRDefault="00AD050D" w:rsidP="009671BA">
      <w:pPr>
        <w:pStyle w:val="affa"/>
        <w:spacing w:line="360" w:lineRule="auto"/>
        <w:ind w:firstLine="480"/>
        <w:jc w:val="left"/>
      </w:pPr>
      <w:r w:rsidRPr="002D0D81">
        <w:t>AO</w:t>
      </w:r>
      <w:r w:rsidRPr="002D0D81">
        <w:rPr>
          <w:rFonts w:hint="eastAsia"/>
        </w:rPr>
        <w:t>：表示资产本体树</w:t>
      </w:r>
    </w:p>
    <w:p w14:paraId="6143AA86" w14:textId="77777777" w:rsidR="00AD050D" w:rsidRPr="002D0D81" w:rsidRDefault="00AD050D" w:rsidP="009671BA">
      <w:pPr>
        <w:pStyle w:val="affa"/>
        <w:spacing w:line="360" w:lineRule="auto"/>
        <w:ind w:firstLine="480"/>
        <w:jc w:val="left"/>
      </w:pPr>
      <w:r w:rsidRPr="002D0D81">
        <w:t>资产的属性集合</w:t>
      </w:r>
      <w:r w:rsidRPr="002D0D81">
        <w:rPr>
          <w:rFonts w:hint="eastAsia"/>
        </w:rPr>
        <w:t>A</w:t>
      </w:r>
      <w:r w:rsidRPr="002D0D81">
        <w:t>A</w:t>
      </w:r>
      <w:r w:rsidRPr="002D0D81">
        <w:t>是描述资产的基本信息的集合</w:t>
      </w:r>
      <w:r w:rsidRPr="002D0D81">
        <w:rPr>
          <w:rFonts w:hint="eastAsia"/>
        </w:rPr>
        <w:t>。</w:t>
      </w:r>
    </w:p>
    <w:p w14:paraId="7BF1BC47" w14:textId="77777777" w:rsidR="00AD050D" w:rsidRPr="002D0D81" w:rsidRDefault="00AD050D" w:rsidP="009671BA">
      <w:pPr>
        <w:pStyle w:val="affa"/>
        <w:spacing w:line="360" w:lineRule="auto"/>
        <w:ind w:firstLine="480"/>
        <w:jc w:val="left"/>
      </w:pPr>
      <w:r w:rsidRPr="002D0D81">
        <w:rPr>
          <w:rFonts w:hint="eastAsia"/>
        </w:rPr>
        <w:t>A</w:t>
      </w:r>
      <w:r w:rsidRPr="002D0D81">
        <w:t>A={Attribute| Attribute</w:t>
      </w:r>
      <w:r w:rsidRPr="002D0D81">
        <w:rPr>
          <w:rFonts w:hint="eastAsia"/>
        </w:rPr>
        <w:t>=&lt;name</w:t>
      </w:r>
      <w:r w:rsidRPr="002D0D81">
        <w:rPr>
          <w:rFonts w:hint="eastAsia"/>
        </w:rPr>
        <w:t>，</w:t>
      </w:r>
      <w:r w:rsidRPr="002D0D81">
        <w:rPr>
          <w:rFonts w:hint="eastAsia"/>
        </w:rPr>
        <w:t>v</w:t>
      </w:r>
      <w:r w:rsidRPr="002D0D81">
        <w:t>ersion</w:t>
      </w:r>
      <w:r w:rsidRPr="002D0D81">
        <w:rPr>
          <w:rFonts w:hint="eastAsia"/>
        </w:rPr>
        <w:t>，</w:t>
      </w:r>
      <w:r w:rsidRPr="002D0D81">
        <w:rPr>
          <w:rFonts w:hint="eastAsia"/>
        </w:rPr>
        <w:t>a</w:t>
      </w:r>
      <w:r w:rsidRPr="002D0D81">
        <w:t>uthor</w:t>
      </w:r>
      <w:r w:rsidRPr="002D0D81">
        <w:rPr>
          <w:rFonts w:hint="eastAsia"/>
        </w:rPr>
        <w:t>，</w:t>
      </w:r>
      <w:r w:rsidRPr="002D0D81">
        <w:rPr>
          <w:rFonts w:hint="eastAsia"/>
        </w:rPr>
        <w:t>d</w:t>
      </w:r>
      <w:r w:rsidRPr="002D0D81">
        <w:t>ate</w:t>
      </w:r>
      <w:r w:rsidRPr="002D0D81">
        <w:rPr>
          <w:rFonts w:hint="eastAsia"/>
        </w:rPr>
        <w:t>，</w:t>
      </w:r>
      <w:r w:rsidRPr="002D0D81">
        <w:rPr>
          <w:rFonts w:hint="eastAsia"/>
        </w:rPr>
        <w:t>s</w:t>
      </w:r>
      <w:r w:rsidRPr="002D0D81">
        <w:t>hort_description&gt;}</w:t>
      </w:r>
    </w:p>
    <w:p w14:paraId="03D0FBB0" w14:textId="77777777" w:rsidR="00AD050D" w:rsidRPr="002D0D81" w:rsidRDefault="00AD050D" w:rsidP="009671BA">
      <w:pPr>
        <w:pStyle w:val="affa"/>
        <w:spacing w:line="360" w:lineRule="auto"/>
        <w:ind w:firstLine="480"/>
        <w:jc w:val="left"/>
      </w:pPr>
      <w:r w:rsidRPr="002D0D81">
        <w:t>分别为资产名称</w:t>
      </w:r>
      <w:r w:rsidRPr="002D0D81">
        <w:rPr>
          <w:rFonts w:hint="eastAsia"/>
        </w:rPr>
        <w:t>、</w:t>
      </w:r>
      <w:r w:rsidRPr="002D0D81">
        <w:t>资产版本</w:t>
      </w:r>
      <w:r w:rsidRPr="002D0D81">
        <w:rPr>
          <w:rFonts w:hint="eastAsia"/>
        </w:rPr>
        <w:t>、</w:t>
      </w:r>
      <w:r w:rsidRPr="002D0D81">
        <w:t>资产作者</w:t>
      </w:r>
      <w:r w:rsidRPr="002D0D81">
        <w:rPr>
          <w:rFonts w:hint="eastAsia"/>
        </w:rPr>
        <w:t>、</w:t>
      </w:r>
      <w:r w:rsidRPr="002D0D81">
        <w:t>时间</w:t>
      </w:r>
      <w:r w:rsidRPr="002D0D81">
        <w:rPr>
          <w:rFonts w:hint="eastAsia"/>
        </w:rPr>
        <w:t>、</w:t>
      </w:r>
      <w:r w:rsidRPr="002D0D81">
        <w:t>简要描述</w:t>
      </w:r>
      <w:r w:rsidRPr="002D0D81">
        <w:rPr>
          <w:rFonts w:hint="eastAsia"/>
        </w:rPr>
        <w:t>。</w:t>
      </w:r>
    </w:p>
    <w:p w14:paraId="03544736" w14:textId="77777777" w:rsidR="00AD050D" w:rsidRPr="002D0D81" w:rsidRDefault="00AD050D" w:rsidP="009671BA">
      <w:pPr>
        <w:pStyle w:val="affa"/>
        <w:spacing w:line="360" w:lineRule="auto"/>
        <w:ind w:firstLine="480"/>
        <w:jc w:val="left"/>
      </w:pPr>
      <w:r w:rsidRPr="002D0D81">
        <w:rPr>
          <w:rFonts w:hint="eastAsia"/>
        </w:rPr>
        <w:t>资产子类描述树</w:t>
      </w:r>
      <w:r w:rsidRPr="002D0D81">
        <w:rPr>
          <w:rFonts w:hint="eastAsia"/>
        </w:rPr>
        <w:t>AT</w:t>
      </w:r>
      <w:r w:rsidRPr="002D0D81">
        <w:rPr>
          <w:rFonts w:hint="eastAsia"/>
        </w:rPr>
        <w:t>由四个主要部分组成：分类，解决方案，用法以及相关资产。</w:t>
      </w:r>
    </w:p>
    <w:p w14:paraId="533CA5E7" w14:textId="77777777" w:rsidR="00AD050D" w:rsidRPr="002D0D81" w:rsidRDefault="00AD050D" w:rsidP="009671BA">
      <w:pPr>
        <w:pStyle w:val="affa"/>
        <w:spacing w:line="360" w:lineRule="auto"/>
        <w:ind w:firstLine="480"/>
        <w:jc w:val="left"/>
      </w:pPr>
      <w:r w:rsidRPr="002D0D81">
        <w:rPr>
          <w:rFonts w:hint="eastAsia"/>
        </w:rPr>
        <w:t>AT</w:t>
      </w:r>
      <w:r w:rsidRPr="002D0D81">
        <w:t>={SubTree| SubTree</w:t>
      </w:r>
      <w:r w:rsidRPr="002D0D81">
        <w:rPr>
          <w:rFonts w:hint="eastAsia"/>
        </w:rPr>
        <w:t xml:space="preserve"> =&lt;Clas</w:t>
      </w:r>
      <w:r w:rsidRPr="002D0D81">
        <w:t>sfication</w:t>
      </w:r>
      <w:r w:rsidRPr="002D0D81">
        <w:rPr>
          <w:rFonts w:hint="eastAsia"/>
        </w:rPr>
        <w:t>，</w:t>
      </w:r>
      <w:r w:rsidRPr="002D0D81">
        <w:rPr>
          <w:rFonts w:hint="eastAsia"/>
        </w:rPr>
        <w:t>S</w:t>
      </w:r>
      <w:r w:rsidRPr="002D0D81">
        <w:t>olution</w:t>
      </w:r>
      <w:r w:rsidRPr="002D0D81">
        <w:rPr>
          <w:rFonts w:hint="eastAsia"/>
        </w:rPr>
        <w:t>，</w:t>
      </w:r>
      <w:r w:rsidRPr="002D0D81">
        <w:rPr>
          <w:rFonts w:hint="eastAsia"/>
        </w:rPr>
        <w:t>U</w:t>
      </w:r>
      <w:r w:rsidRPr="002D0D81">
        <w:t>sage</w:t>
      </w:r>
      <w:r w:rsidRPr="002D0D81">
        <w:rPr>
          <w:rFonts w:hint="eastAsia"/>
        </w:rPr>
        <w:t>，</w:t>
      </w:r>
      <w:r w:rsidRPr="002D0D81">
        <w:t>Profile</w:t>
      </w:r>
      <w:r w:rsidRPr="002D0D81">
        <w:rPr>
          <w:rFonts w:hint="eastAsia"/>
        </w:rPr>
        <w:t>，</w:t>
      </w:r>
      <w:r w:rsidRPr="002D0D81">
        <w:rPr>
          <w:rFonts w:hint="eastAsia"/>
        </w:rPr>
        <w:t>R</w:t>
      </w:r>
      <w:r w:rsidRPr="002D0D81">
        <w:t>alated-Assets&gt;}</w:t>
      </w:r>
    </w:p>
    <w:p w14:paraId="58B56D1B" w14:textId="77777777" w:rsidR="00AD050D" w:rsidRPr="002D0D81" w:rsidRDefault="00AD050D" w:rsidP="009671BA">
      <w:pPr>
        <w:pStyle w:val="affa"/>
        <w:spacing w:line="360" w:lineRule="auto"/>
        <w:ind w:firstLine="480"/>
        <w:jc w:val="left"/>
      </w:pPr>
      <w:r w:rsidRPr="002D0D81">
        <w:rPr>
          <w:rFonts w:hint="eastAsia"/>
        </w:rPr>
        <w:t>Clas</w:t>
      </w:r>
      <w:r w:rsidRPr="002D0D81">
        <w:t>sfication={</w:t>
      </w:r>
      <w:r w:rsidRPr="002D0D81">
        <w:rPr>
          <w:rFonts w:hint="eastAsia"/>
        </w:rPr>
        <w:t xml:space="preserve"> Clas</w:t>
      </w:r>
      <w:r w:rsidRPr="002D0D81">
        <w:t>sfication|</w:t>
      </w:r>
      <w:r w:rsidRPr="002D0D81">
        <w:rPr>
          <w:rFonts w:hint="eastAsia"/>
        </w:rPr>
        <w:t xml:space="preserve"> Clas</w:t>
      </w:r>
      <w:r w:rsidRPr="002D0D81">
        <w:t>sfication=&lt;context</w:t>
      </w:r>
      <w:r w:rsidRPr="002D0D81">
        <w:rPr>
          <w:rFonts w:hint="eastAsia"/>
        </w:rPr>
        <w:t>，</w:t>
      </w:r>
      <w:r w:rsidRPr="002D0D81">
        <w:rPr>
          <w:rFonts w:hint="eastAsia"/>
        </w:rPr>
        <w:t>d</w:t>
      </w:r>
      <w:r w:rsidRPr="002D0D81">
        <w:t>escriptor-group</w:t>
      </w:r>
      <w:r w:rsidRPr="002D0D81">
        <w:rPr>
          <w:rFonts w:hint="eastAsia"/>
        </w:rPr>
        <w:t>，</w:t>
      </w:r>
      <w:r w:rsidRPr="002D0D81">
        <w:rPr>
          <w:rFonts w:hint="eastAsia"/>
        </w:rPr>
        <w:t>d</w:t>
      </w:r>
      <w:r w:rsidRPr="002D0D81">
        <w:t>escriptor&gt;</w:t>
      </w:r>
      <w:r w:rsidRPr="002D0D81">
        <w:rPr>
          <w:rFonts w:hint="eastAsia"/>
        </w:rPr>
        <w:t>}</w:t>
      </w:r>
    </w:p>
    <w:p w14:paraId="43277BA7" w14:textId="77777777" w:rsidR="00AD050D" w:rsidRPr="002D0D81" w:rsidRDefault="00AD050D" w:rsidP="009671BA">
      <w:pPr>
        <w:pStyle w:val="affa"/>
        <w:spacing w:line="360" w:lineRule="auto"/>
        <w:ind w:firstLine="480"/>
        <w:jc w:val="left"/>
      </w:pPr>
      <w:r w:rsidRPr="002D0D81">
        <w:t>Solution={ Solution| Solution</w:t>
      </w:r>
      <w:r w:rsidRPr="002D0D81">
        <w:rPr>
          <w:rFonts w:hint="eastAsia"/>
        </w:rPr>
        <w:t>=&lt;</w:t>
      </w:r>
      <w:r w:rsidRPr="002D0D81">
        <w:t>requirement</w:t>
      </w:r>
      <w:r w:rsidRPr="002D0D81">
        <w:rPr>
          <w:rFonts w:hint="eastAsia"/>
        </w:rPr>
        <w:t>，</w:t>
      </w:r>
      <w:r w:rsidRPr="002D0D81">
        <w:rPr>
          <w:rFonts w:hint="eastAsia"/>
        </w:rPr>
        <w:t>d</w:t>
      </w:r>
      <w:r w:rsidRPr="002D0D81">
        <w:t>esign</w:t>
      </w:r>
      <w:r w:rsidRPr="002D0D81">
        <w:rPr>
          <w:rFonts w:hint="eastAsia"/>
        </w:rPr>
        <w:t>，</w:t>
      </w:r>
      <w:r w:rsidRPr="002D0D81">
        <w:rPr>
          <w:rFonts w:hint="eastAsia"/>
        </w:rPr>
        <w:t>t</w:t>
      </w:r>
      <w:r w:rsidRPr="002D0D81">
        <w:t>est</w:t>
      </w:r>
      <w:r w:rsidRPr="002D0D81">
        <w:rPr>
          <w:rFonts w:hint="eastAsia"/>
        </w:rPr>
        <w:t>，</w:t>
      </w:r>
      <w:r w:rsidRPr="002D0D81">
        <w:rPr>
          <w:rFonts w:hint="eastAsia"/>
        </w:rPr>
        <w:t>i</w:t>
      </w:r>
      <w:r w:rsidRPr="002D0D81">
        <w:t>mplementation&gt;</w:t>
      </w:r>
      <w:r w:rsidRPr="002D0D81">
        <w:rPr>
          <w:rFonts w:hint="eastAsia"/>
        </w:rPr>
        <w:t>}</w:t>
      </w:r>
    </w:p>
    <w:p w14:paraId="5CBF7D26" w14:textId="77777777" w:rsidR="00AD050D" w:rsidRPr="002D0D81" w:rsidRDefault="00AD050D" w:rsidP="009671BA">
      <w:pPr>
        <w:pStyle w:val="affa"/>
        <w:spacing w:line="360" w:lineRule="auto"/>
        <w:ind w:firstLine="480"/>
        <w:jc w:val="left"/>
      </w:pPr>
      <w:r w:rsidRPr="002D0D81">
        <w:t>Usage={usasge| usasge=&lt;areifact-activities&gt;}</w:t>
      </w:r>
    </w:p>
    <w:p w14:paraId="3930FF95" w14:textId="77777777" w:rsidR="00AD050D" w:rsidRPr="002D0D81" w:rsidRDefault="00AD050D" w:rsidP="009671BA">
      <w:pPr>
        <w:pStyle w:val="affa"/>
        <w:spacing w:line="360" w:lineRule="auto"/>
        <w:ind w:firstLine="480"/>
        <w:jc w:val="left"/>
      </w:pPr>
      <w:r w:rsidRPr="002D0D81">
        <w:t>Profile={profile| profile =&lt;name</w:t>
      </w:r>
      <w:r w:rsidRPr="002D0D81">
        <w:rPr>
          <w:rFonts w:hint="eastAsia"/>
        </w:rPr>
        <w:t>，</w:t>
      </w:r>
      <w:r w:rsidRPr="002D0D81">
        <w:rPr>
          <w:rFonts w:hint="eastAsia"/>
        </w:rPr>
        <w:t>i</w:t>
      </w:r>
      <w:r w:rsidRPr="002D0D81">
        <w:t>d_history&gt;}</w:t>
      </w:r>
    </w:p>
    <w:p w14:paraId="27C9DCBC" w14:textId="77777777" w:rsidR="00AD050D" w:rsidRPr="002D0D81" w:rsidRDefault="00AD050D" w:rsidP="009671BA">
      <w:pPr>
        <w:pStyle w:val="affa"/>
        <w:spacing w:line="360" w:lineRule="auto"/>
        <w:ind w:firstLine="480"/>
        <w:jc w:val="left"/>
      </w:pPr>
      <w:r w:rsidRPr="002D0D81">
        <w:t xml:space="preserve">Related-Assets={ </w:t>
      </w:r>
      <w:r w:rsidRPr="002D0D81">
        <w:rPr>
          <w:rFonts w:hint="eastAsia"/>
        </w:rPr>
        <w:t>r</w:t>
      </w:r>
      <w:r w:rsidRPr="002D0D81">
        <w:t>elated-Assets| Related-Assets=&lt;name</w:t>
      </w:r>
      <w:r w:rsidRPr="002D0D81">
        <w:rPr>
          <w:rFonts w:hint="eastAsia"/>
        </w:rPr>
        <w:t>，</w:t>
      </w:r>
      <w:r w:rsidRPr="002D0D81">
        <w:rPr>
          <w:rFonts w:hint="eastAsia"/>
        </w:rPr>
        <w:t>t</w:t>
      </w:r>
      <w:r w:rsidRPr="002D0D81">
        <w:t>ype&gt;</w:t>
      </w:r>
      <w:r w:rsidRPr="002D0D81">
        <w:rPr>
          <w:rFonts w:hint="eastAsia"/>
        </w:rPr>
        <w:t>}</w:t>
      </w:r>
    </w:p>
    <w:p w14:paraId="0625D777" w14:textId="77777777" w:rsidR="00AD050D" w:rsidRPr="002D0D81" w:rsidRDefault="00AD050D" w:rsidP="009671BA">
      <w:pPr>
        <w:pStyle w:val="affa"/>
        <w:spacing w:line="360" w:lineRule="auto"/>
        <w:ind w:firstLine="480"/>
        <w:jc w:val="left"/>
      </w:pPr>
      <w:r w:rsidRPr="002D0D81">
        <w:rPr>
          <w:rFonts w:hint="eastAsia"/>
        </w:rPr>
        <w:t>本体构建的关键在于定义各种类、类之间关系、属性、属性间关系、属性约束等。类可以进行层次划分</w:t>
      </w:r>
      <w:r w:rsidRPr="002D0D81">
        <w:rPr>
          <w:rFonts w:hint="eastAsia"/>
        </w:rPr>
        <w:t>,</w:t>
      </w:r>
      <w:r w:rsidRPr="002D0D81">
        <w:rPr>
          <w:rFonts w:hint="eastAsia"/>
        </w:rPr>
        <w:t>即一个类可以有子类</w:t>
      </w:r>
      <w:r w:rsidRPr="002D0D81">
        <w:rPr>
          <w:rFonts w:hint="eastAsia"/>
        </w:rPr>
        <w:t>,</w:t>
      </w:r>
      <w:r w:rsidRPr="002D0D81">
        <w:rPr>
          <w:rFonts w:hint="eastAsia"/>
        </w:rPr>
        <w:t>子类则表达了更为明确、详细的概念。</w:t>
      </w:r>
    </w:p>
    <w:p w14:paraId="74C7A86C" w14:textId="77777777" w:rsidR="00AD050D" w:rsidRPr="002D0D81" w:rsidRDefault="00AD050D" w:rsidP="009671BA">
      <w:pPr>
        <w:pStyle w:val="affa"/>
        <w:spacing w:line="360" w:lineRule="auto"/>
        <w:ind w:firstLine="480"/>
        <w:jc w:val="left"/>
      </w:pPr>
      <w:r w:rsidRPr="002D0D81">
        <w:rPr>
          <w:rFonts w:hint="eastAsia"/>
        </w:rPr>
        <w:t>资产的本体描述采用</w:t>
      </w:r>
      <w:r w:rsidRPr="002D0D81">
        <w:rPr>
          <w:rFonts w:hint="eastAsia"/>
        </w:rPr>
        <w:t>O</w:t>
      </w:r>
      <w:r w:rsidRPr="002D0D81">
        <w:t>WL</w:t>
      </w:r>
      <w:r w:rsidRPr="002D0D81">
        <w:t>语言进行</w:t>
      </w:r>
      <w:r w:rsidRPr="002D0D81">
        <w:rPr>
          <w:rFonts w:hint="eastAsia"/>
        </w:rPr>
        <w:t>，本体包含类、属性、个体及本体元数据等信息</w:t>
      </w:r>
      <w:r w:rsidRPr="002D0D81">
        <w:rPr>
          <w:rFonts w:hint="eastAsia"/>
        </w:rPr>
        <w:t>,</w:t>
      </w:r>
      <w:r w:rsidRPr="002D0D81">
        <w:rPr>
          <w:rFonts w:hint="eastAsia"/>
        </w:rPr>
        <w:t>各种构造子和公理用于描述类、属性和个体</w:t>
      </w:r>
      <w:r w:rsidRPr="002D0D81">
        <w:rPr>
          <w:rFonts w:hint="eastAsia"/>
        </w:rPr>
        <w:t>,</w:t>
      </w:r>
      <w:r w:rsidRPr="002D0D81">
        <w:rPr>
          <w:rFonts w:hint="eastAsia"/>
        </w:rPr>
        <w:t>以及它们之间的逻辑关系。主要描述了类层次关系、传递属性以及蕴含规则三方面的内容。</w:t>
      </w:r>
    </w:p>
    <w:p w14:paraId="2A954048" w14:textId="77777777" w:rsidR="00AD050D" w:rsidRPr="002D0D81" w:rsidRDefault="00AD050D" w:rsidP="009671BA">
      <w:pPr>
        <w:pStyle w:val="affa"/>
        <w:spacing w:line="360" w:lineRule="auto"/>
        <w:ind w:firstLine="480"/>
        <w:jc w:val="left"/>
      </w:pPr>
      <w:r w:rsidRPr="002D0D81">
        <w:rPr>
          <w:rFonts w:hint="eastAsia"/>
        </w:rPr>
        <w:t>在本体建设过程中存在很多大量重复性的工作，因此从零开始建立本体并不是最适宜的方法。最切实际、经济的方法是利用己经存在的自由文本、半结构化数据、数据库等网络资源</w:t>
      </w:r>
      <w:r w:rsidRPr="002D0D81">
        <w:rPr>
          <w:rFonts w:hint="eastAsia"/>
        </w:rPr>
        <w:t>,</w:t>
      </w:r>
      <w:r w:rsidRPr="002D0D81">
        <w:rPr>
          <w:rFonts w:hint="eastAsia"/>
        </w:rPr>
        <w:t>从现有信息资源中抽取语义信息来构建本体。</w:t>
      </w:r>
    </w:p>
    <w:p w14:paraId="3ACFC62D" w14:textId="77777777" w:rsidR="00AD050D" w:rsidRPr="002D0D81" w:rsidRDefault="00AD050D" w:rsidP="00183012">
      <w:pPr>
        <w:pStyle w:val="3"/>
      </w:pPr>
      <w:bookmarkStart w:id="73" w:name="_Toc16632681"/>
      <w:r w:rsidRPr="002D0D81">
        <w:t>XML中提取本体模型</w:t>
      </w:r>
      <w:bookmarkEnd w:id="73"/>
    </w:p>
    <w:p w14:paraId="4FF272C8" w14:textId="77777777" w:rsidR="00AD050D" w:rsidRPr="002D0D81" w:rsidRDefault="00AD050D" w:rsidP="009671BA">
      <w:pPr>
        <w:pStyle w:val="affa"/>
        <w:spacing w:line="360" w:lineRule="auto"/>
        <w:ind w:firstLine="480"/>
        <w:jc w:val="left"/>
      </w:pPr>
      <w:r w:rsidRPr="002D0D81">
        <w:rPr>
          <w:rFonts w:hint="eastAsia"/>
        </w:rPr>
        <w:t>在资产的描述中，通常是基于</w:t>
      </w:r>
      <w:r w:rsidRPr="002D0D81">
        <w:rPr>
          <w:rFonts w:hint="eastAsia"/>
        </w:rPr>
        <w:t>XML</w:t>
      </w:r>
      <w:r w:rsidRPr="002D0D81">
        <w:rPr>
          <w:rFonts w:hint="eastAsia"/>
        </w:rPr>
        <w:t>文档格式的，其中的标签选取体现了对可复用资产的描述。然而，</w:t>
      </w:r>
      <w:r w:rsidRPr="002D0D81">
        <w:rPr>
          <w:rFonts w:hint="eastAsia"/>
        </w:rPr>
        <w:t>X</w:t>
      </w:r>
      <w:r w:rsidRPr="002D0D81">
        <w:t>ML</w:t>
      </w:r>
      <w:r w:rsidRPr="002D0D81">
        <w:rPr>
          <w:rFonts w:hint="eastAsia"/>
        </w:rPr>
        <w:t>本身包含了语义信息却无法表达出来，使用本体可以显示描述形式化的语义信息。</w:t>
      </w:r>
    </w:p>
    <w:p w14:paraId="232A329B" w14:textId="77777777" w:rsidR="00AD050D" w:rsidRPr="002D0D81" w:rsidRDefault="00AD050D" w:rsidP="009671BA">
      <w:pPr>
        <w:pStyle w:val="affa"/>
        <w:spacing w:line="360" w:lineRule="auto"/>
        <w:ind w:firstLine="480"/>
        <w:jc w:val="left"/>
      </w:pPr>
    </w:p>
    <w:p w14:paraId="24E436E2" w14:textId="77777777" w:rsidR="00AD050D" w:rsidRPr="002D0D81" w:rsidRDefault="00AD050D" w:rsidP="00607083">
      <w:pPr>
        <w:pStyle w:val="affa"/>
        <w:numPr>
          <w:ilvl w:val="0"/>
          <w:numId w:val="32"/>
        </w:numPr>
        <w:spacing w:line="360" w:lineRule="auto"/>
        <w:ind w:firstLineChars="0"/>
        <w:jc w:val="left"/>
        <w:rPr>
          <w:b/>
        </w:rPr>
      </w:pPr>
      <w:r w:rsidRPr="002D0D81">
        <w:rPr>
          <w:rFonts w:hint="eastAsia"/>
          <w:b/>
        </w:rPr>
        <w:t>定义</w:t>
      </w:r>
      <w:r w:rsidRPr="002D0D81">
        <w:rPr>
          <w:rFonts w:hint="eastAsia"/>
          <w:b/>
        </w:rPr>
        <w:t>1</w:t>
      </w:r>
      <w:r w:rsidRPr="002D0D81">
        <w:rPr>
          <w:rFonts w:hint="eastAsia"/>
          <w:b/>
        </w:rPr>
        <w:t>：</w:t>
      </w:r>
      <w:r w:rsidRPr="002D0D81">
        <w:rPr>
          <w:rFonts w:hint="eastAsia"/>
          <w:b/>
        </w:rPr>
        <w:t>Sim</w:t>
      </w:r>
      <w:r w:rsidRPr="002D0D81">
        <w:rPr>
          <w:b/>
        </w:rPr>
        <w:t>pletype</w:t>
      </w:r>
      <w:r w:rsidRPr="002D0D81">
        <w:rPr>
          <w:b/>
        </w:rPr>
        <w:t>元素</w:t>
      </w:r>
    </w:p>
    <w:p w14:paraId="621A3605" w14:textId="77777777" w:rsidR="00AD050D" w:rsidRPr="002D0D81" w:rsidRDefault="00AD050D" w:rsidP="009671BA">
      <w:pPr>
        <w:pStyle w:val="affa"/>
        <w:spacing w:line="360" w:lineRule="auto"/>
        <w:ind w:firstLine="480"/>
        <w:jc w:val="left"/>
      </w:pPr>
      <w:r w:rsidRPr="002D0D81">
        <w:rPr>
          <w:rFonts w:hint="eastAsia"/>
        </w:rPr>
        <w:t>在树模型中</w:t>
      </w:r>
      <w:r w:rsidRPr="002D0D81">
        <w:rPr>
          <w:rFonts w:hint="eastAsia"/>
        </w:rPr>
        <w:t>,</w:t>
      </w:r>
      <w:r w:rsidRPr="002D0D81">
        <w:rPr>
          <w:rFonts w:hint="eastAsia"/>
        </w:rPr>
        <w:t>如果一个元素在树结构模型中是一个叶子节点，即不包含子元素也不包含属性，称这个元素为</w:t>
      </w:r>
      <w:r w:rsidRPr="002D0D81">
        <w:rPr>
          <w:rFonts w:hint="eastAsia"/>
        </w:rPr>
        <w:t>Sim</w:t>
      </w:r>
      <w:r w:rsidRPr="002D0D81">
        <w:t>pletype</w:t>
      </w:r>
      <w:r w:rsidRPr="002D0D81">
        <w:t>元素</w:t>
      </w:r>
      <w:r w:rsidRPr="002D0D81">
        <w:rPr>
          <w:rFonts w:hint="eastAsia"/>
        </w:rPr>
        <w:t>。</w:t>
      </w:r>
    </w:p>
    <w:p w14:paraId="22974751" w14:textId="77777777" w:rsidR="00AD050D" w:rsidRPr="002D0D81" w:rsidRDefault="00AD050D" w:rsidP="009671BA">
      <w:pPr>
        <w:pStyle w:val="affa"/>
        <w:spacing w:line="360" w:lineRule="auto"/>
        <w:ind w:firstLine="480"/>
        <w:jc w:val="left"/>
      </w:pPr>
    </w:p>
    <w:p w14:paraId="2097BEAD" w14:textId="77777777" w:rsidR="00AD050D" w:rsidRPr="002D0D81" w:rsidRDefault="00AD050D" w:rsidP="00607083">
      <w:pPr>
        <w:pStyle w:val="affa"/>
        <w:numPr>
          <w:ilvl w:val="0"/>
          <w:numId w:val="32"/>
        </w:numPr>
        <w:spacing w:line="360" w:lineRule="auto"/>
        <w:ind w:firstLineChars="0"/>
        <w:jc w:val="left"/>
        <w:rPr>
          <w:b/>
        </w:rPr>
      </w:pPr>
      <w:r w:rsidRPr="002D0D81">
        <w:rPr>
          <w:rFonts w:hint="eastAsia"/>
          <w:b/>
        </w:rPr>
        <w:t>定义</w:t>
      </w:r>
      <w:r w:rsidRPr="002D0D81">
        <w:rPr>
          <w:b/>
        </w:rPr>
        <w:t>2</w:t>
      </w:r>
      <w:r w:rsidRPr="002D0D81">
        <w:rPr>
          <w:rFonts w:hint="eastAsia"/>
          <w:b/>
        </w:rPr>
        <w:t>：</w:t>
      </w:r>
      <w:r w:rsidRPr="002D0D81">
        <w:rPr>
          <w:rFonts w:hint="eastAsia"/>
          <w:b/>
        </w:rPr>
        <w:t>Com</w:t>
      </w:r>
      <w:r w:rsidRPr="002D0D81">
        <w:rPr>
          <w:b/>
        </w:rPr>
        <w:t>plextype</w:t>
      </w:r>
      <w:r w:rsidRPr="002D0D81">
        <w:rPr>
          <w:b/>
        </w:rPr>
        <w:t>元素</w:t>
      </w:r>
    </w:p>
    <w:p w14:paraId="787ABAED" w14:textId="77777777" w:rsidR="00AD050D" w:rsidRPr="002D0D81" w:rsidRDefault="00AD050D" w:rsidP="009671BA">
      <w:pPr>
        <w:pStyle w:val="affa"/>
        <w:spacing w:line="360" w:lineRule="auto"/>
        <w:ind w:firstLine="480"/>
        <w:jc w:val="left"/>
      </w:pPr>
      <w:r w:rsidRPr="002D0D81">
        <w:rPr>
          <w:rFonts w:hint="eastAsia"/>
        </w:rPr>
        <w:t>在树模型中，含有子元素或属性的元素称之为</w:t>
      </w:r>
      <w:r w:rsidRPr="002D0D81">
        <w:rPr>
          <w:rFonts w:hint="eastAsia"/>
        </w:rPr>
        <w:t>Com</w:t>
      </w:r>
      <w:r w:rsidRPr="002D0D81">
        <w:t>plextype</w:t>
      </w:r>
      <w:r w:rsidRPr="002D0D81">
        <w:t>元素</w:t>
      </w:r>
      <w:r w:rsidRPr="002D0D81">
        <w:rPr>
          <w:rFonts w:hint="eastAsia"/>
        </w:rPr>
        <w:t>。</w:t>
      </w:r>
    </w:p>
    <w:p w14:paraId="17620C43" w14:textId="77777777" w:rsidR="00AD050D" w:rsidRPr="002D0D81" w:rsidRDefault="00AD050D" w:rsidP="009671BA">
      <w:pPr>
        <w:pStyle w:val="affa"/>
        <w:spacing w:line="360" w:lineRule="auto"/>
        <w:ind w:firstLine="480"/>
        <w:jc w:val="left"/>
      </w:pPr>
      <w:r w:rsidRPr="002D0D81">
        <w:t>项目采用</w:t>
      </w:r>
      <w:r w:rsidRPr="002D0D81">
        <w:rPr>
          <w:rFonts w:hint="eastAsia"/>
        </w:rPr>
        <w:t>X</w:t>
      </w:r>
      <w:r w:rsidRPr="002D0D81">
        <w:t>MO</w:t>
      </w:r>
      <w:r w:rsidRPr="002D0D81">
        <w:t>算法</w:t>
      </w:r>
      <w:r w:rsidRPr="002D0D81">
        <w:rPr>
          <w:rFonts w:hint="eastAsia"/>
        </w:rPr>
        <w:t>上述由资产实体描述文件到资产本体的转换问题，实现半结构化数据的语义自动抽取，完成资产本体构建。</w:t>
      </w:r>
    </w:p>
    <w:p w14:paraId="277D2B0D" w14:textId="77777777" w:rsidR="00AD050D" w:rsidRPr="002D0D81" w:rsidRDefault="00AD050D" w:rsidP="009671BA">
      <w:pPr>
        <w:pStyle w:val="affa"/>
        <w:spacing w:line="360" w:lineRule="auto"/>
        <w:ind w:firstLine="480"/>
        <w:jc w:val="left"/>
      </w:pPr>
      <w:r w:rsidRPr="002D0D81">
        <w:t>算法的基本思想是</w:t>
      </w:r>
      <w:r w:rsidRPr="002D0D81">
        <w:rPr>
          <w:rFonts w:hint="eastAsia"/>
        </w:rPr>
        <w:t>：借助每个文档中所包含的元数据和数据实例，元数据模型包含的语义信息用来转换成本体，而数据实例信息用来产生一个实例。算法首先抽取树结构模型中同一层次的不同元数据来映射成一个本体，然后根据产生的本体以及数据实例部分相应产生实例。</w:t>
      </w:r>
    </w:p>
    <w:p w14:paraId="07E95ADB" w14:textId="77777777" w:rsidR="00AD050D" w:rsidRPr="002D0D81" w:rsidRDefault="00AD050D" w:rsidP="009671BA">
      <w:pPr>
        <w:pStyle w:val="affa"/>
        <w:spacing w:line="360" w:lineRule="auto"/>
        <w:ind w:firstLine="480"/>
        <w:jc w:val="left"/>
      </w:pPr>
    </w:p>
    <w:p w14:paraId="1E4F41D4" w14:textId="77777777" w:rsidR="00AD050D" w:rsidRPr="002D0D81" w:rsidRDefault="00AD050D" w:rsidP="009671BA">
      <w:pPr>
        <w:pStyle w:val="affa"/>
        <w:spacing w:line="360" w:lineRule="auto"/>
        <w:ind w:firstLine="482"/>
        <w:jc w:val="left"/>
        <w:rPr>
          <w:b/>
        </w:rPr>
      </w:pPr>
      <w:r w:rsidRPr="002D0D81">
        <w:rPr>
          <w:b/>
        </w:rPr>
        <w:t>算法</w:t>
      </w:r>
      <w:r w:rsidRPr="002D0D81">
        <w:rPr>
          <w:rFonts w:hint="eastAsia"/>
          <w:b/>
        </w:rPr>
        <w:t>：</w:t>
      </w:r>
      <w:r w:rsidRPr="002D0D81">
        <w:rPr>
          <w:rFonts w:hint="eastAsia"/>
          <w:b/>
        </w:rPr>
        <w:t>X</w:t>
      </w:r>
      <w:r w:rsidRPr="002D0D81">
        <w:rPr>
          <w:b/>
        </w:rPr>
        <w:t>MO</w:t>
      </w:r>
    </w:p>
    <w:p w14:paraId="619D1351" w14:textId="77777777" w:rsidR="00AD050D" w:rsidRPr="002D0D81" w:rsidRDefault="00AD050D" w:rsidP="009671BA">
      <w:pPr>
        <w:pStyle w:val="affa"/>
        <w:spacing w:line="360" w:lineRule="auto"/>
        <w:ind w:firstLine="480"/>
        <w:jc w:val="left"/>
      </w:pPr>
      <w:r w:rsidRPr="002D0D81">
        <w:rPr>
          <w:rFonts w:hint="eastAsia"/>
        </w:rPr>
        <w:t>输入：资产描述文件（</w:t>
      </w:r>
      <w:r w:rsidRPr="002D0D81">
        <w:rPr>
          <w:rFonts w:hint="eastAsia"/>
        </w:rPr>
        <w:t>.</w:t>
      </w:r>
      <w:r w:rsidRPr="002D0D81">
        <w:t>xml</w:t>
      </w:r>
      <w:r w:rsidRPr="002D0D81">
        <w:rPr>
          <w:rFonts w:hint="eastAsia"/>
        </w:rPr>
        <w:t>）</w:t>
      </w:r>
    </w:p>
    <w:p w14:paraId="61FAF832" w14:textId="77777777" w:rsidR="00AD050D" w:rsidRPr="002D0D81" w:rsidRDefault="00AD050D" w:rsidP="009671BA">
      <w:pPr>
        <w:pStyle w:val="affa"/>
        <w:spacing w:line="360" w:lineRule="auto"/>
        <w:ind w:firstLine="480"/>
        <w:jc w:val="left"/>
      </w:pPr>
      <w:r w:rsidRPr="002D0D81">
        <w:t>输出</w:t>
      </w:r>
      <w:r w:rsidRPr="002D0D81">
        <w:rPr>
          <w:rFonts w:hint="eastAsia"/>
        </w:rPr>
        <w:t>：基于</w:t>
      </w:r>
      <w:r w:rsidRPr="002D0D81">
        <w:rPr>
          <w:rFonts w:hint="eastAsia"/>
        </w:rPr>
        <w:t>O</w:t>
      </w:r>
      <w:r w:rsidRPr="002D0D81">
        <w:t>WL</w:t>
      </w:r>
      <w:r w:rsidRPr="002D0D81">
        <w:t>的资产本体实例</w:t>
      </w:r>
      <w:r w:rsidRPr="002D0D81">
        <w:rPr>
          <w:rFonts w:hint="eastAsia"/>
        </w:rPr>
        <w:t>（</w:t>
      </w:r>
      <w:r w:rsidRPr="002D0D81">
        <w:rPr>
          <w:rFonts w:hint="eastAsia"/>
        </w:rPr>
        <w:t>.</w:t>
      </w:r>
      <w:r w:rsidRPr="002D0D81">
        <w:t>rdf</w:t>
      </w:r>
      <w:r w:rsidRPr="002D0D81">
        <w:rPr>
          <w:rFonts w:hint="eastAsia"/>
        </w:rPr>
        <w:t>）</w:t>
      </w:r>
    </w:p>
    <w:p w14:paraId="741073F9" w14:textId="77777777" w:rsidR="00AD050D" w:rsidRPr="002D0D81" w:rsidRDefault="00AD050D" w:rsidP="009671BA">
      <w:pPr>
        <w:pStyle w:val="affa"/>
        <w:spacing w:line="360" w:lineRule="auto"/>
        <w:ind w:firstLine="480"/>
        <w:jc w:val="left"/>
      </w:pPr>
      <w:r w:rsidRPr="002D0D81">
        <w:t>步骤</w:t>
      </w:r>
      <w:r w:rsidRPr="002D0D81">
        <w:rPr>
          <w:rFonts w:hint="eastAsia"/>
        </w:rPr>
        <w:t>：</w:t>
      </w:r>
    </w:p>
    <w:p w14:paraId="363E012F" w14:textId="77777777" w:rsidR="00AD050D" w:rsidRPr="002D0D81" w:rsidRDefault="00AD050D" w:rsidP="00607083">
      <w:pPr>
        <w:pStyle w:val="affa"/>
        <w:numPr>
          <w:ilvl w:val="0"/>
          <w:numId w:val="28"/>
        </w:numPr>
        <w:spacing w:line="360" w:lineRule="auto"/>
        <w:ind w:firstLineChars="0"/>
        <w:jc w:val="left"/>
      </w:pPr>
      <w:r w:rsidRPr="002D0D81">
        <w:rPr>
          <w:rFonts w:hint="eastAsia"/>
        </w:rPr>
        <w:t>生成的</w:t>
      </w:r>
      <w:r w:rsidRPr="002D0D81">
        <w:rPr>
          <w:rFonts w:hint="eastAsia"/>
        </w:rPr>
        <w:t>OWL</w:t>
      </w:r>
      <w:r w:rsidRPr="002D0D81">
        <w:rPr>
          <w:rFonts w:hint="eastAsia"/>
        </w:rPr>
        <w:t>本体的根元素是一个</w:t>
      </w:r>
      <w:r w:rsidRPr="002D0D81">
        <w:rPr>
          <w:rFonts w:hint="eastAsia"/>
        </w:rPr>
        <w:t>r</w:t>
      </w:r>
      <w:r w:rsidRPr="002D0D81">
        <w:t>df</w:t>
      </w:r>
      <w:r w:rsidRPr="002D0D81">
        <w:rPr>
          <w:rFonts w:hint="eastAsia"/>
        </w:rPr>
        <w:t>：</w:t>
      </w:r>
      <w:r w:rsidRPr="002D0D81">
        <w:rPr>
          <w:rFonts w:hint="eastAsia"/>
        </w:rPr>
        <w:t>R</w:t>
      </w:r>
      <w:r w:rsidRPr="002D0D81">
        <w:t>DF</w:t>
      </w:r>
      <w:r w:rsidRPr="002D0D81">
        <w:rPr>
          <w:rFonts w:hint="eastAsia"/>
        </w:rPr>
        <w:t>元素，它指定说明了相应的一系列命名空间；</w:t>
      </w:r>
    </w:p>
    <w:p w14:paraId="03C026F1" w14:textId="77777777" w:rsidR="00AD050D" w:rsidRPr="002D0D81" w:rsidRDefault="00AD050D" w:rsidP="00607083">
      <w:pPr>
        <w:pStyle w:val="affa"/>
        <w:numPr>
          <w:ilvl w:val="0"/>
          <w:numId w:val="28"/>
        </w:numPr>
        <w:spacing w:line="360" w:lineRule="auto"/>
        <w:ind w:firstLineChars="0"/>
        <w:jc w:val="left"/>
      </w:pPr>
      <w:r w:rsidRPr="002D0D81">
        <w:t>从根元素开始</w:t>
      </w:r>
      <w:r w:rsidRPr="002D0D81">
        <w:rPr>
          <w:rFonts w:hint="eastAsia"/>
        </w:rPr>
        <w:t>，</w:t>
      </w:r>
      <w:r w:rsidRPr="002D0D81">
        <w:t>深度遍历</w:t>
      </w:r>
      <w:r w:rsidRPr="002D0D81">
        <w:rPr>
          <w:rFonts w:hint="eastAsia"/>
        </w:rPr>
        <w:t>X</w:t>
      </w:r>
      <w:r w:rsidRPr="002D0D81">
        <w:t>ML</w:t>
      </w:r>
      <w:r w:rsidRPr="002D0D81">
        <w:t>文档树的所有元素</w:t>
      </w:r>
      <w:r w:rsidRPr="002D0D81">
        <w:rPr>
          <w:rFonts w:hint="eastAsia"/>
        </w:rPr>
        <w:t>；</w:t>
      </w:r>
    </w:p>
    <w:p w14:paraId="7DA2AE3C" w14:textId="77777777" w:rsidR="00AD050D" w:rsidRPr="002D0D81" w:rsidRDefault="00AD050D" w:rsidP="00607083">
      <w:pPr>
        <w:pStyle w:val="affa"/>
        <w:numPr>
          <w:ilvl w:val="0"/>
          <w:numId w:val="28"/>
        </w:numPr>
        <w:spacing w:line="360" w:lineRule="auto"/>
        <w:ind w:firstLineChars="0"/>
        <w:jc w:val="left"/>
      </w:pPr>
      <w:r w:rsidRPr="002D0D81">
        <w:rPr>
          <w:rFonts w:hint="eastAsia"/>
        </w:rPr>
        <w:t>如果遍历到的元素是</w:t>
      </w:r>
      <w:r w:rsidRPr="002D0D81">
        <w:rPr>
          <w:rFonts w:hint="eastAsia"/>
        </w:rPr>
        <w:t>Com</w:t>
      </w:r>
      <w:r w:rsidRPr="002D0D81">
        <w:t>plextype</w:t>
      </w:r>
      <w:r w:rsidRPr="002D0D81">
        <w:rPr>
          <w:rFonts w:hint="eastAsia"/>
        </w:rPr>
        <w:t>型元素，使用该元素的标签名作为类名产生一个</w:t>
      </w:r>
      <w:r w:rsidRPr="002D0D81">
        <w:rPr>
          <w:rFonts w:hint="eastAsia"/>
        </w:rPr>
        <w:t>o</w:t>
      </w:r>
      <w:r w:rsidRPr="002D0D81">
        <w:t>wl:class</w:t>
      </w:r>
      <w:r w:rsidRPr="002D0D81">
        <w:rPr>
          <w:rFonts w:hint="eastAsia"/>
        </w:rPr>
        <w:t>定义的类，转（</w:t>
      </w:r>
      <w:r w:rsidRPr="002D0D81">
        <w:rPr>
          <w:rFonts w:hint="eastAsia"/>
        </w:rPr>
        <w:t>4</w:t>
      </w:r>
      <w:r w:rsidRPr="002D0D81">
        <w:rPr>
          <w:rFonts w:hint="eastAsia"/>
        </w:rPr>
        <w:t>）、（</w:t>
      </w:r>
      <w:r w:rsidRPr="002D0D81">
        <w:rPr>
          <w:rFonts w:hint="eastAsia"/>
        </w:rPr>
        <w:t>5</w:t>
      </w:r>
      <w:r w:rsidRPr="002D0D81">
        <w:rPr>
          <w:rFonts w:hint="eastAsia"/>
        </w:rPr>
        <w:t>）；否则转（</w:t>
      </w:r>
      <w:r w:rsidRPr="002D0D81">
        <w:rPr>
          <w:rFonts w:hint="eastAsia"/>
        </w:rPr>
        <w:t>6</w:t>
      </w:r>
      <w:r w:rsidRPr="002D0D81">
        <w:rPr>
          <w:rFonts w:hint="eastAsia"/>
        </w:rPr>
        <w:t>）；</w:t>
      </w:r>
    </w:p>
    <w:p w14:paraId="650326F6" w14:textId="77777777" w:rsidR="00AD050D" w:rsidRPr="002D0D81" w:rsidRDefault="00AD050D" w:rsidP="00607083">
      <w:pPr>
        <w:pStyle w:val="affa"/>
        <w:numPr>
          <w:ilvl w:val="0"/>
          <w:numId w:val="28"/>
        </w:numPr>
        <w:spacing w:line="360" w:lineRule="auto"/>
        <w:ind w:firstLineChars="0"/>
        <w:jc w:val="left"/>
      </w:pPr>
      <w:r w:rsidRPr="002D0D81">
        <w:rPr>
          <w:rFonts w:hint="eastAsia"/>
        </w:rPr>
        <w:t>如果这个元素不是根元素，则产生一个使用</w:t>
      </w:r>
      <w:r w:rsidRPr="002D0D81">
        <w:rPr>
          <w:rFonts w:hint="eastAsia"/>
        </w:rPr>
        <w:t>owl</w:t>
      </w:r>
      <w:r w:rsidRPr="002D0D81">
        <w:t>:Object</w:t>
      </w:r>
      <w:r w:rsidRPr="002D0D81">
        <w:rPr>
          <w:rFonts w:hint="eastAsia"/>
        </w:rPr>
        <w:t>型的对象属性，该属性使用“</w:t>
      </w:r>
      <w:r w:rsidRPr="002D0D81">
        <w:rPr>
          <w:rFonts w:hint="eastAsia"/>
        </w:rPr>
        <w:t>has</w:t>
      </w:r>
      <w:r w:rsidRPr="002D0D81">
        <w:t>_</w:t>
      </w:r>
      <w:r w:rsidRPr="002D0D81">
        <w:rPr>
          <w:rFonts w:hint="eastAsia"/>
        </w:rPr>
        <w:t>”前缀加上元素标签名作为属性名，表示该元素与父元素之间存在着子类继承关系；</w:t>
      </w:r>
    </w:p>
    <w:p w14:paraId="44FA8C40" w14:textId="77777777" w:rsidR="00AD050D" w:rsidRPr="002D0D81" w:rsidRDefault="00AD050D" w:rsidP="00607083">
      <w:pPr>
        <w:pStyle w:val="affa"/>
        <w:numPr>
          <w:ilvl w:val="0"/>
          <w:numId w:val="28"/>
        </w:numPr>
        <w:spacing w:line="360" w:lineRule="auto"/>
        <w:ind w:firstLineChars="0"/>
        <w:jc w:val="left"/>
      </w:pPr>
      <w:r w:rsidRPr="002D0D81">
        <w:rPr>
          <w:rFonts w:hint="eastAsia"/>
        </w:rPr>
        <w:t>产生一个</w:t>
      </w:r>
      <w:r w:rsidRPr="002D0D81">
        <w:rPr>
          <w:rFonts w:hint="eastAsia"/>
        </w:rPr>
        <w:t>owl</w:t>
      </w:r>
      <w:r w:rsidRPr="002D0D81">
        <w:t>:DatatypeProperty</w:t>
      </w:r>
      <w:r w:rsidRPr="002D0D81">
        <w:rPr>
          <w:rFonts w:hint="eastAsia"/>
        </w:rPr>
        <w:t>型的数据类型属性，来限制这个元素的取值类型。这个属性使用元素标签名加上“</w:t>
      </w:r>
      <w:r w:rsidRPr="002D0D81">
        <w:rPr>
          <w:rFonts w:hint="eastAsia"/>
        </w:rPr>
        <w:t>_</w:t>
      </w:r>
      <w:r w:rsidRPr="002D0D81">
        <w:t>Value</w:t>
      </w:r>
      <w:r w:rsidRPr="002D0D81">
        <w:rPr>
          <w:rFonts w:hint="eastAsia"/>
        </w:rPr>
        <w:t>”后缀作为该属性名；</w:t>
      </w:r>
    </w:p>
    <w:p w14:paraId="5AE347C5" w14:textId="77777777" w:rsidR="00AD050D" w:rsidRPr="002D0D81" w:rsidRDefault="00AD050D" w:rsidP="00607083">
      <w:pPr>
        <w:pStyle w:val="affa"/>
        <w:numPr>
          <w:ilvl w:val="0"/>
          <w:numId w:val="28"/>
        </w:numPr>
        <w:spacing w:line="360" w:lineRule="auto"/>
        <w:ind w:firstLineChars="0"/>
        <w:jc w:val="left"/>
      </w:pPr>
      <w:r w:rsidRPr="002D0D81">
        <w:rPr>
          <w:rFonts w:hint="eastAsia"/>
        </w:rPr>
        <w:t>如果遍历到的元素是</w:t>
      </w:r>
      <w:r w:rsidRPr="002D0D81">
        <w:rPr>
          <w:rFonts w:hint="eastAsia"/>
        </w:rPr>
        <w:t>Sim</w:t>
      </w:r>
      <w:r w:rsidRPr="002D0D81">
        <w:t>pletype</w:t>
      </w:r>
      <w:r w:rsidRPr="002D0D81">
        <w:rPr>
          <w:rFonts w:hint="eastAsia"/>
        </w:rPr>
        <w:t>型元素，则使用其产生一个</w:t>
      </w:r>
      <w:r w:rsidRPr="002D0D81">
        <w:rPr>
          <w:rFonts w:hint="eastAsia"/>
        </w:rPr>
        <w:t>owl</w:t>
      </w:r>
      <w:r w:rsidRPr="002D0D81">
        <w:t>:DatatypeProperty</w:t>
      </w:r>
      <w:r w:rsidRPr="002D0D81">
        <w:rPr>
          <w:rFonts w:hint="eastAsia"/>
        </w:rPr>
        <w:t>属性，该属性名使用与元素标签名相同的名字；</w:t>
      </w:r>
    </w:p>
    <w:p w14:paraId="5C452635" w14:textId="77777777" w:rsidR="00AD050D" w:rsidRPr="002D0D81" w:rsidRDefault="00AD050D" w:rsidP="00607083">
      <w:pPr>
        <w:pStyle w:val="affa"/>
        <w:numPr>
          <w:ilvl w:val="0"/>
          <w:numId w:val="28"/>
        </w:numPr>
        <w:spacing w:line="360" w:lineRule="auto"/>
        <w:ind w:firstLineChars="0"/>
        <w:jc w:val="left"/>
      </w:pPr>
      <w:r w:rsidRPr="002D0D81">
        <w:rPr>
          <w:rFonts w:hint="eastAsia"/>
        </w:rPr>
        <w:t>继续深度遍历该树模型的所有元素，直到元素为空，遍历的元素如果是相应本体</w:t>
      </w:r>
      <w:r w:rsidRPr="002D0D81">
        <w:rPr>
          <w:rFonts w:hint="eastAsia"/>
        </w:rPr>
        <w:t>OWL</w:t>
      </w:r>
      <w:r w:rsidRPr="002D0D81">
        <w:rPr>
          <w:rFonts w:hint="eastAsia"/>
        </w:rPr>
        <w:t>中的一个类，则声明一个新的资源，这个资源由该元素相应的子元素和属性通过引用本体中的术语构成的三元组集；</w:t>
      </w:r>
    </w:p>
    <w:p w14:paraId="63D7B0B2" w14:textId="77777777" w:rsidR="00AD050D" w:rsidRPr="002D0D81" w:rsidRDefault="00AD050D" w:rsidP="00607083">
      <w:pPr>
        <w:pStyle w:val="affa"/>
        <w:numPr>
          <w:ilvl w:val="0"/>
          <w:numId w:val="28"/>
        </w:numPr>
        <w:spacing w:line="360" w:lineRule="auto"/>
        <w:ind w:firstLineChars="0"/>
        <w:jc w:val="left"/>
      </w:pPr>
      <w:r w:rsidRPr="002D0D81">
        <w:rPr>
          <w:rFonts w:hint="eastAsia"/>
        </w:rPr>
        <w:t>继续遍历直到遍历所有元素为空，产生相应的基于语法的代码，即资产本体实例文件。</w:t>
      </w:r>
    </w:p>
    <w:p w14:paraId="64A276A7" w14:textId="77777777" w:rsidR="00AD050D" w:rsidRPr="002D0D81" w:rsidRDefault="00AD050D" w:rsidP="009671BA">
      <w:pPr>
        <w:pStyle w:val="affa"/>
        <w:spacing w:line="360" w:lineRule="auto"/>
        <w:ind w:firstLine="480"/>
      </w:pPr>
      <w:r w:rsidRPr="002D0D81">
        <w:rPr>
          <w:rFonts w:hint="eastAsia"/>
        </w:rPr>
        <w:t>上述算法完成资产实体描述文件到资产本体文件的转换。</w:t>
      </w:r>
    </w:p>
    <w:p w14:paraId="47AEC447" w14:textId="77777777" w:rsidR="00AD050D" w:rsidRPr="002D0D81" w:rsidRDefault="00AD050D" w:rsidP="00183012">
      <w:pPr>
        <w:pStyle w:val="3"/>
      </w:pPr>
      <w:bookmarkStart w:id="74" w:name="_Toc16632682"/>
      <w:r w:rsidRPr="002D0D81">
        <w:rPr>
          <w:rFonts w:hint="eastAsia"/>
        </w:rPr>
        <w:t>基于</w:t>
      </w:r>
      <w:r w:rsidRPr="002D0D81">
        <w:t>本体的语义检索</w:t>
      </w:r>
      <w:bookmarkEnd w:id="74"/>
    </w:p>
    <w:p w14:paraId="16ACA8F1" w14:textId="77777777" w:rsidR="00AD050D" w:rsidRPr="002D0D81" w:rsidRDefault="00AD050D" w:rsidP="009671BA">
      <w:pPr>
        <w:pStyle w:val="affa"/>
        <w:spacing w:line="360" w:lineRule="auto"/>
        <w:ind w:firstLine="480"/>
      </w:pPr>
      <w:r w:rsidRPr="002D0D81">
        <w:rPr>
          <w:rFonts w:hint="eastAsia"/>
        </w:rPr>
        <w:t>资产检索工作是使用资产的开始，它将直接影响着后续的资产复用、集成及组装等步骤。资产检索的核心问题就是如何通过分析用户查询资产的信息，来查询资产库中的资产描述信息，找到与其相匹配的资产或资产集合。</w:t>
      </w:r>
    </w:p>
    <w:p w14:paraId="78D9F486" w14:textId="77777777" w:rsidR="00AD050D" w:rsidRPr="002D0D81" w:rsidRDefault="00AD050D" w:rsidP="009671BA">
      <w:pPr>
        <w:pStyle w:val="affa"/>
        <w:spacing w:line="360" w:lineRule="auto"/>
        <w:ind w:firstLine="480"/>
      </w:pPr>
      <w:r w:rsidRPr="002D0D81">
        <w:rPr>
          <w:rFonts w:hint="eastAsia"/>
        </w:rPr>
        <w:t>资产的检索方法依赖于资产的标识和分类，用户借助资产库管理系统检索所需资产时，必须依照提出的一组术语来组成被查找资产的形式化描述，通过这些术语来查找所需的或与所需功能相近的资产。</w:t>
      </w:r>
    </w:p>
    <w:p w14:paraId="5C86A3C0" w14:textId="77777777" w:rsidR="00AD050D" w:rsidRPr="002D0D81" w:rsidRDefault="00AD050D" w:rsidP="009671BA">
      <w:pPr>
        <w:pStyle w:val="affa"/>
        <w:spacing w:line="360" w:lineRule="auto"/>
        <w:ind w:firstLine="480"/>
      </w:pPr>
      <w:r w:rsidRPr="002D0D81">
        <w:rPr>
          <w:rFonts w:hint="eastAsia"/>
        </w:rPr>
        <w:t>本体由于具有良好的概念层次结构和对逻辑推理的支持，进一步还可在知识层面上辅助检索，通过主题词典、上下位词典、相关同级词典，形成一个知识体系或概念网络，给用户智能知识提示，最终帮助用户获得最佳的检索效果。</w:t>
      </w:r>
    </w:p>
    <w:p w14:paraId="3444EC52" w14:textId="77777777" w:rsidR="00AD050D" w:rsidRPr="002D0D81" w:rsidRDefault="00AD050D" w:rsidP="009671BA">
      <w:pPr>
        <w:pStyle w:val="affa"/>
        <w:spacing w:line="360" w:lineRule="auto"/>
        <w:ind w:firstLine="480"/>
      </w:pPr>
      <w:r w:rsidRPr="002D0D81">
        <w:rPr>
          <w:rFonts w:hint="eastAsia"/>
        </w:rPr>
        <w:t>基于本体的语义检索方法，通过充分挖掘数据源内部隐含的语义关系，使检索过程由原来的关键词组匹配转化为内容匹配，比如用户检索“计算机”与“电脑”相关的信息也能检索出来，以帮助用户建立准确高效的查询请求，克服上述仅有表达形式上的关键字匹配检索中出现的查全率、查准率不高的问题，进而更高效地完成软件资产管理中资产的检索过程。</w:t>
      </w:r>
    </w:p>
    <w:p w14:paraId="532ACB06" w14:textId="77777777" w:rsidR="00AD050D" w:rsidRPr="002D0D81" w:rsidRDefault="00AD050D" w:rsidP="009671BA">
      <w:pPr>
        <w:pStyle w:val="affa"/>
        <w:spacing w:line="360" w:lineRule="auto"/>
        <w:ind w:firstLine="480"/>
      </w:pPr>
      <w:r w:rsidRPr="002D0D81">
        <w:rPr>
          <w:rFonts w:hint="eastAsia"/>
        </w:rPr>
        <w:t>当前随着信息的爆炸式增长，信息查询出现了难以克服的问题信息过载和词不匹配。信息过载影响了信息检索的查准率，而词不匹配影响了查全率。对于关系数据库中的数据查询</w:t>
      </w:r>
      <w:r w:rsidRPr="002D0D81">
        <w:rPr>
          <w:rFonts w:hint="eastAsia"/>
        </w:rPr>
        <w:t>,</w:t>
      </w:r>
      <w:r w:rsidRPr="002D0D81">
        <w:rPr>
          <w:rFonts w:hint="eastAsia"/>
        </w:rPr>
        <w:t>由于存在一词多义、多词一义的现象以及内容的上下位关系，大多数用户无法明确表达自己的查询要求，从而导致检索的查全率、查准率大大降低。</w:t>
      </w:r>
    </w:p>
    <w:p w14:paraId="2BBB78BA" w14:textId="77777777" w:rsidR="00AD050D" w:rsidRPr="002D0D81" w:rsidRDefault="00AD050D" w:rsidP="009671BA">
      <w:pPr>
        <w:pStyle w:val="affa"/>
        <w:spacing w:line="360" w:lineRule="auto"/>
        <w:ind w:firstLine="480"/>
      </w:pPr>
      <w:r w:rsidRPr="002D0D81">
        <w:rPr>
          <w:rFonts w:hint="eastAsia"/>
        </w:rPr>
        <w:t>为了解决这种语义上的局限，通过以下方法：</w:t>
      </w:r>
    </w:p>
    <w:p w14:paraId="52133F5A" w14:textId="77777777" w:rsidR="00AD050D" w:rsidRPr="002D0D81" w:rsidRDefault="00AD050D" w:rsidP="00607083">
      <w:pPr>
        <w:pStyle w:val="affa"/>
        <w:numPr>
          <w:ilvl w:val="0"/>
          <w:numId w:val="29"/>
        </w:numPr>
        <w:spacing w:line="360" w:lineRule="auto"/>
        <w:ind w:firstLineChars="0"/>
      </w:pPr>
      <w:r w:rsidRPr="002D0D81">
        <w:rPr>
          <w:rFonts w:hint="eastAsia"/>
        </w:rPr>
        <w:t>首先把查询重写为定义在视图上的查询，通过构建本体模型，使用视图来联系本体和关系数据库中的基本表；</w:t>
      </w:r>
    </w:p>
    <w:p w14:paraId="477239FC" w14:textId="77777777" w:rsidR="00AD050D" w:rsidRPr="002D0D81" w:rsidRDefault="00AD050D" w:rsidP="00607083">
      <w:pPr>
        <w:pStyle w:val="affa"/>
        <w:numPr>
          <w:ilvl w:val="0"/>
          <w:numId w:val="29"/>
        </w:numPr>
        <w:spacing w:line="360" w:lineRule="auto"/>
        <w:ind w:firstLineChars="0"/>
      </w:pPr>
      <w:r w:rsidRPr="002D0D81">
        <w:rPr>
          <w:rFonts w:hint="eastAsia"/>
        </w:rPr>
        <w:t>利用全局本体对查询语句中概念间的语义约束进行推理；</w:t>
      </w:r>
    </w:p>
    <w:p w14:paraId="04274DAB" w14:textId="77777777" w:rsidR="00AD050D" w:rsidRPr="002D0D81" w:rsidRDefault="00AD050D" w:rsidP="00607083">
      <w:pPr>
        <w:pStyle w:val="affa"/>
        <w:numPr>
          <w:ilvl w:val="0"/>
          <w:numId w:val="29"/>
        </w:numPr>
        <w:spacing w:line="360" w:lineRule="auto"/>
        <w:ind w:firstLineChars="0"/>
      </w:pPr>
      <w:r w:rsidRPr="002D0D81">
        <w:rPr>
          <w:rFonts w:hint="eastAsia"/>
        </w:rPr>
        <w:t>集成语义信息对查询进行重写，即在原查询词的基础上加入与用户用词相关的词或词组，组成新的、更准确的查询关键词序列，实现对数据的内容而不是关键字的查询。</w:t>
      </w:r>
    </w:p>
    <w:p w14:paraId="72DB59C8" w14:textId="77777777" w:rsidR="00AD050D" w:rsidRPr="002D0D81" w:rsidRDefault="00AD050D" w:rsidP="00607083">
      <w:pPr>
        <w:pStyle w:val="affa"/>
        <w:numPr>
          <w:ilvl w:val="0"/>
          <w:numId w:val="29"/>
        </w:numPr>
        <w:spacing w:line="360" w:lineRule="auto"/>
        <w:ind w:firstLineChars="0"/>
      </w:pPr>
      <w:r w:rsidRPr="002D0D81">
        <w:rPr>
          <w:rFonts w:hint="eastAsia"/>
        </w:rPr>
        <w:t>新的查询与原查询的查询结果在用户意图上等价，以达到统一数据及领域知识的作用，使用户查询意图更完备。</w:t>
      </w:r>
    </w:p>
    <w:p w14:paraId="6410447E" w14:textId="77777777" w:rsidR="00AD050D" w:rsidRPr="002D0D81" w:rsidRDefault="00AD050D" w:rsidP="009671BA">
      <w:pPr>
        <w:pStyle w:val="affa"/>
        <w:spacing w:line="360" w:lineRule="auto"/>
        <w:ind w:firstLine="480"/>
      </w:pPr>
    </w:p>
    <w:p w14:paraId="5F2072E8" w14:textId="77777777" w:rsidR="00AD050D" w:rsidRPr="002D0D81" w:rsidRDefault="00AD050D" w:rsidP="009671BA">
      <w:pPr>
        <w:pStyle w:val="affa"/>
        <w:spacing w:line="360" w:lineRule="auto"/>
        <w:ind w:firstLine="482"/>
      </w:pPr>
      <w:r w:rsidRPr="002D0D81">
        <w:rPr>
          <w:rFonts w:hint="eastAsia"/>
          <w:b/>
        </w:rPr>
        <w:t>定义</w:t>
      </w:r>
      <w:r w:rsidRPr="002D0D81">
        <w:rPr>
          <w:b/>
        </w:rPr>
        <w:t>1</w:t>
      </w:r>
      <w:r w:rsidRPr="002D0D81">
        <w:rPr>
          <w:rFonts w:hint="eastAsia"/>
          <w:b/>
        </w:rPr>
        <w:t>：</w:t>
      </w:r>
      <w:r w:rsidRPr="002D0D81">
        <w:rPr>
          <w:rFonts w:hint="eastAsia"/>
        </w:rPr>
        <w:t>基于创建视图的语法规则，通过</w:t>
      </w:r>
      <w:r w:rsidRPr="002D0D81">
        <w:rPr>
          <w:rFonts w:hint="eastAsia"/>
        </w:rPr>
        <w:t>W</w:t>
      </w:r>
      <w:r w:rsidRPr="002D0D81">
        <w:t>here</w:t>
      </w:r>
      <w:r w:rsidRPr="002D0D81">
        <w:rPr>
          <w:rFonts w:hint="eastAsia"/>
        </w:rPr>
        <w:t>子句限制语义约束，结合基本表和本体之间的映射关系进行连接查询，形成的视图称为语义视图。</w:t>
      </w:r>
    </w:p>
    <w:p w14:paraId="7AE52603" w14:textId="77777777" w:rsidR="00AD050D" w:rsidRPr="002D0D81" w:rsidRDefault="00AD050D" w:rsidP="009671BA">
      <w:pPr>
        <w:pStyle w:val="affa"/>
        <w:spacing w:line="360" w:lineRule="auto"/>
        <w:ind w:firstLine="480"/>
      </w:pPr>
      <w:r w:rsidRPr="002D0D81">
        <w:rPr>
          <w:rFonts w:hint="eastAsia"/>
        </w:rPr>
        <w:t>如下伪</w:t>
      </w:r>
      <w:r w:rsidRPr="002D0D81">
        <w:rPr>
          <w:rFonts w:hint="eastAsia"/>
        </w:rPr>
        <w:t>S</w:t>
      </w:r>
      <w:r w:rsidRPr="002D0D81">
        <w:t>QL</w:t>
      </w:r>
      <w:r w:rsidRPr="002D0D81">
        <w:rPr>
          <w:rFonts w:hint="eastAsia"/>
        </w:rPr>
        <w:t>语句所示：</w:t>
      </w:r>
    </w:p>
    <w:p w14:paraId="43F04B55" w14:textId="77777777" w:rsidR="00AD050D" w:rsidRPr="002D0D81" w:rsidRDefault="00AD050D" w:rsidP="009671BA">
      <w:pPr>
        <w:pStyle w:val="affa"/>
        <w:spacing w:line="360" w:lineRule="auto"/>
        <w:ind w:firstLine="480"/>
      </w:pPr>
      <w:r w:rsidRPr="002D0D81">
        <w:rPr>
          <w:rFonts w:hint="eastAsia"/>
        </w:rPr>
        <w:t>CREATE</w:t>
      </w:r>
      <w:r w:rsidRPr="002D0D81">
        <w:t xml:space="preserve"> VIEW MyView(Column</w:t>
      </w:r>
      <w:r w:rsidRPr="002D0D81">
        <w:rPr>
          <w:vertAlign w:val="subscript"/>
        </w:rPr>
        <w:t>1</w:t>
      </w:r>
      <w:r w:rsidRPr="002D0D81">
        <w:rPr>
          <w:rFonts w:hint="eastAsia"/>
        </w:rPr>
        <w:t>，</w:t>
      </w:r>
      <w:r w:rsidRPr="002D0D81">
        <w:t>…Column</w:t>
      </w:r>
      <w:r w:rsidRPr="002D0D81">
        <w:rPr>
          <w:vertAlign w:val="subscript"/>
        </w:rPr>
        <w:t>N</w:t>
      </w:r>
      <w:r w:rsidRPr="002D0D81">
        <w:rPr>
          <w:rFonts w:hint="eastAsia"/>
        </w:rPr>
        <w:t>)</w:t>
      </w:r>
      <w:r w:rsidRPr="002D0D81">
        <w:t xml:space="preserve"> AS</w:t>
      </w:r>
    </w:p>
    <w:p w14:paraId="7486DAA9" w14:textId="77777777" w:rsidR="00AD050D" w:rsidRPr="002D0D81" w:rsidRDefault="00AD050D" w:rsidP="009671BA">
      <w:pPr>
        <w:pStyle w:val="affa"/>
        <w:spacing w:line="360" w:lineRule="auto"/>
        <w:ind w:firstLine="480"/>
        <w:rPr>
          <w:vertAlign w:val="subscript"/>
        </w:rPr>
      </w:pPr>
      <w:r w:rsidRPr="002D0D81">
        <w:t>SELECT head</w:t>
      </w:r>
      <w:r w:rsidRPr="002D0D81">
        <w:rPr>
          <w:vertAlign w:val="subscript"/>
        </w:rPr>
        <w:t>1</w:t>
      </w:r>
      <w:r w:rsidRPr="002D0D81">
        <w:rPr>
          <w:rFonts w:hint="eastAsia"/>
        </w:rPr>
        <w:t>，</w:t>
      </w:r>
      <w:r w:rsidRPr="002D0D81">
        <w:t>…head</w:t>
      </w:r>
      <w:r w:rsidRPr="002D0D81">
        <w:rPr>
          <w:vertAlign w:val="subscript"/>
        </w:rPr>
        <w:t>N</w:t>
      </w:r>
    </w:p>
    <w:p w14:paraId="747F7CFA" w14:textId="77777777" w:rsidR="00AD050D" w:rsidRPr="002D0D81" w:rsidRDefault="00AD050D" w:rsidP="009671BA">
      <w:pPr>
        <w:pStyle w:val="affa"/>
        <w:spacing w:line="360" w:lineRule="auto"/>
        <w:ind w:firstLine="480"/>
      </w:pPr>
      <w:r w:rsidRPr="002D0D81">
        <w:t>FROM BaseTable AS T</w:t>
      </w:r>
      <w:r w:rsidRPr="002D0D81">
        <w:rPr>
          <w:rFonts w:hint="eastAsia"/>
        </w:rPr>
        <w:t>，</w:t>
      </w:r>
      <w:r w:rsidRPr="002D0D81">
        <w:rPr>
          <w:rFonts w:hint="eastAsia"/>
        </w:rPr>
        <w:t>O</w:t>
      </w:r>
      <w:r w:rsidRPr="002D0D81">
        <w:t>ntology AS O</w:t>
      </w:r>
    </w:p>
    <w:p w14:paraId="59EA7F20" w14:textId="77777777" w:rsidR="00AD050D" w:rsidRPr="002D0D81" w:rsidRDefault="00AD050D" w:rsidP="009671BA">
      <w:pPr>
        <w:pStyle w:val="affa"/>
        <w:spacing w:line="360" w:lineRule="auto"/>
        <w:ind w:firstLine="480"/>
      </w:pPr>
      <w:r w:rsidRPr="002D0D81">
        <w:t>Where constructor</w:t>
      </w:r>
    </w:p>
    <w:p w14:paraId="141BD5A8" w14:textId="77777777" w:rsidR="00AD050D" w:rsidRPr="002D0D81" w:rsidRDefault="00AD050D" w:rsidP="009671BA">
      <w:pPr>
        <w:pStyle w:val="affa"/>
        <w:spacing w:line="360" w:lineRule="auto"/>
        <w:ind w:firstLine="480"/>
      </w:pPr>
      <w:r w:rsidRPr="002D0D81">
        <w:t>AND P</w:t>
      </w:r>
      <w:r w:rsidRPr="002D0D81">
        <w:rPr>
          <w:vertAlign w:val="subscript"/>
        </w:rPr>
        <w:t>1</w:t>
      </w:r>
      <w:r w:rsidRPr="002D0D81">
        <w:t xml:space="preserve"> AND … AND P</w:t>
      </w:r>
      <w:r w:rsidRPr="002D0D81">
        <w:rPr>
          <w:vertAlign w:val="subscript"/>
        </w:rPr>
        <w:t>k</w:t>
      </w:r>
    </w:p>
    <w:p w14:paraId="0AE03825" w14:textId="77777777" w:rsidR="00AD050D" w:rsidRPr="002D0D81" w:rsidRDefault="00AD050D" w:rsidP="009671BA">
      <w:pPr>
        <w:pStyle w:val="affa"/>
        <w:spacing w:line="360" w:lineRule="auto"/>
        <w:ind w:firstLine="480"/>
        <w:rPr>
          <w:vertAlign w:val="subscript"/>
        </w:rPr>
      </w:pPr>
      <w:r w:rsidRPr="002D0D81">
        <w:t>AND m</w:t>
      </w:r>
      <w:r w:rsidRPr="002D0D81">
        <w:rPr>
          <w:vertAlign w:val="subscript"/>
        </w:rPr>
        <w:t>1</w:t>
      </w:r>
      <w:r w:rsidRPr="002D0D81">
        <w:t xml:space="preserve"> AND … AND m</w:t>
      </w:r>
      <w:r w:rsidRPr="002D0D81">
        <w:rPr>
          <w:vertAlign w:val="subscript"/>
        </w:rPr>
        <w:t>k</w:t>
      </w:r>
    </w:p>
    <w:p w14:paraId="56D69A10" w14:textId="77777777" w:rsidR="00AD050D" w:rsidRPr="002D0D81" w:rsidRDefault="00AD050D" w:rsidP="009671BA">
      <w:pPr>
        <w:pStyle w:val="affa"/>
        <w:spacing w:line="360" w:lineRule="auto"/>
        <w:ind w:firstLine="480"/>
      </w:pPr>
      <w:r w:rsidRPr="002D0D81">
        <w:rPr>
          <w:rFonts w:hint="eastAsia"/>
        </w:rPr>
        <w:t>其中，约束有三种形式，分别为构造器（</w:t>
      </w:r>
      <w:r w:rsidRPr="002D0D81">
        <w:rPr>
          <w:rFonts w:hint="eastAsia"/>
        </w:rPr>
        <w:t>c</w:t>
      </w:r>
      <w:r w:rsidRPr="002D0D81">
        <w:t>onstructor</w:t>
      </w:r>
      <w:r w:rsidRPr="002D0D81">
        <w:rPr>
          <w:rFonts w:hint="eastAsia"/>
        </w:rPr>
        <w:t>）、约束（</w:t>
      </w:r>
      <w:r w:rsidRPr="002D0D81">
        <w:rPr>
          <w:rFonts w:hint="eastAsia"/>
        </w:rPr>
        <w:t>c</w:t>
      </w:r>
      <w:r w:rsidRPr="002D0D81">
        <w:t>onstraint</w:t>
      </w:r>
      <w:r w:rsidRPr="002D0D81">
        <w:rPr>
          <w:rFonts w:hint="eastAsia"/>
        </w:rPr>
        <w:t>）、映射（</w:t>
      </w:r>
      <w:r w:rsidRPr="002D0D81">
        <w:rPr>
          <w:rFonts w:hint="eastAsia"/>
        </w:rPr>
        <w:t>m</w:t>
      </w:r>
      <w:r w:rsidRPr="002D0D81">
        <w:t>apping</w:t>
      </w:r>
      <w:r w:rsidRPr="002D0D81">
        <w:rPr>
          <w:rFonts w:hint="eastAsia"/>
        </w:rPr>
        <w:t>）。</w:t>
      </w:r>
    </w:p>
    <w:p w14:paraId="01E1419E" w14:textId="77777777" w:rsidR="00AD050D" w:rsidRPr="002D0D81" w:rsidRDefault="00AD050D" w:rsidP="009671BA">
      <w:pPr>
        <w:pStyle w:val="affa"/>
        <w:spacing w:line="360" w:lineRule="auto"/>
        <w:ind w:firstLine="480"/>
      </w:pPr>
      <w:r w:rsidRPr="002D0D81">
        <w:rPr>
          <w:rFonts w:hint="eastAsia"/>
        </w:rPr>
        <w:t>（</w:t>
      </w:r>
      <w:r w:rsidRPr="002D0D81">
        <w:rPr>
          <w:rFonts w:hint="eastAsia"/>
        </w:rPr>
        <w:t>1</w:t>
      </w:r>
      <w:r w:rsidRPr="002D0D81">
        <w:rPr>
          <w:rFonts w:hint="eastAsia"/>
        </w:rPr>
        <w:t>）构造器</w:t>
      </w:r>
    </w:p>
    <w:p w14:paraId="399EE9CB" w14:textId="77777777" w:rsidR="00AD050D" w:rsidRPr="002D0D81" w:rsidRDefault="00AD050D" w:rsidP="009671BA">
      <w:pPr>
        <w:pStyle w:val="affa"/>
        <w:spacing w:line="360" w:lineRule="auto"/>
        <w:ind w:firstLine="480"/>
      </w:pPr>
      <w:r w:rsidRPr="002D0D81">
        <w:rPr>
          <w:rFonts w:hint="eastAsia"/>
        </w:rPr>
        <w:t>关系表中的记录实例化本体类型。</w:t>
      </w:r>
    </w:p>
    <w:p w14:paraId="207BEEB6" w14:textId="77777777" w:rsidR="00AD050D" w:rsidRPr="002D0D81" w:rsidRDefault="00AD050D" w:rsidP="009671BA">
      <w:pPr>
        <w:pStyle w:val="affa"/>
        <w:spacing w:line="360" w:lineRule="auto"/>
        <w:ind w:firstLine="480"/>
      </w:pPr>
      <w:r w:rsidRPr="002D0D81">
        <w:rPr>
          <w:rFonts w:hint="eastAsia"/>
        </w:rPr>
        <w:t>（</w:t>
      </w:r>
      <w:r w:rsidRPr="002D0D81">
        <w:rPr>
          <w:rFonts w:hint="eastAsia"/>
        </w:rPr>
        <w:t>2</w:t>
      </w:r>
      <w:r w:rsidRPr="002D0D81">
        <w:rPr>
          <w:rFonts w:hint="eastAsia"/>
        </w:rPr>
        <w:t>）约束</w:t>
      </w:r>
    </w:p>
    <w:p w14:paraId="4D817E0E" w14:textId="77777777" w:rsidR="00AD050D" w:rsidRPr="002D0D81" w:rsidRDefault="00AD050D" w:rsidP="009671BA">
      <w:pPr>
        <w:pStyle w:val="affa"/>
        <w:spacing w:line="360" w:lineRule="auto"/>
        <w:ind w:firstLine="480"/>
      </w:pPr>
      <w:r w:rsidRPr="002D0D81">
        <w:rPr>
          <w:rFonts w:hint="eastAsia"/>
        </w:rPr>
        <w:t>本体构造的实例与关系表的约束。</w:t>
      </w:r>
    </w:p>
    <w:p w14:paraId="7BCDB2ED" w14:textId="77777777" w:rsidR="00AD050D" w:rsidRPr="002D0D81" w:rsidRDefault="00AD050D" w:rsidP="009671BA">
      <w:pPr>
        <w:pStyle w:val="affa"/>
        <w:spacing w:line="360" w:lineRule="auto"/>
        <w:ind w:firstLine="480"/>
      </w:pPr>
      <w:r w:rsidRPr="002D0D81">
        <w:rPr>
          <w:rFonts w:hint="eastAsia"/>
        </w:rPr>
        <w:t>（</w:t>
      </w:r>
      <w:r w:rsidRPr="002D0D81">
        <w:rPr>
          <w:rFonts w:hint="eastAsia"/>
        </w:rPr>
        <w:t>3</w:t>
      </w:r>
      <w:r w:rsidRPr="002D0D81">
        <w:rPr>
          <w:rFonts w:hint="eastAsia"/>
        </w:rPr>
        <w:t>）映射</w:t>
      </w:r>
    </w:p>
    <w:p w14:paraId="1D56381E" w14:textId="77777777" w:rsidR="00AD050D" w:rsidRPr="002D0D81" w:rsidRDefault="00AD050D" w:rsidP="009671BA">
      <w:pPr>
        <w:pStyle w:val="affa"/>
        <w:spacing w:line="360" w:lineRule="auto"/>
        <w:ind w:firstLine="480"/>
      </w:pPr>
      <w:r w:rsidRPr="002D0D81">
        <w:rPr>
          <w:rFonts w:hint="eastAsia"/>
        </w:rPr>
        <w:t>本体属性和关系表属性的映射关系。</w:t>
      </w:r>
    </w:p>
    <w:p w14:paraId="0FB3A0DB" w14:textId="77777777" w:rsidR="00AD050D" w:rsidRPr="002D0D81" w:rsidRDefault="00AD050D" w:rsidP="009671BA">
      <w:pPr>
        <w:pStyle w:val="affa"/>
        <w:spacing w:line="360" w:lineRule="auto"/>
        <w:ind w:firstLine="480"/>
      </w:pPr>
    </w:p>
    <w:p w14:paraId="792EAFBF" w14:textId="77777777" w:rsidR="00AD050D" w:rsidRPr="002D0D81" w:rsidRDefault="00AD050D" w:rsidP="009671BA">
      <w:pPr>
        <w:pStyle w:val="affa"/>
        <w:spacing w:line="360" w:lineRule="auto"/>
        <w:ind w:firstLine="482"/>
      </w:pPr>
      <w:r w:rsidRPr="002D0D81">
        <w:rPr>
          <w:rFonts w:hint="eastAsia"/>
          <w:b/>
        </w:rPr>
        <w:t>定义</w:t>
      </w:r>
      <w:r w:rsidRPr="002D0D81">
        <w:rPr>
          <w:rFonts w:hint="eastAsia"/>
          <w:b/>
        </w:rPr>
        <w:t>2</w:t>
      </w:r>
      <w:r w:rsidRPr="002D0D81">
        <w:rPr>
          <w:rFonts w:hint="eastAsia"/>
          <w:b/>
        </w:rPr>
        <w:t>：</w:t>
      </w:r>
      <w:r w:rsidRPr="002D0D81">
        <w:rPr>
          <w:rFonts w:hint="eastAsia"/>
        </w:rPr>
        <w:t>R</w:t>
      </w:r>
      <w:r w:rsidRPr="002D0D81">
        <w:rPr>
          <w:rFonts w:hint="eastAsia"/>
        </w:rPr>
        <w:t>是谓词定义的递归关系的集合，</w:t>
      </w:r>
      <w:r w:rsidRPr="002D0D81">
        <w:rPr>
          <w:rFonts w:hint="eastAsia"/>
        </w:rPr>
        <w:t>P</w:t>
      </w:r>
      <w:r w:rsidRPr="002D0D81">
        <w:rPr>
          <w:rFonts w:hint="eastAsia"/>
        </w:rPr>
        <w:t>（</w:t>
      </w:r>
      <w:r w:rsidRPr="002D0D81">
        <w:rPr>
          <w:rFonts w:hint="eastAsia"/>
        </w:rPr>
        <w:t>G</w:t>
      </w:r>
      <w:r w:rsidRPr="002D0D81">
        <w:rPr>
          <w:rFonts w:hint="eastAsia"/>
        </w:rPr>
        <w:t>）是本体树中谓词节点，</w:t>
      </w:r>
      <w:r w:rsidRPr="002D0D81">
        <w:rPr>
          <w:rFonts w:hint="eastAsia"/>
        </w:rPr>
        <w:t>p</w:t>
      </w:r>
      <w:r w:rsidRPr="002D0D81">
        <w:t>red</w:t>
      </w:r>
      <w:r w:rsidRPr="002D0D81">
        <w:rPr>
          <w:rFonts w:hint="eastAsia"/>
        </w:rPr>
        <w:t>（</w:t>
      </w:r>
      <w:r w:rsidRPr="002D0D81">
        <w:rPr>
          <w:rFonts w:hint="eastAsia"/>
        </w:rPr>
        <w:t>n</w:t>
      </w:r>
      <w:r w:rsidRPr="002D0D81">
        <w:rPr>
          <w:rFonts w:hint="eastAsia"/>
        </w:rPr>
        <w:t>）是谓词名即谓词关联的对象属性。对于节点</w:t>
      </w:r>
      <w:r w:rsidRPr="002D0D81">
        <w:rPr>
          <w:rFonts w:hint="eastAsia"/>
        </w:rPr>
        <w:t>n</w:t>
      </w:r>
      <w:r w:rsidRPr="002D0D81">
        <w:rPr>
          <w:rFonts w:hint="eastAsia"/>
        </w:rPr>
        <w:t>，</w:t>
      </w:r>
      <m:oMath>
        <m:r>
          <m:rPr>
            <m:sty m:val="p"/>
          </m:rPr>
          <w:rPr>
            <w:rFonts w:ascii="Cambria Math" w:hAnsi="Cambria Math"/>
          </w:rPr>
          <m:t>n∈P</m:t>
        </m:r>
        <m:d>
          <m:dPr>
            <m:ctrlPr>
              <w:rPr>
                <w:rFonts w:ascii="Cambria Math" w:hAnsi="Cambria Math"/>
              </w:rPr>
            </m:ctrlPr>
          </m:dPr>
          <m:e>
            <m:r>
              <m:rPr>
                <m:sty m:val="p"/>
              </m:rPr>
              <w:rPr>
                <w:rFonts w:ascii="Cambria Math" w:hAnsi="Cambria Math"/>
              </w:rPr>
              <m:t>G</m:t>
            </m:r>
          </m:e>
        </m:d>
        <m:r>
          <m:rPr>
            <m:sty m:val="p"/>
          </m:rPr>
          <w:rPr>
            <w:rFonts w:ascii="Cambria Math" w:hAnsi="Cambria Math" w:hint="eastAsia"/>
          </w:rPr>
          <m:t>，</m:t>
        </m:r>
        <m:r>
          <m:rPr>
            <m:sty m:val="p"/>
          </m:rPr>
          <w:rPr>
            <w:rFonts w:ascii="Cambria Math" w:hAnsi="Cambria Math"/>
          </w:rPr>
          <m:t>且</m:t>
        </m:r>
        <m:r>
          <m:rPr>
            <m:sty m:val="p"/>
          </m:rPr>
          <w:rPr>
            <w:rFonts w:ascii="Cambria Math" w:hAnsi="Cambria Math"/>
          </w:rPr>
          <m:t>pred</m:t>
        </m:r>
        <m:d>
          <m:dPr>
            <m:ctrlPr>
              <w:rPr>
                <w:rFonts w:ascii="Cambria Math" w:hAnsi="Cambria Math"/>
              </w:rPr>
            </m:ctrlPr>
          </m:dPr>
          <m:e>
            <m:r>
              <m:rPr>
                <m:sty m:val="p"/>
              </m:rPr>
              <w:rPr>
                <w:rFonts w:ascii="Cambria Math" w:hAnsi="Cambria Math"/>
              </w:rPr>
              <m:t>n</m:t>
            </m:r>
          </m:e>
        </m:d>
        <m:r>
          <m:rPr>
            <m:sty m:val="p"/>
          </m:rPr>
          <w:rPr>
            <w:rFonts w:ascii="Cambria Math" w:hAnsi="Cambria Math"/>
          </w:rPr>
          <m:t>∈R</m:t>
        </m:r>
      </m:oMath>
      <w:r w:rsidRPr="002D0D81">
        <w:rPr>
          <w:rFonts w:hint="eastAsia"/>
        </w:rPr>
        <w:t>，</w:t>
      </w:r>
      <w:r w:rsidRPr="002D0D81">
        <w:t>则称节点</w:t>
      </w:r>
      <w:r w:rsidRPr="002D0D81">
        <w:rPr>
          <w:rFonts w:hint="eastAsia"/>
        </w:rPr>
        <w:t>n</w:t>
      </w:r>
      <w:r w:rsidRPr="002D0D81">
        <w:rPr>
          <w:rFonts w:hint="eastAsia"/>
        </w:rPr>
        <w:t>为递归节点。</w:t>
      </w:r>
    </w:p>
    <w:p w14:paraId="0F192973" w14:textId="77777777" w:rsidR="00AD050D" w:rsidRPr="002D0D81" w:rsidRDefault="00AD050D" w:rsidP="009671BA">
      <w:pPr>
        <w:pStyle w:val="affa"/>
        <w:spacing w:line="360" w:lineRule="auto"/>
        <w:ind w:firstLine="480"/>
      </w:pPr>
    </w:p>
    <w:p w14:paraId="5357EC61" w14:textId="77777777" w:rsidR="00AD050D" w:rsidRPr="002D0D81" w:rsidRDefault="00AD050D" w:rsidP="009671BA">
      <w:pPr>
        <w:pStyle w:val="affa"/>
        <w:spacing w:line="360" w:lineRule="auto"/>
        <w:ind w:firstLine="482"/>
      </w:pPr>
      <w:r w:rsidRPr="002D0D81">
        <w:rPr>
          <w:b/>
        </w:rPr>
        <w:t>定义</w:t>
      </w:r>
      <w:r w:rsidRPr="002D0D81">
        <w:rPr>
          <w:b/>
        </w:rPr>
        <w:t>3</w:t>
      </w:r>
      <w:r w:rsidRPr="002D0D81">
        <w:rPr>
          <w:rFonts w:hint="eastAsia"/>
          <w:b/>
        </w:rPr>
        <w:t>：</w:t>
      </w:r>
      <w:r w:rsidRPr="002D0D81">
        <w:rPr>
          <w:rFonts w:hint="eastAsia"/>
        </w:rPr>
        <w:t>由基本表（</w:t>
      </w:r>
      <w:r w:rsidRPr="002D0D81">
        <w:rPr>
          <w:rFonts w:hint="eastAsia"/>
        </w:rPr>
        <w:t>b</w:t>
      </w:r>
      <w:r w:rsidRPr="002D0D81">
        <w:rPr>
          <w:rFonts w:hint="eastAsia"/>
        </w:rPr>
        <w:t>），本体（</w:t>
      </w:r>
      <w:r w:rsidRPr="002D0D81">
        <w:rPr>
          <w:rFonts w:hint="eastAsia"/>
        </w:rPr>
        <w:t>r</w:t>
      </w:r>
      <w:r w:rsidRPr="002D0D81">
        <w:rPr>
          <w:rFonts w:hint="eastAsia"/>
        </w:rPr>
        <w:t>），视图（</w:t>
      </w:r>
      <w:r w:rsidRPr="002D0D81">
        <w:rPr>
          <w:rFonts w:hint="eastAsia"/>
        </w:rPr>
        <w:t>v</w:t>
      </w:r>
      <w:r w:rsidRPr="002D0D81">
        <w:rPr>
          <w:rFonts w:hint="eastAsia"/>
        </w:rPr>
        <w:t>）三类元素组成的三元组称为视图三元组，记为（</w:t>
      </w:r>
      <w:r w:rsidRPr="002D0D81">
        <w:rPr>
          <w:rFonts w:hint="eastAsia"/>
        </w:rPr>
        <w:t>b</w:t>
      </w:r>
      <w:r w:rsidRPr="002D0D81">
        <w:rPr>
          <w:rFonts w:hint="eastAsia"/>
        </w:rPr>
        <w:t>，</w:t>
      </w:r>
      <w:r w:rsidRPr="002D0D81">
        <w:rPr>
          <w:rFonts w:hint="eastAsia"/>
        </w:rPr>
        <w:t>r</w:t>
      </w:r>
      <w:r w:rsidRPr="002D0D81">
        <w:rPr>
          <w:rFonts w:hint="eastAsia"/>
        </w:rPr>
        <w:t>，</w:t>
      </w:r>
      <w:r w:rsidRPr="002D0D81">
        <w:rPr>
          <w:rFonts w:hint="eastAsia"/>
        </w:rPr>
        <w:t>v</w:t>
      </w:r>
      <w:r w:rsidRPr="002D0D81">
        <w:rPr>
          <w:rFonts w:hint="eastAsia"/>
        </w:rPr>
        <w:t>）。基本表与视图的映射元组称为关系型视图元组（</w:t>
      </w:r>
      <w:r w:rsidRPr="002D0D81">
        <w:rPr>
          <w:rFonts w:hint="eastAsia"/>
        </w:rPr>
        <w:t>r</w:t>
      </w:r>
      <w:r w:rsidRPr="002D0D81">
        <w:t>elational view triples</w:t>
      </w:r>
      <w:r w:rsidRPr="002D0D81">
        <w:rPr>
          <w:rFonts w:hint="eastAsia"/>
        </w:rPr>
        <w:t>），视图与本体的映射元组称为虚拟列元组（</w:t>
      </w:r>
      <w:r w:rsidRPr="002D0D81">
        <w:rPr>
          <w:rFonts w:hint="eastAsia"/>
        </w:rPr>
        <w:t>v</w:t>
      </w:r>
      <w:r w:rsidRPr="002D0D81">
        <w:t>irtual column tripes</w:t>
      </w:r>
      <w:r w:rsidRPr="002D0D81">
        <w:rPr>
          <w:rFonts w:hint="eastAsia"/>
        </w:rPr>
        <w:t>）。基本表与本体的映射元组称为本体元组。</w:t>
      </w:r>
    </w:p>
    <w:p w14:paraId="6F1429A4" w14:textId="77777777" w:rsidR="00AD050D" w:rsidRPr="002D0D81" w:rsidRDefault="00AD050D" w:rsidP="009671BA">
      <w:pPr>
        <w:pStyle w:val="affa"/>
        <w:spacing w:line="360" w:lineRule="auto"/>
        <w:ind w:firstLine="480"/>
      </w:pPr>
    </w:p>
    <w:p w14:paraId="738E61B3" w14:textId="77777777" w:rsidR="00AD050D" w:rsidRPr="002D0D81" w:rsidRDefault="00AD050D" w:rsidP="009671BA">
      <w:pPr>
        <w:pStyle w:val="affa"/>
        <w:spacing w:line="360" w:lineRule="auto"/>
        <w:ind w:firstLine="482"/>
      </w:pPr>
      <w:r w:rsidRPr="002D0D81">
        <w:rPr>
          <w:b/>
        </w:rPr>
        <w:t>定义</w:t>
      </w:r>
      <w:r w:rsidRPr="002D0D81">
        <w:rPr>
          <w:rFonts w:hint="eastAsia"/>
          <w:b/>
        </w:rPr>
        <w:t>4</w:t>
      </w:r>
      <w:r w:rsidRPr="002D0D81">
        <w:rPr>
          <w:rFonts w:hint="eastAsia"/>
          <w:b/>
        </w:rPr>
        <w:t>：</w:t>
      </w:r>
      <w:r w:rsidRPr="002D0D81">
        <w:rPr>
          <w:rFonts w:hint="eastAsia"/>
        </w:rPr>
        <w:t>对于节点</w:t>
      </w:r>
      <m:oMath>
        <m:r>
          <m:rPr>
            <m:sty m:val="p"/>
          </m:rPr>
          <w:rPr>
            <w:rFonts w:ascii="Cambria Math" w:hAnsi="Cambria Math"/>
          </w:rPr>
          <m:t>n∈P</m:t>
        </m:r>
        <m:r>
          <m:rPr>
            <m:sty m:val="p"/>
          </m:rPr>
          <w:rPr>
            <w:rFonts w:ascii="Cambria Math" w:hAnsi="Cambria Math" w:hint="eastAsia"/>
          </w:rPr>
          <m:t>（</m:t>
        </m:r>
        <m:r>
          <m:rPr>
            <m:sty m:val="p"/>
          </m:rPr>
          <w:rPr>
            <w:rFonts w:ascii="Cambria Math" w:hAnsi="Cambria Math"/>
          </w:rPr>
          <m:t>G</m:t>
        </m:r>
        <m:r>
          <m:rPr>
            <m:sty m:val="p"/>
          </m:rPr>
          <w:rPr>
            <w:rFonts w:ascii="Cambria Math" w:hAnsi="Cambria Math" w:hint="eastAsia"/>
          </w:rPr>
          <m:t>）</m:t>
        </m:r>
      </m:oMath>
      <w:r w:rsidRPr="002D0D81">
        <w:rPr>
          <w:rFonts w:hint="eastAsia"/>
        </w:rPr>
        <w:t>，存在视图元祖（</w:t>
      </w:r>
      <w:r w:rsidRPr="002D0D81">
        <w:rPr>
          <w:rFonts w:hint="eastAsia"/>
        </w:rPr>
        <w:t>b</w:t>
      </w:r>
      <w:r w:rsidRPr="002D0D81">
        <w:rPr>
          <w:rFonts w:hint="eastAsia"/>
        </w:rPr>
        <w:t>，</w:t>
      </w:r>
      <w:r w:rsidRPr="002D0D81">
        <w:rPr>
          <w:rFonts w:hint="eastAsia"/>
        </w:rPr>
        <w:t>r</w:t>
      </w:r>
      <w:r w:rsidRPr="002D0D81">
        <w:rPr>
          <w:rFonts w:hint="eastAsia"/>
        </w:rPr>
        <w:t>，</w:t>
      </w:r>
      <w:r w:rsidRPr="002D0D81">
        <w:t>v</w:t>
      </w:r>
      <w:r w:rsidRPr="002D0D81">
        <w:rPr>
          <w:rFonts w:hint="eastAsia"/>
        </w:rPr>
        <w:t>）</w:t>
      </w:r>
      <m:oMath>
        <m:r>
          <m:rPr>
            <m:sty m:val="p"/>
          </m:rPr>
          <w:rPr>
            <w:rFonts w:ascii="Cambria Math" w:hAnsi="Cambria Math"/>
          </w:rPr>
          <m:t>∈V</m:t>
        </m:r>
      </m:oMath>
      <w:r w:rsidRPr="002D0D81">
        <w:rPr>
          <w:rFonts w:hint="eastAsia"/>
        </w:rPr>
        <w:t>，</w:t>
      </w:r>
      <w:r w:rsidRPr="002D0D81">
        <w:t>且</w:t>
      </w:r>
      <w:r w:rsidRPr="002D0D81">
        <w:rPr>
          <w:rFonts w:hint="eastAsia"/>
        </w:rPr>
        <w:t>r</w:t>
      </w:r>
      <w:r w:rsidRPr="002D0D81">
        <w:t>=pred(n)</w:t>
      </w:r>
      <w:r w:rsidRPr="002D0D81">
        <w:rPr>
          <w:rFonts w:hint="eastAsia"/>
        </w:rPr>
        <w:t>，</w:t>
      </w:r>
      <w:r w:rsidRPr="002D0D81">
        <w:t>且</w:t>
      </w:r>
      <w:r w:rsidRPr="002D0D81">
        <w:rPr>
          <w:rFonts w:hint="eastAsia"/>
        </w:rPr>
        <w:t>b</w:t>
      </w:r>
      <w:r w:rsidRPr="002D0D81">
        <w:rPr>
          <w:rFonts w:hint="eastAsia"/>
        </w:rPr>
        <w:t>非空，则称节点</w:t>
      </w:r>
      <w:r w:rsidRPr="002D0D81">
        <w:rPr>
          <w:rFonts w:hint="eastAsia"/>
        </w:rPr>
        <w:t>n</w:t>
      </w:r>
      <w:r w:rsidRPr="002D0D81">
        <w:rPr>
          <w:rFonts w:hint="eastAsia"/>
        </w:rPr>
        <w:t>为基础节点。</w:t>
      </w:r>
    </w:p>
    <w:p w14:paraId="38470A3C" w14:textId="77777777" w:rsidR="00AD050D" w:rsidRPr="002D0D81" w:rsidRDefault="00AD050D" w:rsidP="009671BA">
      <w:pPr>
        <w:pStyle w:val="affa"/>
        <w:spacing w:line="360" w:lineRule="auto"/>
        <w:ind w:firstLine="480"/>
      </w:pPr>
      <w:r w:rsidRPr="002D0D81">
        <w:rPr>
          <w:rFonts w:hint="eastAsia"/>
        </w:rPr>
        <w:t>对于用户的初始查询建立视图</w:t>
      </w:r>
      <w:r w:rsidRPr="002D0D81">
        <w:t>,</w:t>
      </w:r>
      <w:r w:rsidRPr="002D0D81">
        <w:rPr>
          <w:rFonts w:hint="eastAsia"/>
        </w:rPr>
        <w:t>将己建立好的本体和基本数据表作为查询对象。</w:t>
      </w:r>
    </w:p>
    <w:p w14:paraId="18608387" w14:textId="77777777" w:rsidR="00AD050D" w:rsidRPr="002D0D81" w:rsidRDefault="00AD050D" w:rsidP="009671BA">
      <w:pPr>
        <w:pStyle w:val="affa"/>
        <w:spacing w:line="360" w:lineRule="auto"/>
        <w:ind w:firstLine="480"/>
      </w:pPr>
      <w:r w:rsidRPr="002D0D81">
        <w:rPr>
          <w:rFonts w:hint="eastAsia"/>
        </w:rPr>
        <w:t>通过初始查询构建视图三元组，对视图三元组的每一个原子元组作重写判断。</w:t>
      </w:r>
    </w:p>
    <w:p w14:paraId="49A2A2D1" w14:textId="77777777" w:rsidR="00AD050D" w:rsidRPr="002D0D81" w:rsidRDefault="00AD050D" w:rsidP="009671BA">
      <w:pPr>
        <w:pStyle w:val="affa"/>
        <w:spacing w:line="360" w:lineRule="auto"/>
        <w:ind w:firstLine="480"/>
      </w:pPr>
      <w:r w:rsidRPr="002D0D81">
        <w:rPr>
          <w:rFonts w:hint="eastAsia"/>
        </w:rPr>
        <w:t>若是基本表与视图的映射，则用户的查询直接关联到基本表，将基于视图的查询改写成基于基本关系表的查询否则，进入本体库，查询本体树，做树型遍历。直到搜索到基础节点，将本体信息关联到基本表，再进行查询重写，最终返回重写后的查询表达式查询。</w:t>
      </w:r>
    </w:p>
    <w:p w14:paraId="7F4CFE6B" w14:textId="77777777" w:rsidR="00AD050D" w:rsidRPr="002D0D81" w:rsidRDefault="00AD050D" w:rsidP="009671BA">
      <w:pPr>
        <w:pStyle w:val="affa"/>
        <w:spacing w:line="360" w:lineRule="auto"/>
        <w:ind w:firstLine="480"/>
      </w:pPr>
      <w:r w:rsidRPr="002D0D81">
        <w:rPr>
          <w:rFonts w:hint="eastAsia"/>
        </w:rPr>
        <w:t>上述查询重写算法如下：</w:t>
      </w:r>
    </w:p>
    <w:p w14:paraId="47C94E8C" w14:textId="77777777" w:rsidR="00AD050D" w:rsidRPr="002D0D81" w:rsidRDefault="00AD050D" w:rsidP="009671BA">
      <w:pPr>
        <w:pStyle w:val="affa"/>
        <w:spacing w:line="360" w:lineRule="auto"/>
        <w:ind w:firstLine="482"/>
        <w:rPr>
          <w:b/>
        </w:rPr>
      </w:pPr>
      <w:r w:rsidRPr="002D0D81">
        <w:rPr>
          <w:rFonts w:hint="eastAsia"/>
          <w:b/>
        </w:rPr>
        <w:t>算法</w:t>
      </w:r>
      <w:r w:rsidRPr="002D0D81">
        <w:rPr>
          <w:rFonts w:hint="eastAsia"/>
          <w:b/>
        </w:rPr>
        <w:t>1</w:t>
      </w:r>
      <w:r w:rsidRPr="002D0D81">
        <w:rPr>
          <w:rFonts w:hint="eastAsia"/>
          <w:b/>
        </w:rPr>
        <w:t>：</w:t>
      </w:r>
      <w:r w:rsidRPr="002D0D81">
        <w:rPr>
          <w:rFonts w:hint="eastAsia"/>
          <w:b/>
        </w:rPr>
        <w:t>R</w:t>
      </w:r>
      <w:r w:rsidRPr="002D0D81">
        <w:rPr>
          <w:b/>
        </w:rPr>
        <w:t>EWRITE</w:t>
      </w:r>
      <w:r w:rsidRPr="002D0D81">
        <w:rPr>
          <w:rFonts w:hint="eastAsia"/>
          <w:b/>
        </w:rPr>
        <w:t>（</w:t>
      </w:r>
      <w:r w:rsidRPr="002D0D81">
        <w:rPr>
          <w:rFonts w:hint="eastAsia"/>
          <w:b/>
        </w:rPr>
        <w:t>Q</w:t>
      </w:r>
      <w:r w:rsidRPr="002D0D81">
        <w:rPr>
          <w:rFonts w:hint="eastAsia"/>
          <w:b/>
        </w:rPr>
        <w:t>，</w:t>
      </w:r>
      <w:r w:rsidRPr="002D0D81">
        <w:rPr>
          <w:rFonts w:hint="eastAsia"/>
          <w:b/>
        </w:rPr>
        <w:t>T</w:t>
      </w:r>
      <w:r w:rsidRPr="002D0D81">
        <w:rPr>
          <w:rFonts w:hint="eastAsia"/>
          <w:b/>
        </w:rPr>
        <w:t>，</w:t>
      </w:r>
      <w:r w:rsidRPr="002D0D81">
        <w:rPr>
          <w:rFonts w:hint="eastAsia"/>
          <w:b/>
        </w:rPr>
        <w:t>R</w:t>
      </w:r>
      <w:r w:rsidRPr="002D0D81">
        <w:rPr>
          <w:rFonts w:hint="eastAsia"/>
          <w:b/>
        </w:rPr>
        <w:t>，</w:t>
      </w:r>
      <w:r w:rsidRPr="002D0D81">
        <w:rPr>
          <w:rFonts w:hint="eastAsia"/>
          <w:b/>
        </w:rPr>
        <w:t>V</w:t>
      </w:r>
      <w:r w:rsidRPr="002D0D81">
        <w:rPr>
          <w:rFonts w:hint="eastAsia"/>
          <w:b/>
        </w:rPr>
        <w:t>）</w:t>
      </w:r>
    </w:p>
    <w:p w14:paraId="10D73E7C" w14:textId="77777777" w:rsidR="00AD050D" w:rsidRPr="002D0D81" w:rsidRDefault="00AD050D" w:rsidP="009671BA">
      <w:pPr>
        <w:pStyle w:val="affa"/>
        <w:spacing w:line="360" w:lineRule="auto"/>
        <w:ind w:firstLine="480"/>
      </w:pPr>
      <w:r w:rsidRPr="002D0D81">
        <w:t>输入</w:t>
      </w:r>
      <w:r w:rsidRPr="002D0D81">
        <w:rPr>
          <w:rFonts w:hint="eastAsia"/>
        </w:rPr>
        <w:t>：</w:t>
      </w:r>
      <w:r w:rsidRPr="002D0D81">
        <w:t>初始查询的原则谓词集合</w:t>
      </w:r>
      <w:r w:rsidRPr="002D0D81">
        <w:rPr>
          <w:rFonts w:hint="eastAsia"/>
        </w:rPr>
        <w:t>Q</w:t>
      </w:r>
      <w:r w:rsidRPr="002D0D81">
        <w:rPr>
          <w:rFonts w:hint="eastAsia"/>
        </w:rPr>
        <w:t>、本体树</w:t>
      </w:r>
      <w:r w:rsidRPr="002D0D81">
        <w:rPr>
          <w:rFonts w:hint="eastAsia"/>
        </w:rPr>
        <w:t>T</w:t>
      </w:r>
      <w:r w:rsidRPr="002D0D81">
        <w:rPr>
          <w:rFonts w:hint="eastAsia"/>
        </w:rPr>
        <w:t>、递归关系的集合</w:t>
      </w:r>
      <w:r w:rsidRPr="002D0D81">
        <w:rPr>
          <w:rFonts w:hint="eastAsia"/>
        </w:rPr>
        <w:t>R</w:t>
      </w:r>
      <w:r w:rsidRPr="002D0D81">
        <w:rPr>
          <w:rFonts w:hint="eastAsia"/>
        </w:rPr>
        <w:t>、视图</w:t>
      </w:r>
      <w:r w:rsidRPr="002D0D81">
        <w:rPr>
          <w:rFonts w:hint="eastAsia"/>
        </w:rPr>
        <w:t>V</w:t>
      </w:r>
    </w:p>
    <w:p w14:paraId="2C84C48F" w14:textId="77777777" w:rsidR="00AD050D" w:rsidRPr="002D0D81" w:rsidRDefault="00AD050D" w:rsidP="009671BA">
      <w:pPr>
        <w:pStyle w:val="affa"/>
        <w:spacing w:line="360" w:lineRule="auto"/>
        <w:ind w:firstLine="480"/>
      </w:pPr>
      <w:r w:rsidRPr="002D0D81">
        <w:t>输出</w:t>
      </w:r>
      <w:r w:rsidRPr="002D0D81">
        <w:rPr>
          <w:rFonts w:hint="eastAsia"/>
        </w:rPr>
        <w:t>：重写后的谓词表达式</w:t>
      </w:r>
      <w:r w:rsidRPr="002D0D81">
        <w:rPr>
          <w:rFonts w:hint="eastAsia"/>
        </w:rPr>
        <w:t>Q</w:t>
      </w:r>
      <w:r w:rsidRPr="002D0D81">
        <w:t>’</w:t>
      </w:r>
    </w:p>
    <w:p w14:paraId="7C756D8C" w14:textId="77777777" w:rsidR="00AD050D" w:rsidRPr="002D0D81" w:rsidRDefault="00AD050D" w:rsidP="009671BA">
      <w:pPr>
        <w:pStyle w:val="affa"/>
        <w:spacing w:line="360" w:lineRule="auto"/>
        <w:ind w:firstLine="480"/>
      </w:pPr>
      <w:r w:rsidRPr="002D0D81">
        <w:t>步骤</w:t>
      </w:r>
      <w:r w:rsidRPr="002D0D81">
        <w:rPr>
          <w:rFonts w:hint="eastAsia"/>
        </w:rPr>
        <w:t>：</w:t>
      </w:r>
    </w:p>
    <w:p w14:paraId="3FF89EA0" w14:textId="77777777" w:rsidR="00AD050D" w:rsidRPr="002D0D81" w:rsidRDefault="00AD050D" w:rsidP="00607083">
      <w:pPr>
        <w:pStyle w:val="affa"/>
        <w:numPr>
          <w:ilvl w:val="0"/>
          <w:numId w:val="30"/>
        </w:numPr>
        <w:spacing w:line="360" w:lineRule="auto"/>
        <w:ind w:firstLineChars="0"/>
      </w:pPr>
      <w:r w:rsidRPr="002D0D81">
        <w:rPr>
          <w:rFonts w:hint="eastAsia"/>
        </w:rPr>
        <w:t>对于</w:t>
      </w:r>
      <w:r w:rsidRPr="002D0D81">
        <w:rPr>
          <w:rFonts w:hint="eastAsia"/>
        </w:rPr>
        <w:t>Q</w:t>
      </w:r>
      <w:r w:rsidRPr="002D0D81">
        <w:t>={A1</w:t>
      </w:r>
      <w:r w:rsidRPr="002D0D81">
        <w:rPr>
          <w:rFonts w:hint="eastAsia"/>
        </w:rPr>
        <w:t>，</w:t>
      </w:r>
      <w:r w:rsidRPr="002D0D81">
        <w:rPr>
          <w:rFonts w:hint="eastAsia"/>
        </w:rPr>
        <w:t>A</w:t>
      </w:r>
      <w:r w:rsidRPr="002D0D81">
        <w:t>2</w:t>
      </w:r>
      <w:r w:rsidRPr="002D0D81">
        <w:rPr>
          <w:rFonts w:hint="eastAsia"/>
        </w:rPr>
        <w:t>，</w:t>
      </w:r>
      <w:r w:rsidRPr="002D0D81">
        <w:rPr>
          <w:rFonts w:hint="eastAsia"/>
        </w:rPr>
        <w:t>A</w:t>
      </w:r>
      <w:r w:rsidRPr="002D0D81">
        <w:t>3</w:t>
      </w:r>
      <w:r w:rsidRPr="002D0D81">
        <w:rPr>
          <w:rFonts w:hint="eastAsia"/>
        </w:rPr>
        <w:t>，</w:t>
      </w:r>
      <w:r w:rsidRPr="002D0D81">
        <w:t>….</w:t>
      </w:r>
      <w:r w:rsidRPr="002D0D81">
        <w:rPr>
          <w:rFonts w:hint="eastAsia"/>
        </w:rPr>
        <w:t>}</w:t>
      </w:r>
      <w:r w:rsidRPr="002D0D81">
        <w:rPr>
          <w:rFonts w:hint="eastAsia"/>
        </w:rPr>
        <w:t>（其中</w:t>
      </w:r>
      <w:r w:rsidRPr="002D0D81">
        <w:rPr>
          <w:rFonts w:hint="eastAsia"/>
        </w:rPr>
        <w:t>A</w:t>
      </w:r>
      <w:r w:rsidRPr="002D0D81">
        <w:rPr>
          <w:rFonts w:hint="eastAsia"/>
        </w:rPr>
        <w:t>代表初始查询的原子谓词），其中的每一个</w:t>
      </w:r>
      <w:r w:rsidRPr="002D0D81">
        <w:rPr>
          <w:rFonts w:hint="eastAsia"/>
        </w:rPr>
        <w:t>A</w:t>
      </w:r>
      <w:r w:rsidRPr="002D0D81">
        <w:t>i</w:t>
      </w:r>
      <w:r w:rsidRPr="002D0D81">
        <w:rPr>
          <w:rFonts w:hint="eastAsia"/>
        </w:rPr>
        <w:t>，</w:t>
      </w:r>
      <w:r w:rsidRPr="002D0D81">
        <w:t>均可以表示为</w:t>
      </w:r>
      <w:r w:rsidRPr="002D0D81">
        <w:t>Ai=</w:t>
      </w:r>
      <w:r w:rsidRPr="002D0D81">
        <w:rPr>
          <w:rFonts w:hint="eastAsia"/>
        </w:rPr>
        <w:t>（</w:t>
      </w:r>
      <w:r w:rsidRPr="002D0D81">
        <w:t>vcol</w:t>
      </w:r>
      <w:r w:rsidRPr="002D0D81">
        <w:rPr>
          <w:rFonts w:hint="eastAsia"/>
        </w:rPr>
        <w:t>，</w:t>
      </w:r>
      <w:r w:rsidRPr="002D0D81">
        <w:rPr>
          <w:rFonts w:hint="eastAsia"/>
        </w:rPr>
        <w:t>o</w:t>
      </w:r>
      <w:r w:rsidRPr="002D0D81">
        <w:t>p</w:t>
      </w:r>
      <w:r w:rsidRPr="002D0D81">
        <w:rPr>
          <w:rFonts w:hint="eastAsia"/>
        </w:rPr>
        <w:t>，</w:t>
      </w:r>
      <w:r w:rsidRPr="002D0D81">
        <w:rPr>
          <w:rFonts w:hint="eastAsia"/>
        </w:rPr>
        <w:t>v</w:t>
      </w:r>
      <w:r w:rsidRPr="002D0D81">
        <w:t>alue</w:t>
      </w:r>
      <w:r w:rsidRPr="002D0D81">
        <w:rPr>
          <w:rFonts w:hint="eastAsia"/>
        </w:rPr>
        <w:t>）</w:t>
      </w:r>
      <w:r w:rsidRPr="002D0D81">
        <w:t>的形式</w:t>
      </w:r>
      <w:r w:rsidRPr="002D0D81">
        <w:rPr>
          <w:rFonts w:hint="eastAsia"/>
        </w:rPr>
        <w:t>；</w:t>
      </w:r>
    </w:p>
    <w:p w14:paraId="3FEA4940" w14:textId="77777777" w:rsidR="00AD050D" w:rsidRPr="002D0D81" w:rsidRDefault="00AD050D" w:rsidP="00607083">
      <w:pPr>
        <w:pStyle w:val="affa"/>
        <w:numPr>
          <w:ilvl w:val="0"/>
          <w:numId w:val="30"/>
        </w:numPr>
        <w:spacing w:line="360" w:lineRule="auto"/>
        <w:ind w:firstLineChars="0"/>
      </w:pPr>
      <w:r w:rsidRPr="002D0D81">
        <w:rPr>
          <w:rFonts w:hint="eastAsia"/>
        </w:rPr>
        <w:t>调用方法</w:t>
      </w:r>
      <w:r w:rsidRPr="002D0D81">
        <w:rPr>
          <w:rFonts w:hint="eastAsia"/>
        </w:rPr>
        <w:t>g</w:t>
      </w:r>
      <w:r w:rsidRPr="002D0D81">
        <w:t>etViewTripe</w:t>
      </w:r>
      <w:r w:rsidRPr="002D0D81">
        <w:rPr>
          <w:rFonts w:hint="eastAsia"/>
        </w:rPr>
        <w:t>（</w:t>
      </w:r>
      <w:r w:rsidRPr="002D0D81">
        <w:rPr>
          <w:rFonts w:hint="eastAsia"/>
        </w:rPr>
        <w:t>V</w:t>
      </w:r>
      <w:r w:rsidRPr="002D0D81">
        <w:rPr>
          <w:rFonts w:hint="eastAsia"/>
        </w:rPr>
        <w:t>，</w:t>
      </w:r>
      <w:r w:rsidRPr="002D0D81">
        <w:t>vcol</w:t>
      </w:r>
      <w:r w:rsidRPr="002D0D81">
        <w:rPr>
          <w:rFonts w:hint="eastAsia"/>
        </w:rPr>
        <w:t>）获取视图三元组（</w:t>
      </w:r>
      <w:r w:rsidRPr="002D0D81">
        <w:rPr>
          <w:rFonts w:hint="eastAsia"/>
        </w:rPr>
        <w:t>b</w:t>
      </w:r>
      <w:r w:rsidRPr="002D0D81">
        <w:rPr>
          <w:rFonts w:hint="eastAsia"/>
        </w:rPr>
        <w:t>，</w:t>
      </w:r>
      <w:r w:rsidRPr="002D0D81">
        <w:rPr>
          <w:rFonts w:hint="eastAsia"/>
        </w:rPr>
        <w:t>r</w:t>
      </w:r>
      <w:r w:rsidRPr="002D0D81">
        <w:rPr>
          <w:rFonts w:hint="eastAsia"/>
        </w:rPr>
        <w:t>，</w:t>
      </w:r>
      <w:r w:rsidRPr="002D0D81">
        <w:rPr>
          <w:rFonts w:hint="eastAsia"/>
        </w:rPr>
        <w:t>v</w:t>
      </w:r>
      <w:r w:rsidRPr="002D0D81">
        <w:t>col</w:t>
      </w:r>
      <w:r w:rsidRPr="002D0D81">
        <w:rPr>
          <w:rFonts w:hint="eastAsia"/>
        </w:rPr>
        <w:t>）；</w:t>
      </w:r>
    </w:p>
    <w:p w14:paraId="1A08F006" w14:textId="77777777" w:rsidR="00AD050D" w:rsidRPr="002D0D81" w:rsidRDefault="00AD050D" w:rsidP="00607083">
      <w:pPr>
        <w:pStyle w:val="affa"/>
        <w:numPr>
          <w:ilvl w:val="0"/>
          <w:numId w:val="30"/>
        </w:numPr>
        <w:spacing w:line="360" w:lineRule="auto"/>
        <w:ind w:firstLineChars="0"/>
      </w:pPr>
      <w:r w:rsidRPr="002D0D81">
        <w:rPr>
          <w:rFonts w:hint="eastAsia"/>
        </w:rPr>
        <w:t>若</w:t>
      </w:r>
      <w:r w:rsidRPr="002D0D81">
        <w:rPr>
          <w:rFonts w:hint="eastAsia"/>
        </w:rPr>
        <w:t>r</w:t>
      </w:r>
      <w:r w:rsidRPr="002D0D81">
        <w:rPr>
          <w:rFonts w:hint="eastAsia"/>
        </w:rPr>
        <w:t>为空，则</w:t>
      </w:r>
      <w:r w:rsidRPr="002D0D81">
        <w:rPr>
          <w:rFonts w:hint="eastAsia"/>
        </w:rPr>
        <w:t>vc</w:t>
      </w:r>
      <w:r w:rsidRPr="002D0D81">
        <w:t>ol</w:t>
      </w:r>
      <w:r w:rsidRPr="002D0D81">
        <w:rPr>
          <w:rFonts w:hint="eastAsia"/>
        </w:rPr>
        <w:t>不是虚拟列，存在基本表和视图间的映射，此时将（</w:t>
      </w:r>
      <w:r w:rsidRPr="002D0D81">
        <w:t>vcol</w:t>
      </w:r>
      <w:r w:rsidRPr="002D0D81">
        <w:rPr>
          <w:rFonts w:hint="eastAsia"/>
        </w:rPr>
        <w:t>，</w:t>
      </w:r>
      <w:r w:rsidRPr="002D0D81">
        <w:rPr>
          <w:rFonts w:hint="eastAsia"/>
        </w:rPr>
        <w:t>o</w:t>
      </w:r>
      <w:r w:rsidRPr="002D0D81">
        <w:t>p</w:t>
      </w:r>
      <w:r w:rsidRPr="002D0D81">
        <w:rPr>
          <w:rFonts w:hint="eastAsia"/>
        </w:rPr>
        <w:t>，</w:t>
      </w:r>
      <w:r w:rsidRPr="002D0D81">
        <w:rPr>
          <w:rFonts w:hint="eastAsia"/>
        </w:rPr>
        <w:t>v</w:t>
      </w:r>
      <w:r w:rsidRPr="002D0D81">
        <w:t>alue</w:t>
      </w:r>
      <w:r w:rsidRPr="002D0D81">
        <w:rPr>
          <w:rFonts w:hint="eastAsia"/>
        </w:rPr>
        <w:t>）重写为（</w:t>
      </w:r>
      <w:r w:rsidRPr="002D0D81">
        <w:t>b</w:t>
      </w:r>
      <w:r w:rsidRPr="002D0D81">
        <w:rPr>
          <w:rFonts w:hint="eastAsia"/>
        </w:rPr>
        <w:t>，</w:t>
      </w:r>
      <w:r w:rsidRPr="002D0D81">
        <w:rPr>
          <w:rFonts w:hint="eastAsia"/>
        </w:rPr>
        <w:t>o</w:t>
      </w:r>
      <w:r w:rsidRPr="002D0D81">
        <w:t>p</w:t>
      </w:r>
      <w:r w:rsidRPr="002D0D81">
        <w:rPr>
          <w:rFonts w:hint="eastAsia"/>
        </w:rPr>
        <w:t>，</w:t>
      </w:r>
      <w:r w:rsidRPr="002D0D81">
        <w:rPr>
          <w:rFonts w:hint="eastAsia"/>
        </w:rPr>
        <w:t>v</w:t>
      </w:r>
      <w:r w:rsidRPr="002D0D81">
        <w:t>alue</w:t>
      </w:r>
      <w:r w:rsidRPr="002D0D81">
        <w:rPr>
          <w:rFonts w:hint="eastAsia"/>
        </w:rPr>
        <w:t>），赋值给</w:t>
      </w:r>
      <w:r w:rsidRPr="002D0D81">
        <w:rPr>
          <w:rFonts w:hint="eastAsia"/>
        </w:rPr>
        <w:t>Q</w:t>
      </w:r>
      <w:r w:rsidRPr="002D0D81">
        <w:t>’</w:t>
      </w:r>
      <w:r w:rsidRPr="002D0D81">
        <w:rPr>
          <w:rFonts w:hint="eastAsia"/>
        </w:rPr>
        <w:t>；</w:t>
      </w:r>
    </w:p>
    <w:p w14:paraId="63ECCC80" w14:textId="77777777" w:rsidR="00AD050D" w:rsidRPr="002D0D81" w:rsidRDefault="00AD050D" w:rsidP="00607083">
      <w:pPr>
        <w:pStyle w:val="affa"/>
        <w:numPr>
          <w:ilvl w:val="0"/>
          <w:numId w:val="30"/>
        </w:numPr>
        <w:spacing w:line="360" w:lineRule="auto"/>
        <w:ind w:firstLineChars="0"/>
      </w:pPr>
      <w:r w:rsidRPr="002D0D81">
        <w:rPr>
          <w:rFonts w:hint="eastAsia"/>
        </w:rPr>
        <w:t>否则，</w:t>
      </w:r>
      <w:r w:rsidRPr="002D0D81">
        <w:t>vcol</w:t>
      </w:r>
      <w:r w:rsidRPr="002D0D81">
        <w:rPr>
          <w:rFonts w:hint="eastAsia"/>
        </w:rPr>
        <w:t>是虚拟列，则到本体树中进行搜索，调用</w:t>
      </w:r>
      <w:r w:rsidRPr="002D0D81">
        <w:t>findRuleNode</w:t>
      </w:r>
      <w:r w:rsidRPr="002D0D81">
        <w:rPr>
          <w:rFonts w:hint="eastAsia"/>
        </w:rPr>
        <w:t>（</w:t>
      </w:r>
      <w:r w:rsidRPr="002D0D81">
        <w:rPr>
          <w:rFonts w:hint="eastAsia"/>
        </w:rPr>
        <w:t>T</w:t>
      </w:r>
      <w:r w:rsidRPr="002D0D81">
        <w:rPr>
          <w:rFonts w:hint="eastAsia"/>
        </w:rPr>
        <w:t>，</w:t>
      </w:r>
      <w:r w:rsidRPr="002D0D81">
        <w:rPr>
          <w:rFonts w:hint="eastAsia"/>
        </w:rPr>
        <w:t>R</w:t>
      </w:r>
      <w:r w:rsidRPr="002D0D81">
        <w:rPr>
          <w:rFonts w:hint="eastAsia"/>
        </w:rPr>
        <w:t>，（</w:t>
      </w:r>
      <w:r w:rsidRPr="002D0D81">
        <w:rPr>
          <w:rFonts w:hint="eastAsia"/>
        </w:rPr>
        <w:t>r</w:t>
      </w:r>
      <w:r w:rsidRPr="002D0D81">
        <w:rPr>
          <w:rFonts w:hint="eastAsia"/>
        </w:rPr>
        <w:t>，</w:t>
      </w:r>
      <w:r w:rsidRPr="002D0D81">
        <w:rPr>
          <w:rFonts w:hint="eastAsia"/>
        </w:rPr>
        <w:t>o</w:t>
      </w:r>
      <w:r w:rsidRPr="002D0D81">
        <w:t>p</w:t>
      </w:r>
      <w:r w:rsidRPr="002D0D81">
        <w:rPr>
          <w:rFonts w:hint="eastAsia"/>
        </w:rPr>
        <w:t>，</w:t>
      </w:r>
      <w:r w:rsidRPr="002D0D81">
        <w:rPr>
          <w:rFonts w:hint="eastAsia"/>
        </w:rPr>
        <w:t>v</w:t>
      </w:r>
      <w:r w:rsidRPr="002D0D81">
        <w:t>alue</w:t>
      </w:r>
      <w:r w:rsidRPr="002D0D81">
        <w:rPr>
          <w:rFonts w:hint="eastAsia"/>
        </w:rPr>
        <w:t>））寻找节点</w:t>
      </w:r>
      <w:r w:rsidRPr="002D0D81">
        <w:rPr>
          <w:rFonts w:hint="eastAsia"/>
        </w:rPr>
        <w:t>a</w:t>
      </w:r>
      <w:r w:rsidRPr="002D0D81">
        <w:rPr>
          <w:rFonts w:hint="eastAsia"/>
        </w:rPr>
        <w:t>；</w:t>
      </w:r>
    </w:p>
    <w:p w14:paraId="0E6E3ECB" w14:textId="77777777" w:rsidR="00AD050D" w:rsidRPr="002D0D81" w:rsidRDefault="00AD050D" w:rsidP="00607083">
      <w:pPr>
        <w:pStyle w:val="affa"/>
        <w:numPr>
          <w:ilvl w:val="0"/>
          <w:numId w:val="30"/>
        </w:numPr>
        <w:spacing w:line="360" w:lineRule="auto"/>
        <w:ind w:firstLineChars="0"/>
      </w:pPr>
      <w:r w:rsidRPr="002D0D81">
        <w:t>若找到此节点</w:t>
      </w:r>
      <w:r w:rsidRPr="002D0D81">
        <w:rPr>
          <w:rFonts w:hint="eastAsia"/>
        </w:rPr>
        <w:t>a</w:t>
      </w:r>
      <w:r w:rsidRPr="002D0D81">
        <w:rPr>
          <w:rFonts w:hint="eastAsia"/>
        </w:rPr>
        <w:t>，调用扩展算法</w:t>
      </w:r>
      <w:r w:rsidRPr="002D0D81">
        <w:rPr>
          <w:rFonts w:hint="eastAsia"/>
        </w:rPr>
        <w:t>EX</w:t>
      </w:r>
      <w:r w:rsidRPr="002D0D81">
        <w:t>PAND</w:t>
      </w:r>
      <w:r w:rsidRPr="002D0D81">
        <w:rPr>
          <w:rFonts w:hint="eastAsia"/>
        </w:rPr>
        <w:t>（</w:t>
      </w:r>
      <w:r w:rsidRPr="002D0D81">
        <w:rPr>
          <w:rFonts w:hint="eastAsia"/>
        </w:rPr>
        <w:t>a</w:t>
      </w:r>
      <w:r w:rsidRPr="002D0D81">
        <w:rPr>
          <w:rFonts w:hint="eastAsia"/>
        </w:rPr>
        <w:t>，</w:t>
      </w:r>
      <w:r w:rsidRPr="002D0D81">
        <w:rPr>
          <w:rFonts w:hint="eastAsia"/>
        </w:rPr>
        <w:t>T</w:t>
      </w:r>
      <w:r w:rsidRPr="002D0D81">
        <w:rPr>
          <w:rFonts w:hint="eastAsia"/>
        </w:rPr>
        <w:t>，</w:t>
      </w:r>
      <w:r w:rsidRPr="002D0D81">
        <w:rPr>
          <w:rFonts w:hint="eastAsia"/>
        </w:rPr>
        <w:t>R</w:t>
      </w:r>
      <w:r w:rsidRPr="002D0D81">
        <w:rPr>
          <w:rFonts w:hint="eastAsia"/>
        </w:rPr>
        <w:t>，</w:t>
      </w:r>
      <w:r w:rsidRPr="002D0D81">
        <w:t>V</w:t>
      </w:r>
      <w:r w:rsidRPr="002D0D81">
        <w:rPr>
          <w:rFonts w:hint="eastAsia"/>
        </w:rPr>
        <w:t>），进行重写，转（</w:t>
      </w:r>
      <w:r w:rsidRPr="002D0D81">
        <w:rPr>
          <w:rFonts w:hint="eastAsia"/>
        </w:rPr>
        <w:t>7</w:t>
      </w:r>
      <w:r w:rsidRPr="002D0D81">
        <w:rPr>
          <w:rFonts w:hint="eastAsia"/>
        </w:rPr>
        <w:t>）；</w:t>
      </w:r>
    </w:p>
    <w:p w14:paraId="366BA1A0" w14:textId="77777777" w:rsidR="00AD050D" w:rsidRPr="002D0D81" w:rsidRDefault="00AD050D" w:rsidP="00607083">
      <w:pPr>
        <w:pStyle w:val="affa"/>
        <w:numPr>
          <w:ilvl w:val="0"/>
          <w:numId w:val="30"/>
        </w:numPr>
        <w:spacing w:line="360" w:lineRule="auto"/>
        <w:ind w:firstLineChars="0"/>
      </w:pPr>
      <w:r w:rsidRPr="002D0D81">
        <w:t>否则</w:t>
      </w:r>
      <w:r w:rsidRPr="002D0D81">
        <w:rPr>
          <w:rFonts w:hint="eastAsia"/>
        </w:rPr>
        <w:t>，</w:t>
      </w:r>
      <w:r w:rsidRPr="002D0D81">
        <w:t>不做任何重写</w:t>
      </w:r>
      <w:r w:rsidRPr="002D0D81">
        <w:rPr>
          <w:rFonts w:hint="eastAsia"/>
        </w:rPr>
        <w:t>，</w:t>
      </w:r>
      <w:r w:rsidRPr="002D0D81">
        <w:t>转</w:t>
      </w:r>
      <w:r w:rsidRPr="002D0D81">
        <w:rPr>
          <w:rFonts w:hint="eastAsia"/>
        </w:rPr>
        <w:t>（</w:t>
      </w:r>
      <w:r w:rsidRPr="002D0D81">
        <w:rPr>
          <w:rFonts w:hint="eastAsia"/>
        </w:rPr>
        <w:t>7</w:t>
      </w:r>
      <w:r w:rsidRPr="002D0D81">
        <w:rPr>
          <w:rFonts w:hint="eastAsia"/>
        </w:rPr>
        <w:t>）；</w:t>
      </w:r>
    </w:p>
    <w:p w14:paraId="5A245396" w14:textId="77777777" w:rsidR="00AD050D" w:rsidRPr="002D0D81" w:rsidRDefault="00AD050D" w:rsidP="00607083">
      <w:pPr>
        <w:pStyle w:val="affa"/>
        <w:numPr>
          <w:ilvl w:val="0"/>
          <w:numId w:val="30"/>
        </w:numPr>
        <w:spacing w:line="360" w:lineRule="auto"/>
        <w:ind w:firstLineChars="0"/>
      </w:pPr>
      <w:r w:rsidRPr="002D0D81">
        <w:t>返回重写后的谓词表达式</w:t>
      </w:r>
      <w:r w:rsidRPr="002D0D81">
        <w:rPr>
          <w:rFonts w:hint="eastAsia"/>
        </w:rPr>
        <w:t>Q</w:t>
      </w:r>
      <w:r w:rsidRPr="002D0D81">
        <w:t>’</w:t>
      </w:r>
      <w:r w:rsidRPr="002D0D81">
        <w:rPr>
          <w:rFonts w:hint="eastAsia"/>
        </w:rPr>
        <w:t>，</w:t>
      </w:r>
      <w:r w:rsidRPr="002D0D81">
        <w:t>结束</w:t>
      </w:r>
      <w:r w:rsidRPr="002D0D81">
        <w:rPr>
          <w:rFonts w:hint="eastAsia"/>
        </w:rPr>
        <w:t>。</w:t>
      </w:r>
    </w:p>
    <w:p w14:paraId="3EA780E0" w14:textId="77777777" w:rsidR="00AD050D" w:rsidRPr="002D0D81" w:rsidRDefault="00AD050D" w:rsidP="009671BA">
      <w:pPr>
        <w:pStyle w:val="affa"/>
        <w:spacing w:line="360" w:lineRule="auto"/>
        <w:ind w:firstLine="480"/>
      </w:pPr>
      <w:r w:rsidRPr="002D0D81">
        <w:rPr>
          <w:rFonts w:hint="eastAsia"/>
        </w:rPr>
        <w:t>算法的流程图如下</w:t>
      </w:r>
      <w:r w:rsidRPr="002D0D81">
        <w:rPr>
          <w:rFonts w:hint="eastAsia"/>
        </w:rPr>
        <w:t>6-</w:t>
      </w:r>
      <w:r w:rsidRPr="002D0D81">
        <w:t>2</w:t>
      </w:r>
      <w:r w:rsidRPr="002D0D81">
        <w:rPr>
          <w:rFonts w:hint="eastAsia"/>
        </w:rPr>
        <w:t>-</w:t>
      </w:r>
      <w:r w:rsidRPr="002D0D81">
        <w:t>3</w:t>
      </w:r>
      <w:r w:rsidRPr="002D0D81">
        <w:t>所示</w:t>
      </w:r>
      <w:r w:rsidRPr="002D0D81">
        <w:rPr>
          <w:rFonts w:hint="eastAsia"/>
        </w:rPr>
        <w:t>：</w:t>
      </w:r>
    </w:p>
    <w:p w14:paraId="3B07F3FB" w14:textId="77777777" w:rsidR="00AD050D" w:rsidRPr="002D0D81" w:rsidRDefault="00AD050D" w:rsidP="009671BA">
      <w:pPr>
        <w:pStyle w:val="affa"/>
        <w:spacing w:line="360" w:lineRule="auto"/>
        <w:ind w:firstLineChars="0" w:firstLine="0"/>
        <w:jc w:val="center"/>
      </w:pPr>
      <w:r w:rsidRPr="002D0D81">
        <w:object w:dxaOrig="8655" w:dyaOrig="7140" w14:anchorId="6A1655C5">
          <v:shape id="_x0000_i1046" type="#_x0000_t75" style="width:327.75pt;height:270pt" o:ole="">
            <v:imagedata r:id="rId62" o:title=""/>
          </v:shape>
          <o:OLEObject Type="Embed" ProgID="Visio.Drawing.15" ShapeID="_x0000_i1046" DrawAspect="Content" ObjectID="_1627811639" r:id="rId63"/>
        </w:object>
      </w:r>
    </w:p>
    <w:p w14:paraId="3B27BF86" w14:textId="77777777" w:rsidR="00AD050D" w:rsidRPr="002D0D81" w:rsidRDefault="00AD050D" w:rsidP="009671BA">
      <w:pPr>
        <w:pStyle w:val="afff2"/>
      </w:pPr>
    </w:p>
    <w:p w14:paraId="7EEB3B43" w14:textId="77777777" w:rsidR="00AD050D" w:rsidRPr="002D0D81" w:rsidRDefault="00AD050D" w:rsidP="009671BA">
      <w:pPr>
        <w:pStyle w:val="afff2"/>
      </w:pPr>
      <w:r w:rsidRPr="002D0D81">
        <w:rPr>
          <w:rFonts w:hint="eastAsia"/>
        </w:rPr>
        <w:t>图</w:t>
      </w:r>
      <w:r w:rsidRPr="002D0D81">
        <w:t>6</w:t>
      </w:r>
      <w:r w:rsidRPr="002D0D81">
        <w:rPr>
          <w:rFonts w:hint="eastAsia"/>
        </w:rPr>
        <w:t>-</w:t>
      </w:r>
      <w:r w:rsidRPr="002D0D81">
        <w:t>2</w:t>
      </w:r>
      <w:r w:rsidRPr="002D0D81">
        <w:rPr>
          <w:rFonts w:hint="eastAsia"/>
        </w:rPr>
        <w:t>-</w:t>
      </w:r>
      <w:r w:rsidRPr="002D0D81">
        <w:t xml:space="preserve">3 </w:t>
      </w:r>
      <w:r w:rsidRPr="002D0D81">
        <w:rPr>
          <w:rFonts w:hint="eastAsia"/>
        </w:rPr>
        <w:t>查询重写算法</w:t>
      </w:r>
      <w:r w:rsidRPr="002D0D81">
        <w:t>流程图</w:t>
      </w:r>
    </w:p>
    <w:p w14:paraId="214D7366" w14:textId="77777777" w:rsidR="00AD050D" w:rsidRPr="002D0D81" w:rsidRDefault="00AD050D" w:rsidP="009671BA"/>
    <w:p w14:paraId="3350E5D9" w14:textId="77777777" w:rsidR="00AD050D" w:rsidRPr="002D0D81" w:rsidRDefault="00AD050D" w:rsidP="009671BA">
      <w:pPr>
        <w:pStyle w:val="affa"/>
        <w:spacing w:line="360" w:lineRule="auto"/>
        <w:ind w:firstLine="482"/>
        <w:rPr>
          <w:b/>
        </w:rPr>
      </w:pPr>
      <w:r w:rsidRPr="002D0D81">
        <w:rPr>
          <w:rFonts w:hint="eastAsia"/>
          <w:b/>
        </w:rPr>
        <w:t>算法</w:t>
      </w:r>
      <w:r w:rsidRPr="002D0D81">
        <w:rPr>
          <w:rFonts w:hint="eastAsia"/>
          <w:b/>
        </w:rPr>
        <w:t>2</w:t>
      </w:r>
      <w:r w:rsidRPr="002D0D81">
        <w:rPr>
          <w:rFonts w:hint="eastAsia"/>
          <w:b/>
        </w:rPr>
        <w:t>：</w:t>
      </w:r>
      <w:r w:rsidRPr="002D0D81">
        <w:rPr>
          <w:rFonts w:hint="eastAsia"/>
          <w:b/>
        </w:rPr>
        <w:t>E</w:t>
      </w:r>
      <w:r w:rsidRPr="002D0D81">
        <w:rPr>
          <w:b/>
        </w:rPr>
        <w:t>XPAND</w:t>
      </w:r>
      <w:r w:rsidRPr="002D0D81">
        <w:rPr>
          <w:rFonts w:hint="eastAsia"/>
          <w:b/>
        </w:rPr>
        <w:t>（</w:t>
      </w:r>
      <w:r w:rsidRPr="002D0D81">
        <w:rPr>
          <w:rFonts w:hint="eastAsia"/>
          <w:b/>
        </w:rPr>
        <w:t>a</w:t>
      </w:r>
      <w:r w:rsidRPr="002D0D81">
        <w:rPr>
          <w:rFonts w:hint="eastAsia"/>
          <w:b/>
        </w:rPr>
        <w:t>，</w:t>
      </w:r>
      <w:r w:rsidRPr="002D0D81">
        <w:rPr>
          <w:rFonts w:hint="eastAsia"/>
          <w:b/>
        </w:rPr>
        <w:t>T</w:t>
      </w:r>
      <w:r w:rsidRPr="002D0D81">
        <w:rPr>
          <w:rFonts w:hint="eastAsia"/>
          <w:b/>
        </w:rPr>
        <w:t>，</w:t>
      </w:r>
      <w:r w:rsidRPr="002D0D81">
        <w:rPr>
          <w:rFonts w:hint="eastAsia"/>
          <w:b/>
        </w:rPr>
        <w:t>R</w:t>
      </w:r>
      <w:r w:rsidRPr="002D0D81">
        <w:rPr>
          <w:rFonts w:hint="eastAsia"/>
          <w:b/>
        </w:rPr>
        <w:t>，</w:t>
      </w:r>
      <w:r w:rsidRPr="002D0D81">
        <w:rPr>
          <w:rFonts w:hint="eastAsia"/>
          <w:b/>
        </w:rPr>
        <w:t>V</w:t>
      </w:r>
      <w:r w:rsidRPr="002D0D81">
        <w:rPr>
          <w:rFonts w:hint="eastAsia"/>
          <w:b/>
        </w:rPr>
        <w:t>）</w:t>
      </w:r>
    </w:p>
    <w:p w14:paraId="418E8ED9" w14:textId="77777777" w:rsidR="00AD050D" w:rsidRPr="002D0D81" w:rsidRDefault="00AD050D" w:rsidP="009671BA">
      <w:pPr>
        <w:pStyle w:val="affa"/>
        <w:spacing w:line="360" w:lineRule="auto"/>
        <w:ind w:firstLine="482"/>
      </w:pPr>
      <w:r w:rsidRPr="002D0D81">
        <w:rPr>
          <w:b/>
        </w:rPr>
        <w:t>输入</w:t>
      </w:r>
      <w:r w:rsidRPr="002D0D81">
        <w:rPr>
          <w:rFonts w:hint="eastAsia"/>
          <w:b/>
        </w:rPr>
        <w:t>：</w:t>
      </w:r>
      <w:r w:rsidRPr="002D0D81">
        <w:t>本体树</w:t>
      </w:r>
      <w:r w:rsidRPr="002D0D81">
        <w:rPr>
          <w:rFonts w:hint="eastAsia"/>
        </w:rPr>
        <w:t>中要扩展的谓词节点</w:t>
      </w:r>
      <w:r w:rsidRPr="002D0D81">
        <w:rPr>
          <w:rFonts w:hint="eastAsia"/>
        </w:rPr>
        <w:t>a</w:t>
      </w:r>
      <w:r w:rsidRPr="002D0D81">
        <w:rPr>
          <w:rFonts w:hint="eastAsia"/>
        </w:rPr>
        <w:t>，本体树</w:t>
      </w:r>
      <w:r w:rsidRPr="002D0D81">
        <w:rPr>
          <w:rFonts w:hint="eastAsia"/>
        </w:rPr>
        <w:t>T</w:t>
      </w:r>
      <w:r w:rsidRPr="002D0D81">
        <w:rPr>
          <w:rFonts w:hint="eastAsia"/>
        </w:rPr>
        <w:t>，递归关系的集合</w:t>
      </w:r>
      <w:r w:rsidRPr="002D0D81">
        <w:rPr>
          <w:rFonts w:hint="eastAsia"/>
        </w:rPr>
        <w:t>R</w:t>
      </w:r>
      <w:r w:rsidRPr="002D0D81">
        <w:rPr>
          <w:rFonts w:hint="eastAsia"/>
        </w:rPr>
        <w:t>，视图</w:t>
      </w:r>
      <w:r w:rsidRPr="002D0D81">
        <w:rPr>
          <w:rFonts w:hint="eastAsia"/>
        </w:rPr>
        <w:t>V</w:t>
      </w:r>
    </w:p>
    <w:p w14:paraId="150AEC95" w14:textId="77777777" w:rsidR="00AD050D" w:rsidRPr="002D0D81" w:rsidRDefault="00AD050D" w:rsidP="009671BA">
      <w:pPr>
        <w:pStyle w:val="affa"/>
        <w:spacing w:line="360" w:lineRule="auto"/>
        <w:ind w:firstLine="482"/>
      </w:pPr>
      <w:r w:rsidRPr="002D0D81">
        <w:rPr>
          <w:b/>
        </w:rPr>
        <w:t>输出</w:t>
      </w:r>
      <w:r w:rsidRPr="002D0D81">
        <w:rPr>
          <w:rFonts w:hint="eastAsia"/>
          <w:b/>
        </w:rPr>
        <w:t>：</w:t>
      </w:r>
      <w:r w:rsidRPr="002D0D81">
        <w:rPr>
          <w:rFonts w:hint="eastAsia"/>
        </w:rPr>
        <w:t>扩展后的谓词表达式</w:t>
      </w:r>
      <w:r w:rsidRPr="002D0D81">
        <w:rPr>
          <w:rFonts w:hint="eastAsia"/>
        </w:rPr>
        <w:t>e</w:t>
      </w:r>
    </w:p>
    <w:p w14:paraId="5F22CA1F" w14:textId="77777777" w:rsidR="00AD050D" w:rsidRPr="002D0D81" w:rsidRDefault="00AD050D" w:rsidP="009671BA">
      <w:pPr>
        <w:pStyle w:val="affa"/>
        <w:spacing w:line="360" w:lineRule="auto"/>
        <w:ind w:firstLine="480"/>
      </w:pPr>
      <w:r w:rsidRPr="002D0D81">
        <w:rPr>
          <w:rFonts w:hint="eastAsia"/>
        </w:rPr>
        <w:t>步骤</w:t>
      </w:r>
      <w:r w:rsidRPr="002D0D81">
        <w:rPr>
          <w:rFonts w:hint="eastAsia"/>
        </w:rPr>
        <w:t>:</w:t>
      </w:r>
    </w:p>
    <w:p w14:paraId="54B0F7BA" w14:textId="77777777" w:rsidR="00AD050D" w:rsidRPr="002D0D81" w:rsidRDefault="00AD050D" w:rsidP="00607083">
      <w:pPr>
        <w:pStyle w:val="affa"/>
        <w:numPr>
          <w:ilvl w:val="0"/>
          <w:numId w:val="35"/>
        </w:numPr>
        <w:spacing w:line="360" w:lineRule="auto"/>
        <w:ind w:firstLineChars="0"/>
      </w:pPr>
      <w:r w:rsidRPr="002D0D81">
        <w:rPr>
          <w:rFonts w:hint="eastAsia"/>
        </w:rPr>
        <w:t>若</w:t>
      </w:r>
      <w:r w:rsidRPr="002D0D81">
        <w:rPr>
          <w:rFonts w:hint="eastAsia"/>
        </w:rPr>
        <w:t>a</w:t>
      </w:r>
      <w:r w:rsidRPr="002D0D81">
        <w:rPr>
          <w:rFonts w:hint="eastAsia"/>
        </w:rPr>
        <w:t>是基础节点，调用</w:t>
      </w:r>
      <w:r w:rsidRPr="002D0D81">
        <w:rPr>
          <w:rFonts w:hint="eastAsia"/>
        </w:rPr>
        <w:t>getViewTriple(V, pred(a))</w:t>
      </w:r>
      <w:r w:rsidRPr="002D0D81">
        <w:rPr>
          <w:rFonts w:hint="eastAsia"/>
        </w:rPr>
        <w:t>获取视图三元组</w:t>
      </w:r>
      <w:r w:rsidRPr="002D0D81">
        <w:rPr>
          <w:rFonts w:hint="eastAsia"/>
        </w:rPr>
        <w:t>((b, r, vcol);</w:t>
      </w:r>
    </w:p>
    <w:p w14:paraId="241C8D10" w14:textId="77777777" w:rsidR="00AD050D" w:rsidRPr="002D0D81" w:rsidRDefault="00AD050D" w:rsidP="00607083">
      <w:pPr>
        <w:pStyle w:val="affa"/>
        <w:numPr>
          <w:ilvl w:val="0"/>
          <w:numId w:val="35"/>
        </w:numPr>
        <w:spacing w:line="360" w:lineRule="auto"/>
        <w:ind w:firstLineChars="0"/>
      </w:pPr>
      <w:r w:rsidRPr="002D0D81">
        <w:rPr>
          <w:rFonts w:hint="eastAsia"/>
        </w:rPr>
        <w:t>将</w:t>
      </w:r>
      <w:r w:rsidRPr="002D0D81">
        <w:rPr>
          <w:rFonts w:hint="eastAsia"/>
        </w:rPr>
        <w:t>(b, op(a), val(a))</w:t>
      </w:r>
      <w:r w:rsidRPr="002D0D81">
        <w:rPr>
          <w:rFonts w:hint="eastAsia"/>
        </w:rPr>
        <w:t>赋给</w:t>
      </w:r>
      <w:r w:rsidRPr="002D0D81">
        <w:rPr>
          <w:rFonts w:hint="eastAsia"/>
        </w:rPr>
        <w:t>e</w:t>
      </w:r>
      <w:r w:rsidRPr="002D0D81">
        <w:rPr>
          <w:rFonts w:hint="eastAsia"/>
        </w:rPr>
        <w:t>，此时若</w:t>
      </w:r>
      <w:r w:rsidRPr="002D0D81">
        <w:rPr>
          <w:rFonts w:hint="eastAsia"/>
        </w:rPr>
        <w:t>a</w:t>
      </w:r>
      <w:r w:rsidRPr="002D0D81">
        <w:rPr>
          <w:rFonts w:hint="eastAsia"/>
        </w:rPr>
        <w:t>是递归节点，调用</w:t>
      </w:r>
      <w:r w:rsidRPr="002D0D81">
        <w:rPr>
          <w:rFonts w:hint="eastAsia"/>
        </w:rPr>
        <w:t>ISSUBSUMED(val(a),pred(a), b)(</w:t>
      </w:r>
      <w:r w:rsidRPr="002D0D81">
        <w:rPr>
          <w:rFonts w:hint="eastAsia"/>
        </w:rPr>
        <w:t>核对传递属性的子节点是否在基本表中</w:t>
      </w:r>
      <w:r w:rsidRPr="002D0D81">
        <w:rPr>
          <w:rFonts w:hint="eastAsia"/>
        </w:rPr>
        <w:t>)</w:t>
      </w:r>
      <w:r w:rsidRPr="002D0D81">
        <w:rPr>
          <w:rFonts w:hint="eastAsia"/>
        </w:rPr>
        <w:t>，若是则赋值给</w:t>
      </w:r>
      <w:r w:rsidRPr="002D0D81">
        <w:rPr>
          <w:rFonts w:hint="eastAsia"/>
        </w:rPr>
        <w:t>e;</w:t>
      </w:r>
    </w:p>
    <w:p w14:paraId="765C6744" w14:textId="77777777" w:rsidR="00AD050D" w:rsidRPr="002D0D81" w:rsidRDefault="00AD050D" w:rsidP="00607083">
      <w:pPr>
        <w:pStyle w:val="affa"/>
        <w:numPr>
          <w:ilvl w:val="0"/>
          <w:numId w:val="35"/>
        </w:numPr>
        <w:spacing w:line="360" w:lineRule="auto"/>
        <w:ind w:firstLineChars="0"/>
      </w:pPr>
      <w:r w:rsidRPr="002D0D81">
        <w:rPr>
          <w:rFonts w:hint="eastAsia"/>
        </w:rPr>
        <w:t>若</w:t>
      </w:r>
      <w:r w:rsidRPr="002D0D81">
        <w:rPr>
          <w:rFonts w:hint="eastAsia"/>
        </w:rPr>
        <w:t>a</w:t>
      </w:r>
      <w:r w:rsidRPr="002D0D81">
        <w:rPr>
          <w:rFonts w:hint="eastAsia"/>
        </w:rPr>
        <w:t>是递归节点，则调用</w:t>
      </w:r>
      <w:r w:rsidRPr="002D0D81">
        <w:rPr>
          <w:rFonts w:hint="eastAsia"/>
        </w:rPr>
        <w:t>subsumedAtoms(R, a)</w:t>
      </w:r>
      <w:r w:rsidRPr="002D0D81">
        <w:rPr>
          <w:rFonts w:hint="eastAsia"/>
        </w:rPr>
        <w:t>，找到每一个传递属性的传</w:t>
      </w:r>
    </w:p>
    <w:p w14:paraId="51F28E58" w14:textId="77777777" w:rsidR="00AD050D" w:rsidRPr="002D0D81" w:rsidRDefault="00AD050D" w:rsidP="00607083">
      <w:pPr>
        <w:pStyle w:val="affa"/>
        <w:numPr>
          <w:ilvl w:val="0"/>
          <w:numId w:val="35"/>
        </w:numPr>
        <w:spacing w:line="360" w:lineRule="auto"/>
        <w:ind w:firstLineChars="0"/>
      </w:pPr>
      <w:r w:rsidRPr="002D0D81">
        <w:rPr>
          <w:rFonts w:hint="eastAsia"/>
        </w:rPr>
        <w:t>递树上的节点</w:t>
      </w:r>
      <w:r w:rsidRPr="002D0D81">
        <w:rPr>
          <w:rFonts w:hint="eastAsia"/>
        </w:rPr>
        <w:t>i</w:t>
      </w:r>
      <w:r w:rsidRPr="002D0D81">
        <w:rPr>
          <w:rFonts w:hint="eastAsia"/>
        </w:rPr>
        <w:t>，嵌套调用</w:t>
      </w:r>
      <w:r w:rsidRPr="002D0D81">
        <w:rPr>
          <w:rFonts w:hint="eastAsia"/>
        </w:rPr>
        <w:t>EXPAND(i, G, R, V)</w:t>
      </w:r>
      <w:r w:rsidRPr="002D0D81">
        <w:rPr>
          <w:rFonts w:hint="eastAsia"/>
        </w:rPr>
        <w:t>，转</w:t>
      </w:r>
      <w:r w:rsidRPr="002D0D81">
        <w:rPr>
          <w:rFonts w:hint="eastAsia"/>
        </w:rPr>
        <w:t>1);</w:t>
      </w:r>
    </w:p>
    <w:p w14:paraId="614B9C82" w14:textId="77777777" w:rsidR="00AD050D" w:rsidRPr="002D0D81" w:rsidRDefault="00AD050D" w:rsidP="00607083">
      <w:pPr>
        <w:pStyle w:val="affa"/>
        <w:numPr>
          <w:ilvl w:val="0"/>
          <w:numId w:val="35"/>
        </w:numPr>
        <w:spacing w:line="360" w:lineRule="auto"/>
        <w:ind w:firstLineChars="0"/>
      </w:pPr>
      <w:r w:rsidRPr="002D0D81">
        <w:rPr>
          <w:rFonts w:hint="eastAsia"/>
        </w:rPr>
        <w:t>当</w:t>
      </w:r>
      <w:r w:rsidRPr="002D0D81">
        <w:rPr>
          <w:rFonts w:hint="eastAsia"/>
        </w:rPr>
        <w:t>a</w:t>
      </w:r>
      <w:r w:rsidRPr="002D0D81">
        <w:rPr>
          <w:rFonts w:hint="eastAsia"/>
        </w:rPr>
        <w:t>既不是基础节点，又不是递归节点，则搜索节点在本体树中的关联节点</w:t>
      </w:r>
      <w:r w:rsidRPr="002D0D81">
        <w:rPr>
          <w:rFonts w:hint="eastAsia"/>
        </w:rPr>
        <w:t>i</w:t>
      </w:r>
      <w:r w:rsidRPr="002D0D81">
        <w:rPr>
          <w:rFonts w:hint="eastAsia"/>
        </w:rPr>
        <w:t>，使用方法</w:t>
      </w:r>
      <w:r w:rsidRPr="002D0D81">
        <w:rPr>
          <w:rFonts w:hint="eastAsia"/>
        </w:rPr>
        <w:t>dependentExp(a,T)</w:t>
      </w:r>
      <w:r w:rsidRPr="002D0D81">
        <w:rPr>
          <w:rFonts w:hint="eastAsia"/>
        </w:rPr>
        <w:t>，嵌套调用</w:t>
      </w:r>
      <w:r w:rsidRPr="002D0D81">
        <w:rPr>
          <w:rFonts w:hint="eastAsia"/>
        </w:rPr>
        <w:t>EXPAND(i, G, R, V)</w:t>
      </w:r>
      <w:r w:rsidRPr="002D0D81">
        <w:rPr>
          <w:rFonts w:hint="eastAsia"/>
        </w:rPr>
        <w:t>，转</w:t>
      </w:r>
      <w:r w:rsidRPr="002D0D81">
        <w:rPr>
          <w:rFonts w:hint="eastAsia"/>
        </w:rPr>
        <w:t>1);</w:t>
      </w:r>
      <w:r w:rsidRPr="002D0D81">
        <w:rPr>
          <w:rFonts w:hint="eastAsia"/>
        </w:rPr>
        <w:t>结束，返回重写后的谓词表达式</w:t>
      </w:r>
      <w:r w:rsidRPr="002D0D81">
        <w:rPr>
          <w:rFonts w:hint="eastAsia"/>
        </w:rPr>
        <w:t>e.</w:t>
      </w:r>
    </w:p>
    <w:p w14:paraId="2CC01F90" w14:textId="77777777" w:rsidR="00AD050D" w:rsidRPr="002D0D81" w:rsidRDefault="00AD050D" w:rsidP="009671BA">
      <w:pPr>
        <w:pStyle w:val="affa"/>
        <w:spacing w:line="360" w:lineRule="auto"/>
        <w:ind w:firstLineChars="0" w:firstLine="0"/>
        <w:jc w:val="center"/>
      </w:pPr>
      <w:r w:rsidRPr="002D0D81">
        <w:object w:dxaOrig="8506" w:dyaOrig="8131" w14:anchorId="75E54AE4">
          <v:shape id="_x0000_i1047" type="#_x0000_t75" style="width:290.25pt;height:276.75pt" o:ole="">
            <v:imagedata r:id="rId64" o:title=""/>
          </v:shape>
          <o:OLEObject Type="Embed" ProgID="Visio.Drawing.15" ShapeID="_x0000_i1047" DrawAspect="Content" ObjectID="_1627811640" r:id="rId65"/>
        </w:object>
      </w:r>
    </w:p>
    <w:p w14:paraId="6187A636" w14:textId="77777777" w:rsidR="00AD050D" w:rsidRPr="002D0D81" w:rsidRDefault="00AD050D" w:rsidP="009671BA">
      <w:pPr>
        <w:pStyle w:val="afff2"/>
      </w:pPr>
    </w:p>
    <w:p w14:paraId="2C0049B9" w14:textId="77777777" w:rsidR="00AD050D" w:rsidRPr="002D0D81" w:rsidRDefault="00AD050D" w:rsidP="009671BA">
      <w:pPr>
        <w:pStyle w:val="afff2"/>
      </w:pPr>
    </w:p>
    <w:p w14:paraId="22190B76" w14:textId="77777777" w:rsidR="00AD050D" w:rsidRPr="002D0D81" w:rsidRDefault="00AD050D" w:rsidP="009671BA">
      <w:pPr>
        <w:pStyle w:val="afff2"/>
      </w:pPr>
      <w:r w:rsidRPr="002D0D81">
        <w:rPr>
          <w:rFonts w:hint="eastAsia"/>
        </w:rPr>
        <w:t>图</w:t>
      </w:r>
      <w:r w:rsidRPr="002D0D81">
        <w:t>6</w:t>
      </w:r>
      <w:r w:rsidRPr="002D0D81">
        <w:rPr>
          <w:rFonts w:hint="eastAsia"/>
        </w:rPr>
        <w:t>-</w:t>
      </w:r>
      <w:r w:rsidRPr="002D0D81">
        <w:t>2</w:t>
      </w:r>
      <w:r w:rsidRPr="002D0D81">
        <w:rPr>
          <w:rFonts w:hint="eastAsia"/>
        </w:rPr>
        <w:t>-</w:t>
      </w:r>
      <w:r w:rsidRPr="002D0D81">
        <w:t xml:space="preserve">4 </w:t>
      </w:r>
      <w:r w:rsidRPr="002D0D81">
        <w:rPr>
          <w:rFonts w:hint="eastAsia"/>
        </w:rPr>
        <w:t>查询重写算法扩展</w:t>
      </w:r>
      <w:r w:rsidRPr="002D0D81">
        <w:t>流程图</w:t>
      </w:r>
    </w:p>
    <w:p w14:paraId="35D96BC2" w14:textId="77777777" w:rsidR="00AD050D" w:rsidRPr="002D0D81" w:rsidRDefault="00AD050D" w:rsidP="009671BA"/>
    <w:p w14:paraId="7107CCA9" w14:textId="77777777" w:rsidR="00AD050D" w:rsidRPr="002D0D81" w:rsidRDefault="00AD050D" w:rsidP="009671BA">
      <w:pPr>
        <w:pStyle w:val="affa"/>
        <w:spacing w:line="360" w:lineRule="auto"/>
        <w:ind w:firstLine="480"/>
      </w:pPr>
      <w:r w:rsidRPr="002D0D81">
        <w:rPr>
          <w:rFonts w:hint="eastAsia"/>
        </w:rPr>
        <w:t>在上述算法中，获取传递属性的子节点、传递属性的传递树上的节点、节点在本体树中的关联节点等，都使用</w:t>
      </w:r>
      <w:r w:rsidRPr="002D0D81">
        <w:rPr>
          <w:rFonts w:hint="eastAsia"/>
        </w:rPr>
        <w:t>Jena</w:t>
      </w:r>
      <w:r w:rsidRPr="002D0D81">
        <w:rPr>
          <w:rFonts w:hint="eastAsia"/>
        </w:rPr>
        <w:t>提供的</w:t>
      </w:r>
      <w:r w:rsidRPr="002D0D81">
        <w:rPr>
          <w:rFonts w:hint="eastAsia"/>
        </w:rPr>
        <w:t>API</w:t>
      </w:r>
      <w:r w:rsidRPr="002D0D81">
        <w:rPr>
          <w:rFonts w:hint="eastAsia"/>
        </w:rPr>
        <w:t>对本体模型进行操作，本文中在后续</w:t>
      </w:r>
      <w:r w:rsidRPr="002D0D81">
        <w:rPr>
          <w:rFonts w:hint="eastAsia"/>
        </w:rPr>
        <w:t>4.5.2</w:t>
      </w:r>
      <w:r w:rsidRPr="002D0D81">
        <w:rPr>
          <w:rFonts w:hint="eastAsia"/>
        </w:rPr>
        <w:t>节中将对</w:t>
      </w:r>
      <w:r w:rsidRPr="002D0D81">
        <w:rPr>
          <w:rFonts w:hint="eastAsia"/>
        </w:rPr>
        <w:t>Jena</w:t>
      </w:r>
      <w:r w:rsidRPr="002D0D81">
        <w:rPr>
          <w:rFonts w:hint="eastAsia"/>
        </w:rPr>
        <w:t>提供的</w:t>
      </w:r>
      <w:r w:rsidRPr="002D0D81">
        <w:rPr>
          <w:rFonts w:hint="eastAsia"/>
        </w:rPr>
        <w:t>API</w:t>
      </w:r>
      <w:r w:rsidRPr="002D0D81">
        <w:rPr>
          <w:rFonts w:hint="eastAsia"/>
        </w:rPr>
        <w:t>进行详述。利用领域本体的概念网络实现概念扩展，扩展的概念在很大程度上依赖于领域知识的描述，由于特定领域的资产本体是对资产的规范化定义，具备概念化、明确、形式化和可共享的特点，因此，借助其进行的语义重写是合理的，能够更准确反映资产相互关联的关系。</w:t>
      </w:r>
    </w:p>
    <w:p w14:paraId="534371C5" w14:textId="77777777" w:rsidR="00AD050D" w:rsidRPr="002D0D81" w:rsidRDefault="00AD050D" w:rsidP="009671BA">
      <w:pPr>
        <w:pStyle w:val="affa"/>
        <w:spacing w:line="360" w:lineRule="auto"/>
        <w:ind w:firstLine="480"/>
      </w:pPr>
      <w:r w:rsidRPr="002D0D81">
        <w:t>下面给出关于资产重查的算法实例描述</w:t>
      </w:r>
      <w:r w:rsidRPr="002D0D81">
        <w:rPr>
          <w:rFonts w:hint="eastAsia"/>
        </w:rPr>
        <w:t>。</w:t>
      </w:r>
    </w:p>
    <w:p w14:paraId="5D706E80" w14:textId="77777777" w:rsidR="00AD050D" w:rsidRPr="002D0D81" w:rsidRDefault="00AD050D" w:rsidP="009671BA">
      <w:pPr>
        <w:pStyle w:val="affa"/>
        <w:spacing w:line="360" w:lineRule="auto"/>
        <w:ind w:firstLine="480"/>
      </w:pPr>
    </w:p>
    <w:p w14:paraId="3D4C1FD5" w14:textId="77777777" w:rsidR="00AD050D" w:rsidRPr="002D0D81" w:rsidRDefault="00AD050D" w:rsidP="009671BA">
      <w:pPr>
        <w:pStyle w:val="affa"/>
        <w:spacing w:line="360" w:lineRule="auto"/>
        <w:ind w:firstLine="482"/>
        <w:rPr>
          <w:b/>
        </w:rPr>
      </w:pPr>
      <w:r w:rsidRPr="002D0D81">
        <w:rPr>
          <w:rFonts w:hint="eastAsia"/>
          <w:b/>
        </w:rPr>
        <w:t>算法应用实例</w:t>
      </w:r>
    </w:p>
    <w:p w14:paraId="2C6E0778" w14:textId="77777777" w:rsidR="00AD050D" w:rsidRPr="002D0D81" w:rsidRDefault="00AD050D" w:rsidP="009671BA">
      <w:pPr>
        <w:pStyle w:val="affa"/>
        <w:spacing w:line="360" w:lineRule="auto"/>
        <w:ind w:firstLine="480"/>
      </w:pPr>
    </w:p>
    <w:p w14:paraId="14215F50" w14:textId="77777777" w:rsidR="00AD050D" w:rsidRPr="002D0D81" w:rsidRDefault="00AD050D" w:rsidP="009671BA">
      <w:pPr>
        <w:pStyle w:val="affa"/>
        <w:spacing w:line="360" w:lineRule="auto"/>
        <w:ind w:firstLine="480"/>
      </w:pPr>
      <w:r w:rsidRPr="002D0D81">
        <w:rPr>
          <w:rFonts w:hint="eastAsia"/>
        </w:rPr>
        <w:t>上述语义查询重写算法形象的实例描述如下。假设初始查询“</w:t>
      </w:r>
      <w:r w:rsidRPr="002D0D81">
        <w:rPr>
          <w:rFonts w:hint="eastAsia"/>
        </w:rPr>
        <w:t>A=v 1</w:t>
      </w:r>
      <w:r w:rsidRPr="002D0D81">
        <w:rPr>
          <w:rFonts w:hint="eastAsia"/>
        </w:rPr>
        <w:t>”是针对视图的查询表达式，在基本表中不存在映射，则节点</w:t>
      </w:r>
      <w:r w:rsidRPr="002D0D81">
        <w:rPr>
          <w:rFonts w:hint="eastAsia"/>
        </w:rPr>
        <w:t>A</w:t>
      </w:r>
      <w:r w:rsidRPr="002D0D81">
        <w:rPr>
          <w:rFonts w:hint="eastAsia"/>
        </w:rPr>
        <w:t>需要扩展到本体中进行扩展查询。图</w:t>
      </w:r>
      <w:r w:rsidRPr="002D0D81">
        <w:rPr>
          <w:rFonts w:hint="eastAsia"/>
        </w:rPr>
        <w:t>4-3</w:t>
      </w:r>
      <w:r w:rsidRPr="002D0D81">
        <w:rPr>
          <w:rFonts w:hint="eastAsia"/>
        </w:rPr>
        <w:t>显示扩展查询的本体树结构，</w:t>
      </w:r>
      <w:r w:rsidRPr="002D0D81">
        <w:rPr>
          <w:rFonts w:hint="eastAsia"/>
        </w:rPr>
        <w:t>A</w:t>
      </w:r>
      <w:r w:rsidRPr="002D0D81">
        <w:rPr>
          <w:rFonts w:hint="eastAsia"/>
        </w:rPr>
        <w:t>节点为递归节点</w:t>
      </w:r>
      <w:r w:rsidRPr="002D0D81">
        <w:rPr>
          <w:rFonts w:hint="eastAsia"/>
        </w:rPr>
        <w:t>(RecursiveNode)</w:t>
      </w:r>
      <w:r w:rsidRPr="002D0D81">
        <w:rPr>
          <w:rFonts w:hint="eastAsia"/>
        </w:rPr>
        <w:t>，调用</w:t>
      </w:r>
      <w:r w:rsidRPr="002D0D81">
        <w:rPr>
          <w:rFonts w:hint="eastAsia"/>
        </w:rPr>
        <w:t>REWRTE</w:t>
      </w:r>
      <w:r w:rsidRPr="002D0D81">
        <w:rPr>
          <w:rFonts w:hint="eastAsia"/>
        </w:rPr>
        <w:t>算法，遍历树中与</w:t>
      </w:r>
      <w:r w:rsidRPr="002D0D81">
        <w:rPr>
          <w:rFonts w:hint="eastAsia"/>
        </w:rPr>
        <w:t>A</w:t>
      </w:r>
      <w:r w:rsidRPr="002D0D81">
        <w:rPr>
          <w:rFonts w:hint="eastAsia"/>
        </w:rPr>
        <w:t>节点语义相关的节点，直到找到基础节点</w:t>
      </w:r>
      <w:r w:rsidRPr="002D0D81">
        <w:rPr>
          <w:rFonts w:hint="eastAsia"/>
        </w:rPr>
        <w:t>(Ground Node) B(</w:t>
      </w:r>
      <w:r w:rsidRPr="002D0D81">
        <w:rPr>
          <w:rFonts w:hint="eastAsia"/>
        </w:rPr>
        <w:t>可关联到基本表</w:t>
      </w:r>
      <w:r w:rsidRPr="002D0D81">
        <w:rPr>
          <w:rFonts w:hint="eastAsia"/>
        </w:rPr>
        <w:t>)</w:t>
      </w:r>
      <w:r w:rsidRPr="002D0D81">
        <w:rPr>
          <w:rFonts w:hint="eastAsia"/>
        </w:rPr>
        <w:t>，同时调用</w:t>
      </w:r>
      <w:r w:rsidRPr="002D0D81">
        <w:rPr>
          <w:rFonts w:hint="eastAsia"/>
        </w:rPr>
        <w:t>EXPAND</w:t>
      </w:r>
      <w:r w:rsidRPr="002D0D81">
        <w:rPr>
          <w:rFonts w:hint="eastAsia"/>
        </w:rPr>
        <w:t>算法，扩展得到其他基础节点</w:t>
      </w:r>
      <w:r w:rsidRPr="002D0D81">
        <w:rPr>
          <w:rFonts w:hint="eastAsia"/>
        </w:rPr>
        <w:t>D</w:t>
      </w:r>
      <w:r w:rsidRPr="002D0D81">
        <w:rPr>
          <w:rFonts w:hint="eastAsia"/>
        </w:rPr>
        <w:t>，则最后由初始查询“</w:t>
      </w:r>
      <w:r w:rsidRPr="002D0D81">
        <w:rPr>
          <w:rFonts w:hint="eastAsia"/>
        </w:rPr>
        <w:t>A=v 1</w:t>
      </w:r>
      <w:r w:rsidRPr="002D0D81">
        <w:rPr>
          <w:rFonts w:hint="eastAsia"/>
        </w:rPr>
        <w:t>”扩展后得到的查询表达式为：</w:t>
      </w:r>
      <w:r w:rsidRPr="002D0D81">
        <w:rPr>
          <w:rFonts w:hint="eastAsia"/>
        </w:rPr>
        <w:t>" B=v2</w:t>
      </w:r>
      <w:r w:rsidRPr="002D0D81">
        <w:rPr>
          <w:rFonts w:hint="eastAsia"/>
        </w:rPr>
        <w:t>”和“</w:t>
      </w:r>
      <w:r w:rsidRPr="002D0D81">
        <w:rPr>
          <w:rFonts w:hint="eastAsia"/>
        </w:rPr>
        <w:t>D==v4"</w:t>
      </w:r>
      <w:r w:rsidRPr="002D0D81">
        <w:rPr>
          <w:rFonts w:hint="eastAsia"/>
        </w:rPr>
        <w:t>。此时，找到所有的基础节点，查询表达式进行重写，完成整个语义查询重写过程。</w:t>
      </w:r>
    </w:p>
    <w:p w14:paraId="5F5235EF" w14:textId="77777777" w:rsidR="00AD050D" w:rsidRPr="002D0D81" w:rsidRDefault="00AD050D" w:rsidP="009671BA">
      <w:pPr>
        <w:pStyle w:val="affa"/>
        <w:spacing w:line="360" w:lineRule="auto"/>
        <w:ind w:firstLineChars="0" w:firstLine="0"/>
        <w:jc w:val="center"/>
      </w:pPr>
      <w:r w:rsidRPr="002D0D81">
        <w:object w:dxaOrig="8775" w:dyaOrig="4471" w14:anchorId="78771558">
          <v:shape id="_x0000_i1048" type="#_x0000_t75" style="width:318.75pt;height:163.5pt" o:ole="">
            <v:imagedata r:id="rId66" o:title=""/>
          </v:shape>
          <o:OLEObject Type="Embed" ProgID="Visio.Drawing.15" ShapeID="_x0000_i1048" DrawAspect="Content" ObjectID="_1627811641" r:id="rId67"/>
        </w:object>
      </w:r>
    </w:p>
    <w:p w14:paraId="6FEC02AA" w14:textId="77777777" w:rsidR="00AD050D" w:rsidRPr="002D0D81" w:rsidRDefault="00AD050D" w:rsidP="009671BA">
      <w:pPr>
        <w:pStyle w:val="afff2"/>
      </w:pPr>
    </w:p>
    <w:p w14:paraId="4C2F22BA" w14:textId="77777777" w:rsidR="00AD050D" w:rsidRPr="002D0D81" w:rsidRDefault="00AD050D" w:rsidP="009671BA">
      <w:pPr>
        <w:pStyle w:val="afff2"/>
      </w:pPr>
      <w:r w:rsidRPr="002D0D81">
        <w:rPr>
          <w:rFonts w:hint="eastAsia"/>
        </w:rPr>
        <w:t>图</w:t>
      </w:r>
      <w:r w:rsidRPr="002D0D81">
        <w:rPr>
          <w:rFonts w:hint="eastAsia"/>
        </w:rPr>
        <w:t xml:space="preserve"> </w:t>
      </w:r>
      <w:r w:rsidRPr="002D0D81">
        <w:t xml:space="preserve">6-2-5  </w:t>
      </w:r>
      <w:r w:rsidRPr="002D0D81">
        <w:rPr>
          <w:rFonts w:hint="eastAsia"/>
        </w:rPr>
        <w:t>语义查询本体树结构</w:t>
      </w:r>
    </w:p>
    <w:p w14:paraId="475413DC" w14:textId="77777777" w:rsidR="00AD050D" w:rsidRPr="002D0D81" w:rsidRDefault="00AD050D" w:rsidP="009671BA"/>
    <w:p w14:paraId="7F8AB409" w14:textId="77777777" w:rsidR="00AD050D" w:rsidRPr="002D0D81" w:rsidRDefault="00AD050D" w:rsidP="009671BA">
      <w:pPr>
        <w:pStyle w:val="affa"/>
        <w:spacing w:line="360" w:lineRule="auto"/>
        <w:ind w:firstLine="482"/>
        <w:rPr>
          <w:b/>
        </w:rPr>
      </w:pPr>
      <w:r w:rsidRPr="002D0D81">
        <w:rPr>
          <w:rFonts w:hint="eastAsia"/>
          <w:b/>
        </w:rPr>
        <w:t>算法优化与改进</w:t>
      </w:r>
    </w:p>
    <w:p w14:paraId="0729CAAA" w14:textId="77777777" w:rsidR="00AD050D" w:rsidRPr="002D0D81" w:rsidRDefault="00AD050D" w:rsidP="009671BA">
      <w:pPr>
        <w:pStyle w:val="affa"/>
        <w:spacing w:line="360" w:lineRule="auto"/>
        <w:ind w:firstLine="480"/>
      </w:pPr>
    </w:p>
    <w:p w14:paraId="695085F1" w14:textId="77777777" w:rsidR="00AD050D" w:rsidRPr="002D0D81" w:rsidRDefault="00AD050D" w:rsidP="009671BA">
      <w:pPr>
        <w:pStyle w:val="affa"/>
        <w:spacing w:line="360" w:lineRule="auto"/>
        <w:ind w:firstLine="480"/>
      </w:pPr>
      <w:r w:rsidRPr="002D0D81">
        <w:rPr>
          <w:rFonts w:hint="eastAsia"/>
        </w:rPr>
        <w:t>由于对本体树的检索采用遍历的方式，遍历过程的优化，是有待解决和改进的问题。可使用以下方法进行相应优化</w:t>
      </w:r>
      <w:r w:rsidRPr="002D0D81">
        <w:rPr>
          <w:rFonts w:hint="eastAsia"/>
        </w:rPr>
        <w:t>:</w:t>
      </w:r>
    </w:p>
    <w:p w14:paraId="512F5281" w14:textId="77777777" w:rsidR="00AD050D" w:rsidRPr="002D0D81" w:rsidRDefault="00AD050D" w:rsidP="00607083">
      <w:pPr>
        <w:pStyle w:val="affa"/>
        <w:numPr>
          <w:ilvl w:val="0"/>
          <w:numId w:val="36"/>
        </w:numPr>
        <w:spacing w:line="360" w:lineRule="auto"/>
        <w:ind w:firstLineChars="0"/>
      </w:pPr>
      <w:r w:rsidRPr="002D0D81">
        <w:rPr>
          <w:rFonts w:hint="eastAsia"/>
        </w:rPr>
        <w:t>标记本体树中既不是递归节点也不是基础节点的树节点，称之为</w:t>
      </w:r>
      <w:r w:rsidRPr="002D0D81">
        <w:rPr>
          <w:rFonts w:hint="eastAsia"/>
        </w:rPr>
        <w:t>DeadNode</w:t>
      </w:r>
      <w:r w:rsidRPr="002D0D81">
        <w:rPr>
          <w:rFonts w:hint="eastAsia"/>
        </w:rPr>
        <w:t>，这样的节点永远不需要遍历。遍历之前可以对本体树进行剪枝，舍弃那些不可能存在映射的分支，扩展算法略过此分支下的节点，减少遍历过程</w:t>
      </w:r>
      <w:r w:rsidRPr="002D0D81">
        <w:rPr>
          <w:rFonts w:hint="eastAsia"/>
        </w:rPr>
        <w:t>;</w:t>
      </w:r>
    </w:p>
    <w:p w14:paraId="1F7D048B" w14:textId="77777777" w:rsidR="00AD050D" w:rsidRPr="002D0D81" w:rsidRDefault="00AD050D" w:rsidP="00607083">
      <w:pPr>
        <w:pStyle w:val="affa"/>
        <w:numPr>
          <w:ilvl w:val="0"/>
          <w:numId w:val="36"/>
        </w:numPr>
        <w:spacing w:line="360" w:lineRule="auto"/>
        <w:ind w:firstLineChars="0"/>
      </w:pPr>
      <w:r w:rsidRPr="002D0D81">
        <w:rPr>
          <w:rFonts w:hint="eastAsia"/>
        </w:rPr>
        <w:t>使用备忘方法</w:t>
      </w:r>
      <w:r w:rsidRPr="002D0D81">
        <w:rPr>
          <w:rFonts w:hint="eastAsia"/>
        </w:rPr>
        <w:t>(memorization techniques)</w:t>
      </w:r>
      <w:r w:rsidRPr="002D0D81">
        <w:rPr>
          <w:rFonts w:hint="eastAsia"/>
        </w:rPr>
        <w:t>，记录节点之间的关系以及树节点的匹配信息，利用这些信息可以简化遍历过程，避免节点重复遍历，同时可以将语义处理部分进行离线完成，因此不会影响服务器的实时响应功能</w:t>
      </w:r>
      <w:r w:rsidRPr="002D0D81">
        <w:rPr>
          <w:rFonts w:hint="eastAsia"/>
        </w:rPr>
        <w:t>;</w:t>
      </w:r>
    </w:p>
    <w:p w14:paraId="1A240EA2" w14:textId="77777777" w:rsidR="00AD050D" w:rsidRPr="002D0D81" w:rsidRDefault="00AD050D" w:rsidP="00607083">
      <w:pPr>
        <w:pStyle w:val="affa"/>
        <w:numPr>
          <w:ilvl w:val="0"/>
          <w:numId w:val="36"/>
        </w:numPr>
        <w:spacing w:line="360" w:lineRule="auto"/>
        <w:ind w:firstLineChars="0"/>
      </w:pPr>
      <w:r w:rsidRPr="002D0D81">
        <w:rPr>
          <w:rFonts w:hint="eastAsia"/>
        </w:rPr>
        <w:t>在调用</w:t>
      </w:r>
      <w:r w:rsidRPr="002D0D81">
        <w:rPr>
          <w:rFonts w:hint="eastAsia"/>
        </w:rPr>
        <w:t>REWRITE</w:t>
      </w:r>
      <w:r w:rsidRPr="002D0D81">
        <w:rPr>
          <w:rFonts w:hint="eastAsia"/>
        </w:rPr>
        <w:t>算法之前，查看系统日志表</w:t>
      </w:r>
      <w:r w:rsidRPr="002D0D81">
        <w:rPr>
          <w:rFonts w:hint="eastAsia"/>
        </w:rPr>
        <w:t>(system catalog tables</w:t>
      </w:r>
      <w:r w:rsidRPr="002D0D81">
        <w:rPr>
          <w:rFonts w:hint="eastAsia"/>
        </w:rPr>
        <w:t>预算重写过程是否发生，以降低查询重写的时间复杂度。</w:t>
      </w:r>
    </w:p>
    <w:p w14:paraId="745210ED" w14:textId="77777777" w:rsidR="00AD050D" w:rsidRPr="002D0D81" w:rsidRDefault="00AD050D" w:rsidP="009671BA">
      <w:pPr>
        <w:pStyle w:val="affa"/>
        <w:spacing w:line="360" w:lineRule="auto"/>
        <w:ind w:firstLine="480"/>
      </w:pPr>
      <w:r w:rsidRPr="002D0D81">
        <w:rPr>
          <w:rFonts w:hint="eastAsia"/>
        </w:rPr>
        <w:t>通过上述优化方法，可以有效地加速语义扩展的速度，快速地返回扩展结果。</w:t>
      </w:r>
    </w:p>
    <w:p w14:paraId="0B603728" w14:textId="77777777" w:rsidR="00AD050D" w:rsidRPr="002D0D81" w:rsidRDefault="00AD050D" w:rsidP="00183012">
      <w:pPr>
        <w:pStyle w:val="3"/>
      </w:pPr>
      <w:bookmarkStart w:id="75" w:name="_Toc16632683"/>
      <w:r w:rsidRPr="002D0D81">
        <w:rPr>
          <w:rFonts w:hint="eastAsia"/>
        </w:rPr>
        <w:t>语义相似度的计算</w:t>
      </w:r>
      <w:bookmarkEnd w:id="75"/>
    </w:p>
    <w:p w14:paraId="0530B21B" w14:textId="77777777" w:rsidR="00AD050D" w:rsidRPr="002D0D81" w:rsidRDefault="00AD050D" w:rsidP="009671BA">
      <w:pPr>
        <w:pStyle w:val="affa"/>
        <w:spacing w:line="360" w:lineRule="auto"/>
        <w:ind w:firstLine="480"/>
      </w:pPr>
      <w:r w:rsidRPr="002D0D81">
        <w:rPr>
          <w:rFonts w:hint="eastAsia"/>
        </w:rPr>
        <w:t>概念之间的相似度是指相似的程度</w:t>
      </w:r>
      <w:r w:rsidRPr="002D0D81">
        <w:rPr>
          <w:rFonts w:hint="eastAsia"/>
        </w:rPr>
        <w:t>,</w:t>
      </w:r>
      <w:r w:rsidRPr="002D0D81">
        <w:rPr>
          <w:rFonts w:hint="eastAsia"/>
        </w:rPr>
        <w:t>它可以是取值</w:t>
      </w:r>
      <w:r w:rsidRPr="002D0D81">
        <w:rPr>
          <w:rFonts w:hint="eastAsia"/>
        </w:rPr>
        <w:t>[</w:t>
      </w:r>
      <w:r w:rsidRPr="002D0D81">
        <w:t>0</w:t>
      </w:r>
      <w:r w:rsidRPr="002D0D81">
        <w:rPr>
          <w:rFonts w:hint="eastAsia"/>
        </w:rPr>
        <w:t>，</w:t>
      </w:r>
      <w:r w:rsidRPr="002D0D81">
        <w:rPr>
          <w:rFonts w:hint="eastAsia"/>
        </w:rPr>
        <w:t>1]</w:t>
      </w:r>
      <w:r w:rsidRPr="002D0D81">
        <w:rPr>
          <w:rFonts w:hint="eastAsia"/>
        </w:rPr>
        <w:t>之间的一个实数。</w:t>
      </w:r>
    </w:p>
    <w:p w14:paraId="382D6E9B" w14:textId="77777777" w:rsidR="00AD050D" w:rsidRPr="002D0D81" w:rsidRDefault="00AD050D" w:rsidP="009671BA">
      <w:pPr>
        <w:pStyle w:val="affa"/>
        <w:spacing w:line="360" w:lineRule="auto"/>
        <w:ind w:firstLine="480"/>
      </w:pPr>
      <w:r w:rsidRPr="002D0D81">
        <w:rPr>
          <w:rFonts w:hint="eastAsia"/>
        </w:rPr>
        <w:t>如果在一个确定的概念化体系中，两个概念之间蕴涵的语义是相同的，那么，这两个概念就是相似的</w:t>
      </w:r>
      <w:r w:rsidRPr="002D0D81">
        <w:rPr>
          <w:rFonts w:hint="eastAsia"/>
        </w:rPr>
        <w:t>,</w:t>
      </w:r>
      <w:r w:rsidRPr="002D0D81">
        <w:rPr>
          <w:rFonts w:hint="eastAsia"/>
        </w:rPr>
        <w:t>相等的概念之间的相似度为</w:t>
      </w:r>
      <w:r w:rsidRPr="002D0D81">
        <w:rPr>
          <w:rFonts w:hint="eastAsia"/>
        </w:rPr>
        <w:t>1</w:t>
      </w:r>
      <w:r w:rsidRPr="002D0D81">
        <w:rPr>
          <w:rFonts w:hint="eastAsia"/>
        </w:rPr>
        <w:t>；如果两个概念语义之间完全没有相似的地方，那么这两个概念之间的相似度为</w:t>
      </w:r>
      <w:r w:rsidRPr="002D0D81">
        <w:rPr>
          <w:rFonts w:hint="eastAsia"/>
        </w:rPr>
        <w:t>0</w:t>
      </w:r>
      <w:r w:rsidRPr="002D0D81">
        <w:rPr>
          <w:rFonts w:hint="eastAsia"/>
        </w:rPr>
        <w:t>。</w:t>
      </w:r>
    </w:p>
    <w:p w14:paraId="41F8FE02" w14:textId="77777777" w:rsidR="00AD050D" w:rsidRPr="002D0D81" w:rsidRDefault="00AD050D" w:rsidP="009671BA">
      <w:pPr>
        <w:pStyle w:val="affa"/>
        <w:spacing w:line="360" w:lineRule="auto"/>
        <w:ind w:firstLine="480"/>
      </w:pPr>
      <w:r w:rsidRPr="002D0D81">
        <w:t>语义相似度计算时</w:t>
      </w:r>
      <w:r w:rsidRPr="002D0D81">
        <w:rPr>
          <w:rFonts w:hint="eastAsia"/>
        </w:rPr>
        <w:t>，我们利用关键词实例之间语义相似度值来度量概念间语义的匹配程度。</w:t>
      </w:r>
    </w:p>
    <w:p w14:paraId="08357A6E" w14:textId="77777777" w:rsidR="00AD050D" w:rsidRPr="002D0D81" w:rsidRDefault="00AD050D" w:rsidP="009671BA">
      <w:pPr>
        <w:pStyle w:val="affa"/>
        <w:spacing w:line="360" w:lineRule="auto"/>
        <w:ind w:firstLine="480"/>
      </w:pPr>
      <w:r w:rsidRPr="002D0D81">
        <w:rPr>
          <w:rFonts w:hint="eastAsia"/>
        </w:rPr>
        <w:t>设</w:t>
      </w:r>
      <w:r w:rsidRPr="002D0D81">
        <w:rPr>
          <w:rFonts w:hint="eastAsia"/>
        </w:rPr>
        <w:t>t</w:t>
      </w:r>
      <w:r w:rsidRPr="002D0D81">
        <w:rPr>
          <w:vertAlign w:val="subscript"/>
        </w:rPr>
        <w:t>1</w:t>
      </w:r>
      <w:r w:rsidRPr="002D0D81">
        <w:rPr>
          <w:rFonts w:hint="eastAsia"/>
        </w:rPr>
        <w:t>、</w:t>
      </w:r>
      <w:r w:rsidRPr="002D0D81">
        <w:rPr>
          <w:rFonts w:hint="eastAsia"/>
        </w:rPr>
        <w:t>t</w:t>
      </w:r>
      <w:r w:rsidRPr="002D0D81">
        <w:rPr>
          <w:vertAlign w:val="subscript"/>
        </w:rPr>
        <w:t>2</w:t>
      </w:r>
      <w:r w:rsidRPr="002D0D81">
        <w:rPr>
          <w:rFonts w:hint="eastAsia"/>
        </w:rPr>
        <w:t>是本体中的两个概念。</w:t>
      </w:r>
      <w:r w:rsidRPr="002D0D81">
        <w:rPr>
          <w:rFonts w:hint="eastAsia"/>
        </w:rPr>
        <w:t>Sim</w:t>
      </w:r>
      <w:r w:rsidRPr="002D0D81">
        <w:rPr>
          <w:rFonts w:hint="eastAsia"/>
        </w:rPr>
        <w:t>（</w:t>
      </w:r>
      <w:r w:rsidRPr="002D0D81">
        <w:rPr>
          <w:rFonts w:hint="eastAsia"/>
        </w:rPr>
        <w:t>t</w:t>
      </w:r>
      <w:r w:rsidRPr="002D0D81">
        <w:rPr>
          <w:vertAlign w:val="subscript"/>
        </w:rPr>
        <w:t>1</w:t>
      </w:r>
      <w:r w:rsidRPr="002D0D81">
        <w:rPr>
          <w:rFonts w:hint="eastAsia"/>
        </w:rPr>
        <w:t>，</w:t>
      </w:r>
      <w:r w:rsidRPr="002D0D81">
        <w:rPr>
          <w:rFonts w:hint="eastAsia"/>
        </w:rPr>
        <w:t>t</w:t>
      </w:r>
      <w:r w:rsidRPr="002D0D81">
        <w:rPr>
          <w:vertAlign w:val="subscript"/>
        </w:rPr>
        <w:t>2</w:t>
      </w:r>
      <w:r w:rsidRPr="002D0D81">
        <w:rPr>
          <w:rFonts w:hint="eastAsia"/>
        </w:rPr>
        <w:t>）为表示概念之间的相似程度，则有：</w:t>
      </w:r>
    </w:p>
    <w:p w14:paraId="06A6906D" w14:textId="77777777" w:rsidR="00AD050D" w:rsidRPr="002D0D81" w:rsidRDefault="00AD050D" w:rsidP="009671BA">
      <w:pPr>
        <w:pStyle w:val="affa"/>
        <w:spacing w:line="360" w:lineRule="auto"/>
        <w:ind w:firstLine="480"/>
      </w:pPr>
      <m:oMathPara>
        <m:oMath>
          <m:r>
            <m:rPr>
              <m:sty m:val="p"/>
            </m:rPr>
            <w:rPr>
              <w:rFonts w:ascii="Cambria Math" w:hAnsi="Cambria Math"/>
            </w:rPr>
            <m:t>Sim</m:t>
          </m:r>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δ</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e>
          </m:nary>
        </m:oMath>
      </m:oMathPara>
    </w:p>
    <w:p w14:paraId="3EFF5D7F" w14:textId="77777777" w:rsidR="00AD050D" w:rsidRPr="002D0D81" w:rsidRDefault="00AD050D" w:rsidP="009671BA">
      <w:pPr>
        <w:pStyle w:val="affa"/>
        <w:spacing w:line="360" w:lineRule="auto"/>
        <w:ind w:firstLine="480"/>
      </w:pPr>
      <w:r w:rsidRPr="002D0D81">
        <w:rPr>
          <w:rFonts w:hint="eastAsia"/>
        </w:rPr>
        <w:t>其中，</w:t>
      </w:r>
      <w:r w:rsidRPr="002D0D81">
        <w:rPr>
          <w:rFonts w:hint="eastAsia"/>
        </w:rPr>
        <w:t>n</w:t>
      </w:r>
      <w:r w:rsidRPr="002D0D81">
        <w:rPr>
          <w:rFonts w:hint="eastAsia"/>
        </w:rPr>
        <w:t>是术语</w:t>
      </w:r>
      <w:r w:rsidRPr="002D0D81">
        <w:rPr>
          <w:rFonts w:hint="eastAsia"/>
        </w:rPr>
        <w:t>t</w:t>
      </w:r>
      <w:r w:rsidRPr="002D0D81">
        <w:rPr>
          <w:rFonts w:hint="eastAsia"/>
          <w:vertAlign w:val="subscript"/>
        </w:rPr>
        <w:t>1</w:t>
      </w:r>
      <w:r w:rsidRPr="002D0D81">
        <w:rPr>
          <w:rFonts w:hint="eastAsia"/>
        </w:rPr>
        <w:t>，</w:t>
      </w:r>
      <w:r w:rsidRPr="002D0D81">
        <w:rPr>
          <w:rFonts w:hint="eastAsia"/>
        </w:rPr>
        <w:t>t</w:t>
      </w:r>
      <w:r w:rsidRPr="002D0D81">
        <w:rPr>
          <w:rFonts w:hint="eastAsia"/>
          <w:vertAlign w:val="subscript"/>
        </w:rPr>
        <w:t>2</w:t>
      </w:r>
      <w:r w:rsidRPr="002D0D81">
        <w:rPr>
          <w:rFonts w:hint="eastAsia"/>
        </w:rPr>
        <w:t>在本体中</w:t>
      </w:r>
      <w:r w:rsidRPr="002D0D81">
        <w:rPr>
          <w:rFonts w:hint="eastAsia"/>
        </w:rPr>
        <w:t>kind-of</w:t>
      </w:r>
      <w:r w:rsidRPr="002D0D81">
        <w:rPr>
          <w:rFonts w:hint="eastAsia"/>
        </w:rPr>
        <w:t>关系的层次中所具有的最大深度，</w:t>
      </w:r>
      <m:oMath>
        <m:r>
          <m:rPr>
            <m:sty m:val="p"/>
          </m:rPr>
          <w:rPr>
            <w:rFonts w:ascii="Cambria Math" w:hAnsi="Cambria Math"/>
          </w:rPr>
          <m:t>θ</m:t>
        </m:r>
        <m:r>
          <m:rPr>
            <m:sty m:val="p"/>
          </m:rPr>
          <w:rPr>
            <w:rFonts w:ascii="Cambria Math" w:hAnsi="Cambria Math"/>
            <w:w w:val="66"/>
          </w:rPr>
          <m:t>i</m:t>
        </m:r>
      </m:oMath>
      <w:r w:rsidRPr="002D0D81">
        <w:rPr>
          <w:rFonts w:hint="eastAsia"/>
        </w:rPr>
        <w:t>是</w:t>
      </w:r>
    </w:p>
    <w:p w14:paraId="65B297F1" w14:textId="77777777" w:rsidR="00AD050D" w:rsidRPr="002D0D81" w:rsidRDefault="00AD050D" w:rsidP="009671BA">
      <w:pPr>
        <w:pStyle w:val="affa"/>
        <w:spacing w:line="360" w:lineRule="auto"/>
        <w:ind w:firstLine="480"/>
      </w:pPr>
      <w:r w:rsidRPr="002D0D81">
        <w:rPr>
          <w:rFonts w:hint="eastAsia"/>
        </w:rPr>
        <w:t>权重</w:t>
      </w:r>
      <w:r w:rsidRPr="002D0D81">
        <w:rPr>
          <w:rFonts w:hint="eastAsia"/>
        </w:rPr>
        <w:t>(</w:t>
      </w:r>
      <w:r w:rsidRPr="002D0D81">
        <w:rPr>
          <w:rFonts w:hint="eastAsia"/>
        </w:rPr>
        <w:t>可简单地取</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π</m:t>
            </m:r>
          </m:den>
        </m:f>
      </m:oMath>
      <w:r w:rsidRPr="002D0D81">
        <w:rPr>
          <w:rFonts w:hint="eastAsia"/>
        </w:rPr>
        <w:t>)</w:t>
      </w:r>
    </w:p>
    <w:p w14:paraId="0F7BEB58" w14:textId="77777777" w:rsidR="00AD050D" w:rsidRPr="002D0D81" w:rsidRDefault="00AD050D" w:rsidP="009671BA">
      <w:pPr>
        <w:pStyle w:val="affa"/>
        <w:spacing w:line="360" w:lineRule="auto"/>
        <w:ind w:firstLine="480"/>
      </w:pPr>
      <m:oMath>
        <m:r>
          <m:rPr>
            <m:sty m:val="p"/>
          </m:rPr>
          <w:rPr>
            <w:rFonts w:ascii="Cambria Math" w:hAnsi="Cambria Math"/>
          </w:rPr>
          <m:t>δ(</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2</m:t>
            </m:r>
          </m:sub>
        </m:sSub>
        <m:r>
          <m:rPr>
            <m:sty m:val="p"/>
          </m:rPr>
          <w:rPr>
            <w:rFonts w:ascii="Cambria Math" w:hAnsi="Cambria Math"/>
          </w:rPr>
          <m:t>)</m:t>
        </m:r>
      </m:oMath>
      <w:r w:rsidRPr="002D0D81">
        <w:rPr>
          <w:rFonts w:hint="eastAsia"/>
        </w:rPr>
        <w:t>取值定义如下</w:t>
      </w:r>
      <w:r w:rsidRPr="002D0D81">
        <w:rPr>
          <w:rFonts w:hint="eastAsia"/>
        </w:rPr>
        <w:t>:</w:t>
      </w:r>
    </w:p>
    <w:p w14:paraId="20004CF0" w14:textId="77777777" w:rsidR="00AD050D" w:rsidRPr="002D0D81" w:rsidRDefault="00AD050D" w:rsidP="009671BA">
      <w:pPr>
        <w:pStyle w:val="affa"/>
        <w:spacing w:line="360" w:lineRule="auto"/>
        <w:ind w:firstLineChars="0" w:firstLine="0"/>
      </w:pPr>
      <m:oMathPara>
        <m:oMath>
          <m:r>
            <m:rPr>
              <m:sty m:val="p"/>
            </m:rPr>
            <w:rPr>
              <w:rFonts w:ascii="Cambria Math" w:hAnsi="Cambria Math"/>
            </w:rPr>
            <m:t>δ(</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2</m:t>
                      </m:r>
                    </m:sub>
                  </m:sSub>
                  <m:r>
                    <m:rPr>
                      <m:sty m:val="p"/>
                    </m:rPr>
                    <w:rPr>
                      <w:rFonts w:ascii="Cambria Math" w:hAnsi="Cambria Math" w:hint="eastAsia"/>
                    </w:rPr>
                    <m:t>前</m:t>
                  </m:r>
                  <m:r>
                    <m:rPr>
                      <m:sty m:val="p"/>
                    </m:rPr>
                    <w:rPr>
                      <w:rFonts w:ascii="Cambria Math" w:hAnsi="Cambria Math" w:hint="eastAsia"/>
                    </w:rPr>
                    <m:t>i</m:t>
                  </m:r>
                  <m:r>
                    <m:rPr>
                      <m:sty m:val="p"/>
                    </m:rPr>
                    <w:rPr>
                      <w:rFonts w:ascii="Cambria Math" w:hAnsi="Cambria Math" w:hint="eastAsia"/>
                    </w:rPr>
                    <m:t>个父类相同时</m:t>
                  </m:r>
                </m:e>
                <m:e>
                  <m:r>
                    <m:rPr>
                      <m:sty m:val="p"/>
                    </m:rPr>
                    <w:rPr>
                      <w:rFonts w:ascii="Cambria Math" w:hAnsi="Cambria Math"/>
                    </w:rPr>
                    <m:t>0,  &amp;</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2</m:t>
                      </m:r>
                    </m:sub>
                  </m:sSub>
                  <m:r>
                    <m:rPr>
                      <m:sty m:val="p"/>
                    </m:rPr>
                    <w:rPr>
                      <w:rFonts w:ascii="Cambria Math" w:hAnsi="Cambria Math" w:hint="eastAsia"/>
                    </w:rPr>
                    <m:t>前</m:t>
                  </m:r>
                  <m:r>
                    <m:rPr>
                      <m:sty m:val="p"/>
                    </m:rPr>
                    <w:rPr>
                      <w:rFonts w:ascii="Cambria Math" w:hAnsi="Cambria Math" w:hint="eastAsia"/>
                    </w:rPr>
                    <m:t>i</m:t>
                  </m:r>
                  <m:r>
                    <m:rPr>
                      <m:sty m:val="p"/>
                    </m:rPr>
                    <w:rPr>
                      <w:rFonts w:ascii="Cambria Math" w:hAnsi="Cambria Math" w:hint="eastAsia"/>
                    </w:rPr>
                    <m:t>个父类不相同时</m:t>
                  </m:r>
                </m:e>
              </m:eqArr>
            </m:e>
          </m:d>
        </m:oMath>
      </m:oMathPara>
    </w:p>
    <w:p w14:paraId="46944EFB" w14:textId="77777777" w:rsidR="00AD050D" w:rsidRPr="002D0D81" w:rsidRDefault="00AD050D" w:rsidP="009671BA">
      <w:pPr>
        <w:pStyle w:val="affa"/>
        <w:spacing w:line="360" w:lineRule="auto"/>
        <w:ind w:firstLine="480"/>
      </w:pPr>
      <w:r w:rsidRPr="002D0D81">
        <w:rPr>
          <w:rFonts w:hint="eastAsia"/>
        </w:rPr>
        <w:t>通过公式返回</w:t>
      </w:r>
      <w:r w:rsidRPr="002D0D81">
        <w:rPr>
          <w:rFonts w:hint="eastAsia"/>
        </w:rPr>
        <w:t>[[0, 1]</w:t>
      </w:r>
      <w:r w:rsidRPr="002D0D81">
        <w:rPr>
          <w:rFonts w:hint="eastAsia"/>
        </w:rPr>
        <w:t>间的实数来表示两个概念间的语义相似度，值越大，则相似程度越高。</w:t>
      </w:r>
    </w:p>
    <w:p w14:paraId="42A6CB13" w14:textId="77777777" w:rsidR="00AD050D" w:rsidRPr="002D0D81" w:rsidRDefault="00AD050D" w:rsidP="009671BA">
      <w:pPr>
        <w:pStyle w:val="affa"/>
        <w:spacing w:line="360" w:lineRule="auto"/>
        <w:ind w:firstLine="480"/>
      </w:pPr>
      <w:r w:rsidRPr="002D0D81">
        <w:rPr>
          <w:rFonts w:hint="eastAsia"/>
        </w:rPr>
        <w:t>例如，资产本体中的概念层次片段，如图</w:t>
      </w:r>
      <w:r w:rsidRPr="002D0D81">
        <w:t>6-2-6</w:t>
      </w:r>
      <w:r w:rsidRPr="002D0D81">
        <w:rPr>
          <w:rFonts w:hint="eastAsia"/>
        </w:rPr>
        <w:t>所示。</w:t>
      </w:r>
      <w:r w:rsidRPr="002D0D81">
        <w:rPr>
          <w:rFonts w:hint="eastAsia"/>
        </w:rPr>
        <w:t>Windows UNIX Solaris</w:t>
      </w:r>
      <w:r w:rsidRPr="002D0D81">
        <w:rPr>
          <w:rFonts w:hint="eastAsia"/>
        </w:rPr>
        <w:t>都属于</w:t>
      </w:r>
      <w:r w:rsidRPr="002D0D81">
        <w:rPr>
          <w:rFonts w:hint="eastAsia"/>
        </w:rPr>
        <w:t>Operating System</w:t>
      </w:r>
      <w:r w:rsidRPr="002D0D81">
        <w:rPr>
          <w:rFonts w:hint="eastAsia"/>
        </w:rPr>
        <w:t>中的一种，而</w:t>
      </w:r>
      <w:r w:rsidRPr="002D0D81">
        <w:rPr>
          <w:rFonts w:hint="eastAsia"/>
        </w:rPr>
        <w:t>Operating System</w:t>
      </w:r>
      <w:r w:rsidRPr="002D0D81">
        <w:rPr>
          <w:rFonts w:hint="eastAsia"/>
        </w:rPr>
        <w:t>又属于</w:t>
      </w:r>
      <w:r w:rsidRPr="002D0D81">
        <w:rPr>
          <w:rFonts w:hint="eastAsia"/>
        </w:rPr>
        <w:t>Infrastructure Enviromnent</w:t>
      </w:r>
      <w:r w:rsidRPr="002D0D81">
        <w:rPr>
          <w:rFonts w:hint="eastAsia"/>
        </w:rPr>
        <w:t>，根据上述公式，则可以在树结构中计算概念间的相似度，如下：</w:t>
      </w:r>
    </w:p>
    <w:p w14:paraId="13C97438" w14:textId="77777777" w:rsidR="00AD050D" w:rsidRPr="002D0D81" w:rsidRDefault="00AD050D" w:rsidP="009671BA">
      <w:pPr>
        <w:pStyle w:val="affa"/>
        <w:spacing w:line="360" w:lineRule="auto"/>
        <w:ind w:firstLine="480"/>
      </w:pPr>
    </w:p>
    <w:p w14:paraId="327C336E" w14:textId="77777777" w:rsidR="00AD050D" w:rsidRPr="002D0D81" w:rsidRDefault="00AD050D" w:rsidP="009671BA">
      <w:pPr>
        <w:pStyle w:val="affa"/>
        <w:spacing w:line="360" w:lineRule="auto"/>
        <w:ind w:firstLineChars="0" w:firstLine="0"/>
        <w:jc w:val="center"/>
      </w:pPr>
      <w:r w:rsidRPr="002D0D81">
        <w:object w:dxaOrig="6630" w:dyaOrig="4516" w14:anchorId="0B7ACF60">
          <v:shape id="_x0000_i1049" type="#_x0000_t75" style="width:242.25pt;height:166.5pt" o:ole="">
            <v:imagedata r:id="rId68" o:title=""/>
          </v:shape>
          <o:OLEObject Type="Embed" ProgID="Visio.Drawing.15" ShapeID="_x0000_i1049" DrawAspect="Content" ObjectID="_1627811642" r:id="rId69"/>
        </w:object>
      </w:r>
    </w:p>
    <w:p w14:paraId="61CDC772" w14:textId="77777777" w:rsidR="00AD050D" w:rsidRPr="002D0D81" w:rsidRDefault="00AD050D" w:rsidP="009671BA">
      <w:pPr>
        <w:pStyle w:val="afff2"/>
      </w:pPr>
    </w:p>
    <w:p w14:paraId="2E693B01" w14:textId="77777777" w:rsidR="00AD050D" w:rsidRPr="002D0D81" w:rsidRDefault="00AD050D" w:rsidP="009671BA">
      <w:pPr>
        <w:pStyle w:val="afff2"/>
      </w:pPr>
      <w:r w:rsidRPr="002D0D81">
        <w:rPr>
          <w:rFonts w:hint="eastAsia"/>
        </w:rPr>
        <w:t>图</w:t>
      </w:r>
      <w:r w:rsidRPr="002D0D81">
        <w:rPr>
          <w:rFonts w:hint="eastAsia"/>
        </w:rPr>
        <w:t xml:space="preserve"> </w:t>
      </w:r>
      <w:r w:rsidRPr="002D0D81">
        <w:t xml:space="preserve">6-2-6 </w:t>
      </w:r>
      <w:r w:rsidRPr="002D0D81">
        <w:t>资产本体</w:t>
      </w:r>
      <w:r w:rsidRPr="002D0D81">
        <w:rPr>
          <w:rFonts w:hint="eastAsia"/>
        </w:rPr>
        <w:t>概念层次示例图</w:t>
      </w:r>
    </w:p>
    <w:p w14:paraId="16095FFF" w14:textId="77777777" w:rsidR="00AD050D" w:rsidRPr="002D0D81" w:rsidRDefault="00AD050D" w:rsidP="009671BA"/>
    <w:p w14:paraId="00B469D2" w14:textId="77777777" w:rsidR="00AD050D" w:rsidRPr="002D0D81" w:rsidRDefault="00AD050D" w:rsidP="009671BA">
      <w:pPr>
        <w:pStyle w:val="affa"/>
        <w:spacing w:line="360" w:lineRule="auto"/>
        <w:ind w:firstLine="480"/>
      </w:pPr>
      <w:r w:rsidRPr="002D0D81">
        <w:t>Sim (Run-time host, Infrastructure Environment) =1/3+1/3=2/3</w:t>
      </w:r>
    </w:p>
    <w:p w14:paraId="244C48E6" w14:textId="77777777" w:rsidR="00AD050D" w:rsidRPr="002D0D81" w:rsidRDefault="00AD050D" w:rsidP="009671BA">
      <w:pPr>
        <w:pStyle w:val="affa"/>
        <w:spacing w:line="360" w:lineRule="auto"/>
        <w:ind w:firstLine="480"/>
      </w:pPr>
      <w:r w:rsidRPr="002D0D81">
        <w:t>Sim (Windows, Infrastructure Environment) =1/4+1/4=1/2</w:t>
      </w:r>
    </w:p>
    <w:p w14:paraId="1D956E75" w14:textId="77777777" w:rsidR="00AD050D" w:rsidRPr="002D0D81" w:rsidRDefault="00AD050D" w:rsidP="009671BA">
      <w:pPr>
        <w:pStyle w:val="affa"/>
        <w:spacing w:line="360" w:lineRule="auto"/>
        <w:ind w:firstLine="480"/>
      </w:pPr>
      <w:r w:rsidRPr="002D0D81">
        <w:rPr>
          <w:rFonts w:hint="eastAsia"/>
        </w:rPr>
        <w:t>由</w:t>
      </w:r>
      <w:r w:rsidRPr="002D0D81">
        <w:rPr>
          <w:rFonts w:hint="eastAsia"/>
        </w:rPr>
        <w:t>Sim (Run-time host, Infrastructure Environment)=2/3&gt; Sim (Windows,Infrastructure Environment) = 1/2</w:t>
      </w:r>
      <w:r w:rsidRPr="002D0D81">
        <w:rPr>
          <w:rFonts w:hint="eastAsia"/>
        </w:rPr>
        <w:t>，可见，结点“</w:t>
      </w:r>
      <w:r w:rsidRPr="002D0D81">
        <w:rPr>
          <w:rFonts w:hint="eastAsia"/>
        </w:rPr>
        <w:t>Run-time host</w:t>
      </w:r>
      <w:r w:rsidRPr="002D0D81">
        <w:rPr>
          <w:rFonts w:hint="eastAsia"/>
        </w:rPr>
        <w:t>”与结点“</w:t>
      </w:r>
      <w:r w:rsidRPr="002D0D81">
        <w:rPr>
          <w:rFonts w:hint="eastAsia"/>
        </w:rPr>
        <w:t>Infrastructure Envirenment</w:t>
      </w:r>
      <w:r w:rsidRPr="002D0D81">
        <w:rPr>
          <w:rFonts w:hint="eastAsia"/>
        </w:rPr>
        <w:t>”的语义相似程度</w:t>
      </w:r>
      <w:r w:rsidRPr="002D0D81">
        <w:t>相比</w:t>
      </w:r>
      <w:r w:rsidRPr="002D0D81">
        <w:rPr>
          <w:rFonts w:hint="eastAsia"/>
        </w:rPr>
        <w:t>“</w:t>
      </w:r>
      <w:r w:rsidRPr="002D0D81">
        <w:rPr>
          <w:rFonts w:hint="eastAsia"/>
        </w:rPr>
        <w:t>Windows</w:t>
      </w:r>
      <w:r w:rsidRPr="002D0D81">
        <w:rPr>
          <w:rFonts w:hint="eastAsia"/>
        </w:rPr>
        <w:t>”与结点“</w:t>
      </w:r>
      <w:r w:rsidRPr="002D0D81">
        <w:rPr>
          <w:rFonts w:hint="eastAsia"/>
        </w:rPr>
        <w:t>Infrastructure Envirenment</w:t>
      </w:r>
      <w:r w:rsidRPr="002D0D81">
        <w:rPr>
          <w:rFonts w:hint="eastAsia"/>
        </w:rPr>
        <w:t>”的语义相似程度更大，从</w:t>
      </w:r>
      <w:r w:rsidRPr="002D0D81">
        <w:rPr>
          <w:rFonts w:hint="eastAsia"/>
        </w:rPr>
        <w:t>XML</w:t>
      </w:r>
      <w:r w:rsidRPr="002D0D81">
        <w:rPr>
          <w:rFonts w:hint="eastAsia"/>
        </w:rPr>
        <w:t>文档树结构来看，事实正是如此。</w:t>
      </w:r>
    </w:p>
    <w:p w14:paraId="08BB47C0" w14:textId="77777777" w:rsidR="00AD050D" w:rsidRPr="002D0D81" w:rsidRDefault="00AD050D" w:rsidP="009671BA">
      <w:pPr>
        <w:pStyle w:val="affa"/>
        <w:spacing w:line="360" w:lineRule="auto"/>
        <w:ind w:firstLine="480"/>
      </w:pPr>
      <w:r w:rsidRPr="002D0D81">
        <w:rPr>
          <w:rFonts w:hint="eastAsia"/>
        </w:rPr>
        <w:t>设</w:t>
      </w:r>
      <w:r w:rsidRPr="002D0D81">
        <w:rPr>
          <w:rFonts w:hint="eastAsia"/>
        </w:rPr>
        <w:t>M={ml, m2 ... Mx)</w:t>
      </w:r>
      <w:r w:rsidRPr="002D0D81">
        <w:rPr>
          <w:rFonts w:hint="eastAsia"/>
        </w:rPr>
        <w:t>，</w:t>
      </w:r>
      <w:r w:rsidRPr="002D0D81">
        <w:rPr>
          <w:rFonts w:hint="eastAsia"/>
        </w:rPr>
        <w:t>N=f n1, n2 ...ny}</w:t>
      </w:r>
      <w:r w:rsidRPr="002D0D81">
        <w:rPr>
          <w:rFonts w:hint="eastAsia"/>
        </w:rPr>
        <w:t>用</w:t>
      </w:r>
      <w:r w:rsidRPr="002D0D81">
        <w:rPr>
          <w:rFonts w:hint="eastAsia"/>
        </w:rPr>
        <w:t>SimOfset(M</w:t>
      </w:r>
      <w:r w:rsidRPr="002D0D81">
        <w:rPr>
          <w:rFonts w:hint="eastAsia"/>
        </w:rPr>
        <w:t>，</w:t>
      </w:r>
      <w:r w:rsidRPr="002D0D81">
        <w:rPr>
          <w:rFonts w:hint="eastAsia"/>
        </w:rPr>
        <w:t>N)</w:t>
      </w:r>
      <w:r w:rsidRPr="002D0D81">
        <w:rPr>
          <w:rFonts w:hint="eastAsia"/>
        </w:rPr>
        <w:t>表示两个概念集合之间的相似度，同理，两个概念集合之间的语义相似度计算方法如下：</w:t>
      </w:r>
    </w:p>
    <w:p w14:paraId="13BC464A" w14:textId="77777777" w:rsidR="00AD050D" w:rsidRPr="002D0D81" w:rsidRDefault="00AD050D" w:rsidP="009671BA">
      <w:pPr>
        <w:pStyle w:val="affa"/>
        <w:spacing w:line="360" w:lineRule="auto"/>
        <w:ind w:firstLine="480"/>
      </w:pPr>
      <m:oMathPara>
        <m:oMath>
          <m:r>
            <m:rPr>
              <m:sty m:val="p"/>
            </m:rPr>
            <w:rPr>
              <w:rFonts w:ascii="Cambria Math" w:eastAsia="Cambria Math" w:hAnsi="Cambria Math"/>
            </w:rPr>
            <m:t>SimOfSet</m:t>
          </m:r>
          <m:d>
            <m:dPr>
              <m:ctrlPr>
                <w:rPr>
                  <w:rFonts w:ascii="Cambria Math" w:hAnsi="Cambria Math"/>
                </w:rPr>
              </m:ctrlPr>
            </m:dPr>
            <m:e>
              <m:r>
                <m:rPr>
                  <m:sty m:val="p"/>
                </m:rPr>
                <w:rPr>
                  <w:rFonts w:ascii="Cambria Math" w:hAnsi="Cambria Math"/>
                </w:rPr>
                <m:t>M,N</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x</m:t>
              </m:r>
            </m:sup>
            <m:e>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y</m:t>
                  </m:r>
                </m:sup>
                <m:e>
                  <m:r>
                    <m:rPr>
                      <m:sty m:val="p"/>
                    </m:rPr>
                    <w:rPr>
                      <w:rFonts w:ascii="Cambria Math" w:hAnsi="Cambria Math"/>
                    </w:rPr>
                    <m:t>sim(m,n)</m:t>
                  </m:r>
                </m:e>
              </m:nary>
            </m:e>
          </m:nary>
        </m:oMath>
      </m:oMathPara>
    </w:p>
    <w:p w14:paraId="38E14330" w14:textId="77777777" w:rsidR="00AD050D" w:rsidRPr="002D0D81" w:rsidRDefault="00AD050D" w:rsidP="009671BA">
      <w:pPr>
        <w:pStyle w:val="affa"/>
        <w:spacing w:line="360" w:lineRule="auto"/>
        <w:ind w:firstLine="480"/>
      </w:pPr>
      <w:r w:rsidRPr="002D0D81">
        <w:rPr>
          <w:rFonts w:hint="eastAsia"/>
        </w:rPr>
        <w:t>由上述可知，语义相似度越大，表明两个概念间的语义关系越强，反之越弱。只有那些相似度值大于系统设定的闽值的元组才需要被选择出来，返回给用户进行二次查询，从而生成语义元组集。阂值是通过实验确定的，是一个经验值，并且与关系数据库相关，不同的关系数据库数据可能需要设置不同的语义相似度闭值。</w:t>
      </w:r>
    </w:p>
    <w:p w14:paraId="34DB5068" w14:textId="77777777" w:rsidR="00AD050D" w:rsidRPr="002D0D81" w:rsidRDefault="00AD050D" w:rsidP="009671BA">
      <w:pPr>
        <w:pStyle w:val="affa"/>
        <w:spacing w:line="360" w:lineRule="auto"/>
        <w:ind w:firstLine="480"/>
      </w:pPr>
      <w:r w:rsidRPr="002D0D81">
        <w:rPr>
          <w:rFonts w:hint="eastAsia"/>
        </w:rPr>
        <w:t>通过语义相似度计算返回得到结果集为：</w:t>
      </w:r>
      <w:r w:rsidRPr="002D0D81">
        <w:rPr>
          <w:rFonts w:hint="eastAsia"/>
        </w:rPr>
        <w:t xml:space="preserve">{Q' </w:t>
      </w:r>
      <w:r w:rsidRPr="002D0D81">
        <w:rPr>
          <w:b/>
        </w:rPr>
        <w:t>|</w:t>
      </w:r>
      <w:r w:rsidRPr="002D0D81">
        <w:rPr>
          <w:rFonts w:hint="eastAsia"/>
        </w:rPr>
        <w:t xml:space="preserve">Sim(Q,O) &gt; </w:t>
      </w:r>
      <m:oMath>
        <m:r>
          <m:rPr>
            <m:sty m:val="p"/>
          </m:rPr>
          <w:rPr>
            <w:rFonts w:ascii="Cambria Math" w:hAnsi="Cambria Math"/>
          </w:rPr>
          <m:t>ε</m:t>
        </m:r>
      </m:oMath>
      <w:r w:rsidRPr="002D0D81">
        <w:rPr>
          <w:rFonts w:hint="eastAsia"/>
        </w:rPr>
        <w:t>}</w:t>
      </w:r>
      <w:r w:rsidRPr="002D0D81">
        <w:rPr>
          <w:rFonts w:hint="eastAsia"/>
        </w:rPr>
        <w:t>。</w:t>
      </w:r>
    </w:p>
    <w:p w14:paraId="5CA87E58" w14:textId="77777777" w:rsidR="00AD050D" w:rsidRPr="002D0D81" w:rsidRDefault="00AD050D" w:rsidP="009671BA">
      <w:pPr>
        <w:pStyle w:val="affa"/>
        <w:spacing w:line="360" w:lineRule="auto"/>
        <w:ind w:firstLine="480"/>
      </w:pPr>
      <w:r w:rsidRPr="002D0D81">
        <w:rPr>
          <w:rFonts w:hint="eastAsia"/>
        </w:rPr>
        <w:t>其中：</w:t>
      </w:r>
    </w:p>
    <w:p w14:paraId="4703EAA2" w14:textId="77777777" w:rsidR="00AD050D" w:rsidRPr="002D0D81" w:rsidRDefault="00AD050D" w:rsidP="009671BA">
      <w:pPr>
        <w:pStyle w:val="affa"/>
        <w:spacing w:line="360" w:lineRule="auto"/>
        <w:ind w:firstLine="480"/>
      </w:pPr>
      <w:r w:rsidRPr="002D0D81">
        <w:rPr>
          <w:rFonts w:hint="eastAsia"/>
        </w:rPr>
        <w:t>Q</w:t>
      </w:r>
      <w:r w:rsidRPr="002D0D81">
        <w:rPr>
          <w:rFonts w:hint="eastAsia"/>
        </w:rPr>
        <w:t>为查询关键词</w:t>
      </w:r>
    </w:p>
    <w:p w14:paraId="7C4D1B92" w14:textId="77777777" w:rsidR="00AD050D" w:rsidRPr="002D0D81" w:rsidRDefault="00AD050D" w:rsidP="009671BA">
      <w:pPr>
        <w:pStyle w:val="affa"/>
        <w:spacing w:line="360" w:lineRule="auto"/>
        <w:ind w:firstLine="480"/>
      </w:pPr>
      <w:r w:rsidRPr="002D0D81">
        <w:rPr>
          <w:rFonts w:hint="eastAsia"/>
        </w:rPr>
        <w:t>O</w:t>
      </w:r>
      <w:r w:rsidRPr="002D0D81">
        <w:rPr>
          <w:rFonts w:hint="eastAsia"/>
        </w:rPr>
        <w:t>为语义相关集</w:t>
      </w:r>
    </w:p>
    <w:p w14:paraId="35279E42" w14:textId="77777777" w:rsidR="00AD050D" w:rsidRPr="002D0D81" w:rsidRDefault="00AD050D" w:rsidP="009671BA">
      <w:pPr>
        <w:pStyle w:val="affa"/>
        <w:spacing w:line="360" w:lineRule="auto"/>
        <w:ind w:firstLine="480"/>
      </w:pPr>
      <m:oMath>
        <m:r>
          <m:rPr>
            <m:sty m:val="p"/>
          </m:rPr>
          <w:rPr>
            <w:rFonts w:ascii="Cambria Math" w:hAnsi="Cambria Math"/>
          </w:rPr>
          <m:t>ε</m:t>
        </m:r>
      </m:oMath>
      <w:r w:rsidRPr="002D0D81">
        <w:rPr>
          <w:rFonts w:hint="eastAsia"/>
        </w:rPr>
        <w:t>为设定的阈值</w:t>
      </w:r>
    </w:p>
    <w:p w14:paraId="4BEF2B4F" w14:textId="77777777" w:rsidR="00AD050D" w:rsidRPr="002D0D81" w:rsidRDefault="00AD050D" w:rsidP="009671BA">
      <w:pPr>
        <w:pStyle w:val="affa"/>
        <w:spacing w:line="360" w:lineRule="auto"/>
        <w:ind w:firstLine="480"/>
      </w:pPr>
      <w:r w:rsidRPr="002D0D81">
        <w:rPr>
          <w:rFonts w:hint="eastAsia"/>
        </w:rPr>
        <w:t>为了更好地获得语义扩展的词汇，相似度计算过程可以进行多次反复。</w:t>
      </w:r>
    </w:p>
    <w:p w14:paraId="315D4DAB" w14:textId="77777777" w:rsidR="00AD050D" w:rsidRPr="002D0D81" w:rsidRDefault="00AD050D" w:rsidP="009671BA">
      <w:pPr>
        <w:pStyle w:val="affa"/>
        <w:spacing w:line="360" w:lineRule="auto"/>
        <w:ind w:firstLine="480"/>
      </w:pPr>
      <w:r w:rsidRPr="002D0D81">
        <w:rPr>
          <w:rFonts w:hint="eastAsia"/>
        </w:rPr>
        <w:t>根据相似度计算公式，每次计算都可以除去相似度值过小的词汇，再将语义相似度符合要求的词汇作为待查询的</w:t>
      </w:r>
      <w:r w:rsidRPr="002D0D81">
        <w:rPr>
          <w:rFonts w:hint="eastAsia"/>
        </w:rPr>
        <w:t>Q</w:t>
      </w:r>
      <w:r w:rsidRPr="002D0D81">
        <w:rPr>
          <w:rFonts w:hint="eastAsia"/>
        </w:rPr>
        <w:t>，形成新的检索式，再次进行语义相似度计算，如此反复，得到更优的语义相似概念。</w:t>
      </w:r>
    </w:p>
    <w:p w14:paraId="63795609" w14:textId="77777777" w:rsidR="00AD050D" w:rsidRPr="002D0D81" w:rsidRDefault="00AD050D" w:rsidP="009671BA">
      <w:pPr>
        <w:pStyle w:val="affa"/>
        <w:spacing w:line="360" w:lineRule="auto"/>
        <w:ind w:firstLine="480"/>
      </w:pPr>
      <w:r w:rsidRPr="002D0D81">
        <w:rPr>
          <w:rFonts w:hint="eastAsia"/>
        </w:rPr>
        <w:t>上述方法得到概念间的语义相似度，并据此来筛选扩展的词汇，可统一实现基于语义的细化、泛化和相关联想，为后续基于本体的资产检索任务提供更准确完善的语义检索词汇。</w:t>
      </w:r>
    </w:p>
    <w:p w14:paraId="40E68AF6" w14:textId="77777777" w:rsidR="00AD050D" w:rsidRPr="002D0D81" w:rsidRDefault="00AD050D" w:rsidP="00183012">
      <w:pPr>
        <w:pStyle w:val="3"/>
      </w:pPr>
      <w:bookmarkStart w:id="76" w:name="_Toc16632684"/>
      <w:r w:rsidRPr="002D0D81">
        <w:rPr>
          <w:rFonts w:hint="eastAsia"/>
        </w:rPr>
        <w:t>资产的语义检索模型</w:t>
      </w:r>
      <w:bookmarkEnd w:id="76"/>
    </w:p>
    <w:p w14:paraId="676DC439" w14:textId="77777777" w:rsidR="00AD050D" w:rsidRPr="002D0D81" w:rsidRDefault="00AD050D" w:rsidP="009671BA">
      <w:pPr>
        <w:pStyle w:val="affa"/>
        <w:spacing w:line="360" w:lineRule="auto"/>
        <w:ind w:firstLine="480"/>
      </w:pPr>
      <w:r w:rsidRPr="002D0D81">
        <w:rPr>
          <w:rFonts w:hint="eastAsia"/>
        </w:rPr>
        <w:t>语义检索将检索技术与自然语言处理、人工智能等技术相结合，它从语义理解的角度分析信息对象与检索请求，探索基于语义的方法来对用户查询和检索数据集中的数据进行一定程度的语义分析和处理，使得检索过程和检索结果更关注检索问题的域，是一种基于概念及其相关关系的检索匹配机制。</w:t>
      </w:r>
    </w:p>
    <w:p w14:paraId="790DBC22" w14:textId="77777777" w:rsidR="00AD050D" w:rsidRPr="002D0D81" w:rsidRDefault="00AD050D" w:rsidP="009671BA">
      <w:pPr>
        <w:pStyle w:val="affa"/>
        <w:spacing w:line="360" w:lineRule="auto"/>
        <w:ind w:firstLine="480"/>
      </w:pPr>
      <w:r w:rsidRPr="002D0D81">
        <w:rPr>
          <w:rFonts w:hint="eastAsia"/>
        </w:rPr>
        <w:t>在基于本体的资产语义检索方法中，用户使用自然语言指定目标资产，系统首先根据用户的需求生成初始的查询请求，在关系数据库中搜索资产元信息，继而根据搜索到的资产存储路径在文件系统中寻找相应资产匹配资产。</w:t>
      </w:r>
    </w:p>
    <w:p w14:paraId="1EF7671B" w14:textId="77777777" w:rsidR="00AD050D" w:rsidRPr="002D0D81" w:rsidRDefault="00AD050D" w:rsidP="009671BA">
      <w:pPr>
        <w:pStyle w:val="affa"/>
        <w:spacing w:line="360" w:lineRule="auto"/>
        <w:ind w:firstLine="480"/>
      </w:pPr>
      <w:r w:rsidRPr="002D0D81">
        <w:rPr>
          <w:rFonts w:hint="eastAsia"/>
        </w:rPr>
        <w:t>如果未找到满足需求的匹配记录，则可以把用户的查询请求映射到领域本体上（关系数据库中的</w:t>
      </w:r>
      <w:r w:rsidRPr="002D0D81">
        <w:rPr>
          <w:rFonts w:hint="eastAsia"/>
        </w:rPr>
        <w:t>XML</w:t>
      </w:r>
      <w:r w:rsidRPr="002D0D81">
        <w:rPr>
          <w:rFonts w:hint="eastAsia"/>
        </w:rPr>
        <w:t>列存储的资产本体文件）；</w:t>
      </w:r>
    </w:p>
    <w:p w14:paraId="143B28F0" w14:textId="77777777" w:rsidR="00AD050D" w:rsidRPr="002D0D81" w:rsidRDefault="00AD050D" w:rsidP="009671BA">
      <w:pPr>
        <w:pStyle w:val="affa"/>
        <w:spacing w:line="360" w:lineRule="auto"/>
        <w:ind w:firstLine="480"/>
      </w:pPr>
      <w:r w:rsidRPr="002D0D81">
        <w:rPr>
          <w:rFonts w:hint="eastAsia"/>
        </w:rPr>
        <w:t>接着，采用</w:t>
      </w:r>
      <w:r w:rsidRPr="002D0D81">
        <w:rPr>
          <w:rFonts w:hint="eastAsia"/>
        </w:rPr>
        <w:t>Jena2</w:t>
      </w:r>
      <w:r w:rsidRPr="002D0D81">
        <w:rPr>
          <w:rFonts w:hint="eastAsia"/>
        </w:rPr>
        <w:t>提供的</w:t>
      </w:r>
      <w:r w:rsidRPr="002D0D81">
        <w:rPr>
          <w:rFonts w:hint="eastAsia"/>
        </w:rPr>
        <w:t>ontology API</w:t>
      </w:r>
      <w:r w:rsidRPr="002D0D81">
        <w:rPr>
          <w:rFonts w:hint="eastAsia"/>
        </w:rPr>
        <w:t>操作本体，以及支持关系数据库的</w:t>
      </w:r>
      <w:r w:rsidRPr="002D0D81">
        <w:rPr>
          <w:rFonts w:hint="eastAsia"/>
        </w:rPr>
        <w:t>XQuery</w:t>
      </w:r>
      <w:r w:rsidRPr="002D0D81">
        <w:rPr>
          <w:rFonts w:hint="eastAsia"/>
        </w:rPr>
        <w:t>，</w:t>
      </w:r>
      <w:r w:rsidRPr="002D0D81">
        <w:rPr>
          <w:rFonts w:hint="eastAsia"/>
        </w:rPr>
        <w:t>SQL/XML</w:t>
      </w:r>
      <w:r w:rsidRPr="002D0D81">
        <w:rPr>
          <w:rFonts w:hint="eastAsia"/>
        </w:rPr>
        <w:t>解析本体，进行树型搜索查询</w:t>
      </w:r>
      <w:r w:rsidRPr="002D0D81">
        <w:rPr>
          <w:rFonts w:hint="eastAsia"/>
        </w:rPr>
        <w:t>(</w:t>
      </w:r>
      <w:r w:rsidRPr="002D0D81">
        <w:rPr>
          <w:rFonts w:hint="eastAsia"/>
        </w:rPr>
        <w:t>树结构匹配和标签语义匹配</w:t>
      </w:r>
      <w:r w:rsidRPr="002D0D81">
        <w:rPr>
          <w:rFonts w:hint="eastAsia"/>
        </w:rPr>
        <w:t>)</w:t>
      </w:r>
      <w:r w:rsidRPr="002D0D81">
        <w:rPr>
          <w:rFonts w:hint="eastAsia"/>
        </w:rPr>
        <w:t>，并利用领域信息对查询请求进行语义扩展，在领域本体中找出最适合的术语描述</w:t>
      </w:r>
      <w:r w:rsidRPr="002D0D81">
        <w:rPr>
          <w:rFonts w:hint="eastAsia"/>
        </w:rPr>
        <w:t>(</w:t>
      </w:r>
      <w:r w:rsidRPr="002D0D81">
        <w:rPr>
          <w:rFonts w:hint="eastAsia"/>
        </w:rPr>
        <w:t>语义查询重写</w:t>
      </w:r>
      <w:r w:rsidRPr="002D0D81">
        <w:rPr>
          <w:rFonts w:hint="eastAsia"/>
        </w:rPr>
        <w:t>)</w:t>
      </w:r>
      <w:r w:rsidRPr="002D0D81">
        <w:rPr>
          <w:rFonts w:hint="eastAsia"/>
        </w:rPr>
        <w:t>，用户根据返回的术语集进一步明确自己的需求</w:t>
      </w:r>
      <w:r w:rsidRPr="002D0D81">
        <w:rPr>
          <w:rFonts w:hint="eastAsia"/>
        </w:rPr>
        <w:t>(</w:t>
      </w:r>
      <w:r w:rsidRPr="002D0D81">
        <w:rPr>
          <w:rFonts w:hint="eastAsia"/>
        </w:rPr>
        <w:t>语义相似度计算</w:t>
      </w:r>
      <w:r w:rsidRPr="002D0D81">
        <w:rPr>
          <w:rFonts w:hint="eastAsia"/>
        </w:rPr>
        <w:t>)</w:t>
      </w:r>
      <w:r w:rsidRPr="002D0D81">
        <w:rPr>
          <w:rFonts w:hint="eastAsia"/>
        </w:rPr>
        <w:t>，通过设置闭值将符合要求推理出的结果返回给用户。</w:t>
      </w:r>
    </w:p>
    <w:p w14:paraId="3C9E4685" w14:textId="77777777" w:rsidR="00AD050D" w:rsidRPr="002D0D81" w:rsidRDefault="00AD050D" w:rsidP="009671BA">
      <w:pPr>
        <w:pStyle w:val="affa"/>
        <w:spacing w:line="360" w:lineRule="auto"/>
        <w:ind w:firstLine="480"/>
      </w:pPr>
      <w:r w:rsidRPr="002D0D81">
        <w:rPr>
          <w:rFonts w:hint="eastAsia"/>
        </w:rPr>
        <w:t>最后，根据返回的结果进行二次查询并提交给查询处理模块，查询处理模块搜索关系数据库中相关资产的元信息，来获得资产实体的实际存储位置</w:t>
      </w:r>
      <w:r w:rsidRPr="002D0D81">
        <w:rPr>
          <w:rFonts w:hint="eastAsia"/>
        </w:rPr>
        <w:t>(</w:t>
      </w:r>
      <w:r w:rsidRPr="002D0D81">
        <w:rPr>
          <w:rFonts w:hint="eastAsia"/>
        </w:rPr>
        <w:t>关键词匹配</w:t>
      </w:r>
      <w:r w:rsidRPr="002D0D81">
        <w:rPr>
          <w:rFonts w:hint="eastAsia"/>
        </w:rPr>
        <w:t>)</w:t>
      </w:r>
      <w:r w:rsidRPr="002D0D81">
        <w:rPr>
          <w:rFonts w:hint="eastAsia"/>
        </w:rPr>
        <w:t>，查找文件系统中的资产实体，以完成检索。</w:t>
      </w:r>
    </w:p>
    <w:p w14:paraId="1F043329" w14:textId="77777777" w:rsidR="00AD050D" w:rsidRPr="002D0D81" w:rsidRDefault="00AD050D" w:rsidP="009671BA">
      <w:pPr>
        <w:pStyle w:val="affa"/>
        <w:spacing w:line="360" w:lineRule="auto"/>
        <w:ind w:firstLine="480"/>
      </w:pPr>
      <w:r w:rsidRPr="002D0D81">
        <w:rPr>
          <w:rFonts w:hint="eastAsia"/>
        </w:rPr>
        <w:t>基于本体的资产检索模型主要由两个相对独立的部分组成</w:t>
      </w:r>
      <w:r w:rsidRPr="002D0D81">
        <w:rPr>
          <w:rFonts w:hint="eastAsia"/>
        </w:rPr>
        <w:t>:</w:t>
      </w:r>
      <w:r w:rsidRPr="002D0D81">
        <w:rPr>
          <w:rFonts w:hint="eastAsia"/>
        </w:rPr>
        <w:t>语义信息处理部分和查询处理部分。语义信息处理部分主要完成在领域专家的指导下进行领域分析，结合上下位相容性细化、同义词相容性推理及外延概念扩展思想，利用</w:t>
      </w:r>
      <w:r w:rsidRPr="002D0D81">
        <w:rPr>
          <w:rFonts w:hint="eastAsia"/>
        </w:rPr>
        <w:t>Protege</w:t>
      </w:r>
      <w:r w:rsidRPr="002D0D81">
        <w:rPr>
          <w:rFonts w:hint="eastAsia"/>
        </w:rPr>
        <w:t>构建资产本体，利用相关算法法进行语义信息自动抽取，利用</w:t>
      </w:r>
      <w:r w:rsidRPr="002D0D81">
        <w:rPr>
          <w:rFonts w:hint="eastAsia"/>
        </w:rPr>
        <w:t>OWL</w:t>
      </w:r>
      <w:r w:rsidRPr="002D0D81">
        <w:rPr>
          <w:rFonts w:hint="eastAsia"/>
        </w:rPr>
        <w:t>标准语言进行语义编码</w:t>
      </w:r>
      <w:r w:rsidRPr="002D0D81">
        <w:rPr>
          <w:rFonts w:hint="eastAsia"/>
        </w:rPr>
        <w:t>;</w:t>
      </w:r>
      <w:r w:rsidRPr="002D0D81">
        <w:rPr>
          <w:rFonts w:hint="eastAsia"/>
        </w:rPr>
        <w:t>查询处理部分主要完成借助资产本体库，利用</w:t>
      </w:r>
      <w:r w:rsidRPr="002D0D81">
        <w:rPr>
          <w:rFonts w:hint="eastAsia"/>
        </w:rPr>
        <w:t>Jena</w:t>
      </w:r>
      <w:r w:rsidRPr="002D0D81">
        <w:rPr>
          <w:rFonts w:hint="eastAsia"/>
        </w:rPr>
        <w:t>进行语义推理，完成由关键词到领域内共享概念的转换，进行该概念与其它概念的相似度分析，将经过处理的查询条件与关系数据库中的资产信息进行匹配。</w:t>
      </w:r>
    </w:p>
    <w:p w14:paraId="7F2B735F" w14:textId="77777777" w:rsidR="00AD050D" w:rsidRPr="002D0D81" w:rsidRDefault="00AD050D" w:rsidP="00183012">
      <w:pPr>
        <w:pStyle w:val="3"/>
      </w:pPr>
      <w:bookmarkStart w:id="77" w:name="_Toc16632685"/>
      <w:r w:rsidRPr="002D0D81">
        <w:rPr>
          <w:rFonts w:hint="eastAsia"/>
        </w:rPr>
        <w:t>本体查询方法</w:t>
      </w:r>
      <w:bookmarkEnd w:id="77"/>
    </w:p>
    <w:p w14:paraId="40F60EA7" w14:textId="77777777" w:rsidR="00AD050D" w:rsidRPr="002D0D81" w:rsidRDefault="00AD050D" w:rsidP="009671BA">
      <w:pPr>
        <w:pStyle w:val="affa"/>
        <w:spacing w:line="360" w:lineRule="auto"/>
        <w:ind w:firstLine="480"/>
      </w:pPr>
      <w:r w:rsidRPr="002D0D81">
        <w:rPr>
          <w:rFonts w:hint="eastAsia"/>
        </w:rPr>
        <w:t>领域本体使用</w:t>
      </w:r>
      <w:r w:rsidRPr="002D0D81">
        <w:rPr>
          <w:rFonts w:hint="eastAsia"/>
        </w:rPr>
        <w:t>OWL</w:t>
      </w:r>
      <w:r w:rsidRPr="002D0D81">
        <w:rPr>
          <w:rFonts w:hint="eastAsia"/>
        </w:rPr>
        <w:t>来描述。项目使用</w:t>
      </w:r>
      <w:r w:rsidRPr="002D0D81">
        <w:rPr>
          <w:rFonts w:hint="eastAsia"/>
        </w:rPr>
        <w:t>Jena</w:t>
      </w:r>
      <w:r w:rsidRPr="002D0D81">
        <w:rPr>
          <w:rFonts w:hint="eastAsia"/>
        </w:rPr>
        <w:t>提供的</w:t>
      </w:r>
      <w:r w:rsidRPr="002D0D81">
        <w:rPr>
          <w:rFonts w:hint="eastAsia"/>
        </w:rPr>
        <w:t>API</w:t>
      </w:r>
      <w:r w:rsidRPr="002D0D81">
        <w:rPr>
          <w:rFonts w:hint="eastAsia"/>
        </w:rPr>
        <w:t>对本体模型进行操作，本体解析调用</w:t>
      </w:r>
      <w:r w:rsidRPr="002D0D81">
        <w:rPr>
          <w:rFonts w:hint="eastAsia"/>
        </w:rPr>
        <w:t>API</w:t>
      </w:r>
      <w:r w:rsidRPr="002D0D81">
        <w:rPr>
          <w:rFonts w:hint="eastAsia"/>
        </w:rPr>
        <w:t>如下表</w:t>
      </w:r>
      <w:r w:rsidRPr="002D0D81">
        <w:rPr>
          <w:rFonts w:hint="eastAsia"/>
        </w:rPr>
        <w:t>6-</w:t>
      </w:r>
      <w:r w:rsidRPr="002D0D81">
        <w:t>2</w:t>
      </w:r>
      <w:r w:rsidRPr="002D0D81">
        <w:rPr>
          <w:rFonts w:hint="eastAsia"/>
        </w:rPr>
        <w:t>-</w:t>
      </w:r>
      <w:r w:rsidRPr="002D0D81">
        <w:t>1</w:t>
      </w:r>
      <w:r w:rsidRPr="002D0D81">
        <w:rPr>
          <w:rFonts w:hint="eastAsia"/>
        </w:rPr>
        <w:t>所示。</w:t>
      </w:r>
    </w:p>
    <w:p w14:paraId="3A9D0259" w14:textId="77777777" w:rsidR="00AD050D" w:rsidRPr="002D0D81" w:rsidRDefault="00AD050D" w:rsidP="009671BA">
      <w:pPr>
        <w:pStyle w:val="affa"/>
        <w:spacing w:line="360" w:lineRule="auto"/>
        <w:ind w:firstLine="480"/>
      </w:pPr>
    </w:p>
    <w:p w14:paraId="346FD677" w14:textId="77777777" w:rsidR="00AD050D" w:rsidRPr="002D0D81" w:rsidRDefault="00AD050D" w:rsidP="009671BA">
      <w:pPr>
        <w:pStyle w:val="afff2"/>
      </w:pPr>
      <w:r w:rsidRPr="002D0D81">
        <w:rPr>
          <w:rFonts w:hint="eastAsia"/>
        </w:rPr>
        <w:t>表</w:t>
      </w:r>
      <w:r w:rsidRPr="002D0D81">
        <w:rPr>
          <w:rFonts w:hint="eastAsia"/>
        </w:rPr>
        <w:t xml:space="preserve"> </w:t>
      </w:r>
      <w:r w:rsidRPr="002D0D81">
        <w:t>6</w:t>
      </w:r>
      <w:r w:rsidRPr="002D0D81">
        <w:rPr>
          <w:rFonts w:hint="eastAsia"/>
        </w:rPr>
        <w:t>-</w:t>
      </w:r>
      <w:r w:rsidRPr="002D0D81">
        <w:t>2</w:t>
      </w:r>
      <w:r w:rsidRPr="002D0D81">
        <w:rPr>
          <w:rFonts w:hint="eastAsia"/>
        </w:rPr>
        <w:t>-</w:t>
      </w:r>
      <w:r w:rsidRPr="002D0D81">
        <w:t xml:space="preserve">1 </w:t>
      </w:r>
      <w:r w:rsidRPr="002D0D81">
        <w:rPr>
          <w:rFonts w:hint="eastAsia"/>
        </w:rPr>
        <w:t>本体解析调用的</w:t>
      </w:r>
      <w:r w:rsidRPr="002D0D81">
        <w:rPr>
          <w:rFonts w:hint="eastAsia"/>
        </w:rPr>
        <w:t>API</w:t>
      </w:r>
    </w:p>
    <w:p w14:paraId="41836DAB" w14:textId="77777777" w:rsidR="00AD050D" w:rsidRPr="002D0D81" w:rsidRDefault="00AD050D" w:rsidP="009671B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3827"/>
        <w:gridCol w:w="4162"/>
      </w:tblGrid>
      <w:tr w:rsidR="00AD050D" w:rsidRPr="002D0D81" w14:paraId="0DC95359" w14:textId="77777777" w:rsidTr="009671BA">
        <w:tc>
          <w:tcPr>
            <w:tcW w:w="1413" w:type="dxa"/>
            <w:shd w:val="clear" w:color="auto" w:fill="auto"/>
          </w:tcPr>
          <w:p w14:paraId="6A131C2D" w14:textId="77777777" w:rsidR="00AD050D" w:rsidRPr="002D0D81" w:rsidRDefault="00AD050D" w:rsidP="009671BA">
            <w:pPr>
              <w:pStyle w:val="affa"/>
              <w:spacing w:line="360" w:lineRule="auto"/>
              <w:ind w:firstLineChars="0" w:firstLine="0"/>
              <w:jc w:val="center"/>
              <w:rPr>
                <w:rFonts w:ascii="Calibri" w:hAnsi="Calibri"/>
                <w:sz w:val="21"/>
                <w:szCs w:val="21"/>
              </w:rPr>
            </w:pPr>
            <w:r w:rsidRPr="002D0D81">
              <w:rPr>
                <w:rFonts w:ascii="Calibri" w:hAnsi="Calibri" w:hint="eastAsia"/>
                <w:sz w:val="21"/>
                <w:szCs w:val="21"/>
              </w:rPr>
              <w:t>类</w:t>
            </w:r>
          </w:p>
        </w:tc>
        <w:tc>
          <w:tcPr>
            <w:tcW w:w="3827" w:type="dxa"/>
            <w:shd w:val="clear" w:color="auto" w:fill="auto"/>
          </w:tcPr>
          <w:p w14:paraId="7A2CC921" w14:textId="77777777" w:rsidR="00AD050D" w:rsidRPr="002D0D81" w:rsidRDefault="00AD050D" w:rsidP="009671BA">
            <w:pPr>
              <w:pStyle w:val="affa"/>
              <w:spacing w:line="360" w:lineRule="auto"/>
              <w:ind w:firstLineChars="0" w:firstLine="0"/>
              <w:jc w:val="center"/>
              <w:rPr>
                <w:rFonts w:ascii="Calibri" w:hAnsi="Calibri"/>
                <w:sz w:val="21"/>
                <w:szCs w:val="21"/>
              </w:rPr>
            </w:pPr>
            <w:r w:rsidRPr="002D0D81">
              <w:rPr>
                <w:rFonts w:ascii="Calibri" w:hAnsi="Calibri" w:hint="eastAsia"/>
                <w:sz w:val="21"/>
                <w:szCs w:val="21"/>
              </w:rPr>
              <w:t>操作</w:t>
            </w:r>
          </w:p>
        </w:tc>
        <w:tc>
          <w:tcPr>
            <w:tcW w:w="4162" w:type="dxa"/>
            <w:shd w:val="clear" w:color="auto" w:fill="auto"/>
          </w:tcPr>
          <w:p w14:paraId="232CEE93" w14:textId="77777777" w:rsidR="00AD050D" w:rsidRPr="002D0D81" w:rsidRDefault="00AD050D" w:rsidP="009671BA">
            <w:pPr>
              <w:pStyle w:val="affa"/>
              <w:spacing w:line="360" w:lineRule="auto"/>
              <w:ind w:firstLineChars="0" w:firstLine="0"/>
              <w:jc w:val="center"/>
              <w:rPr>
                <w:rFonts w:ascii="Calibri" w:hAnsi="Calibri"/>
                <w:sz w:val="21"/>
                <w:szCs w:val="21"/>
              </w:rPr>
            </w:pPr>
            <w:r w:rsidRPr="002D0D81">
              <w:rPr>
                <w:rFonts w:ascii="Calibri" w:hAnsi="Calibri" w:hint="eastAsia"/>
                <w:sz w:val="21"/>
                <w:szCs w:val="21"/>
              </w:rPr>
              <w:t>描述</w:t>
            </w:r>
          </w:p>
        </w:tc>
      </w:tr>
      <w:tr w:rsidR="00AD050D" w:rsidRPr="002D0D81" w14:paraId="61E59AFF" w14:textId="77777777" w:rsidTr="009671BA">
        <w:tc>
          <w:tcPr>
            <w:tcW w:w="1413" w:type="dxa"/>
            <w:vMerge w:val="restart"/>
            <w:shd w:val="clear" w:color="auto" w:fill="auto"/>
            <w:vAlign w:val="center"/>
          </w:tcPr>
          <w:p w14:paraId="7F8F3DEB" w14:textId="77777777" w:rsidR="00AD050D" w:rsidRPr="002D0D81" w:rsidRDefault="00AD050D" w:rsidP="009671BA">
            <w:pPr>
              <w:pStyle w:val="affa"/>
              <w:spacing w:line="360" w:lineRule="auto"/>
              <w:ind w:firstLineChars="0" w:firstLine="0"/>
              <w:jc w:val="center"/>
              <w:rPr>
                <w:rFonts w:ascii="Calibri" w:hAnsi="Calibri"/>
                <w:sz w:val="21"/>
                <w:szCs w:val="21"/>
              </w:rPr>
            </w:pPr>
            <w:r w:rsidRPr="002D0D81">
              <w:rPr>
                <w:rFonts w:ascii="Calibri" w:hAnsi="Calibri" w:hint="eastAsia"/>
                <w:sz w:val="21"/>
                <w:szCs w:val="21"/>
              </w:rPr>
              <w:t>OntModel</w:t>
            </w:r>
          </w:p>
        </w:tc>
        <w:tc>
          <w:tcPr>
            <w:tcW w:w="3827" w:type="dxa"/>
            <w:shd w:val="clear" w:color="auto" w:fill="auto"/>
          </w:tcPr>
          <w:p w14:paraId="3547503D" w14:textId="77777777" w:rsidR="00AD050D" w:rsidRPr="002D0D81" w:rsidRDefault="00AD050D" w:rsidP="009671BA">
            <w:pPr>
              <w:pStyle w:val="affa"/>
              <w:spacing w:line="360" w:lineRule="auto"/>
              <w:ind w:firstLineChars="0" w:firstLine="0"/>
              <w:jc w:val="center"/>
              <w:rPr>
                <w:rFonts w:ascii="Calibri" w:hAnsi="Calibri"/>
                <w:sz w:val="21"/>
                <w:szCs w:val="21"/>
              </w:rPr>
            </w:pPr>
            <w:r w:rsidRPr="002D0D81">
              <w:rPr>
                <w:rFonts w:ascii="Calibri" w:hAnsi="Calibri"/>
                <w:sz w:val="21"/>
                <w:szCs w:val="21"/>
              </w:rPr>
              <w:t>R</w:t>
            </w:r>
            <w:r w:rsidRPr="002D0D81">
              <w:rPr>
                <w:rFonts w:ascii="Calibri" w:hAnsi="Calibri" w:hint="eastAsia"/>
                <w:sz w:val="21"/>
                <w:szCs w:val="21"/>
              </w:rPr>
              <w:t>ead(</w:t>
            </w:r>
            <w:r w:rsidRPr="002D0D81">
              <w:rPr>
                <w:rFonts w:ascii="Calibri" w:hAnsi="Calibri"/>
                <w:sz w:val="21"/>
                <w:szCs w:val="21"/>
              </w:rPr>
              <w:t>FiledInputStream,String)</w:t>
            </w:r>
          </w:p>
        </w:tc>
        <w:tc>
          <w:tcPr>
            <w:tcW w:w="4162" w:type="dxa"/>
            <w:shd w:val="clear" w:color="auto" w:fill="auto"/>
          </w:tcPr>
          <w:p w14:paraId="0BDE1558" w14:textId="77777777" w:rsidR="00AD050D" w:rsidRPr="002D0D81" w:rsidRDefault="00AD050D" w:rsidP="009671BA">
            <w:pPr>
              <w:pStyle w:val="affa"/>
              <w:spacing w:line="360" w:lineRule="auto"/>
              <w:ind w:firstLineChars="0" w:firstLine="0"/>
              <w:jc w:val="center"/>
              <w:rPr>
                <w:rFonts w:ascii="Calibri" w:hAnsi="Calibri"/>
                <w:sz w:val="21"/>
                <w:szCs w:val="21"/>
              </w:rPr>
            </w:pPr>
            <w:r w:rsidRPr="002D0D81">
              <w:rPr>
                <w:rFonts w:ascii="Calibri" w:hAnsi="Calibri" w:hint="eastAsia"/>
                <w:sz w:val="21"/>
                <w:szCs w:val="21"/>
              </w:rPr>
              <w:t>读</w:t>
            </w:r>
            <w:r w:rsidRPr="002D0D81">
              <w:rPr>
                <w:rFonts w:ascii="Calibri" w:hAnsi="Calibri"/>
                <w:sz w:val="21"/>
                <w:szCs w:val="21"/>
              </w:rPr>
              <w:t>入</w:t>
            </w:r>
            <w:r w:rsidRPr="002D0D81">
              <w:rPr>
                <w:rFonts w:ascii="Calibri" w:hAnsi="Calibri" w:hint="eastAsia"/>
                <w:sz w:val="21"/>
                <w:szCs w:val="21"/>
              </w:rPr>
              <w:t>OWL</w:t>
            </w:r>
            <w:r w:rsidRPr="002D0D81">
              <w:rPr>
                <w:rFonts w:ascii="Calibri" w:hAnsi="Calibri" w:hint="eastAsia"/>
                <w:sz w:val="21"/>
                <w:szCs w:val="21"/>
              </w:rPr>
              <w:t>文件</w:t>
            </w:r>
            <w:r w:rsidRPr="002D0D81">
              <w:rPr>
                <w:rFonts w:ascii="Calibri" w:hAnsi="Calibri"/>
                <w:sz w:val="21"/>
                <w:szCs w:val="21"/>
              </w:rPr>
              <w:t>到内存</w:t>
            </w:r>
          </w:p>
        </w:tc>
      </w:tr>
      <w:tr w:rsidR="00AD050D" w:rsidRPr="002D0D81" w14:paraId="275C87D6" w14:textId="77777777" w:rsidTr="009671BA">
        <w:tc>
          <w:tcPr>
            <w:tcW w:w="1413" w:type="dxa"/>
            <w:vMerge/>
            <w:shd w:val="clear" w:color="auto" w:fill="auto"/>
            <w:vAlign w:val="center"/>
          </w:tcPr>
          <w:p w14:paraId="40781429" w14:textId="77777777" w:rsidR="00AD050D" w:rsidRPr="002D0D81" w:rsidRDefault="00AD050D" w:rsidP="009671BA">
            <w:pPr>
              <w:pStyle w:val="affa"/>
              <w:spacing w:line="360" w:lineRule="auto"/>
              <w:ind w:firstLineChars="0" w:firstLine="0"/>
              <w:jc w:val="center"/>
              <w:rPr>
                <w:rFonts w:ascii="Calibri" w:hAnsi="Calibri"/>
                <w:sz w:val="21"/>
                <w:szCs w:val="21"/>
              </w:rPr>
            </w:pPr>
          </w:p>
        </w:tc>
        <w:tc>
          <w:tcPr>
            <w:tcW w:w="3827" w:type="dxa"/>
            <w:shd w:val="clear" w:color="auto" w:fill="auto"/>
          </w:tcPr>
          <w:p w14:paraId="59AA3578" w14:textId="77777777" w:rsidR="00AD050D" w:rsidRPr="002D0D81" w:rsidRDefault="00AD050D" w:rsidP="009671BA">
            <w:pPr>
              <w:pStyle w:val="affa"/>
              <w:spacing w:line="360" w:lineRule="auto"/>
              <w:ind w:firstLineChars="0" w:firstLine="0"/>
              <w:jc w:val="center"/>
              <w:rPr>
                <w:rFonts w:ascii="Calibri" w:hAnsi="Calibri"/>
                <w:sz w:val="21"/>
                <w:szCs w:val="21"/>
              </w:rPr>
            </w:pPr>
            <w:r w:rsidRPr="002D0D81">
              <w:rPr>
                <w:rFonts w:ascii="Calibri" w:hAnsi="Calibri" w:hint="eastAsia"/>
                <w:sz w:val="21"/>
                <w:szCs w:val="21"/>
              </w:rPr>
              <w:t>list</w:t>
            </w:r>
            <w:r w:rsidRPr="002D0D81">
              <w:rPr>
                <w:rFonts w:ascii="Calibri" w:hAnsi="Calibri"/>
                <w:sz w:val="21"/>
                <w:szCs w:val="21"/>
              </w:rPr>
              <w:t>Classes()</w:t>
            </w:r>
          </w:p>
        </w:tc>
        <w:tc>
          <w:tcPr>
            <w:tcW w:w="4162" w:type="dxa"/>
            <w:shd w:val="clear" w:color="auto" w:fill="auto"/>
          </w:tcPr>
          <w:p w14:paraId="71D22EDB" w14:textId="77777777" w:rsidR="00AD050D" w:rsidRPr="002D0D81" w:rsidRDefault="00AD050D" w:rsidP="009671BA">
            <w:pPr>
              <w:pStyle w:val="affa"/>
              <w:spacing w:line="360" w:lineRule="auto"/>
              <w:ind w:firstLineChars="0" w:firstLine="0"/>
              <w:jc w:val="center"/>
              <w:rPr>
                <w:rFonts w:ascii="Calibri" w:hAnsi="Calibri"/>
                <w:sz w:val="21"/>
                <w:szCs w:val="21"/>
              </w:rPr>
            </w:pPr>
            <w:r w:rsidRPr="002D0D81">
              <w:rPr>
                <w:rFonts w:ascii="Calibri" w:hAnsi="Calibri" w:hint="eastAsia"/>
                <w:sz w:val="21"/>
                <w:szCs w:val="21"/>
              </w:rPr>
              <w:t>返回</w:t>
            </w:r>
            <w:r w:rsidRPr="002D0D81">
              <w:rPr>
                <w:rFonts w:ascii="Calibri" w:hAnsi="Calibri"/>
                <w:sz w:val="21"/>
                <w:szCs w:val="21"/>
              </w:rPr>
              <w:t>所有</w:t>
            </w:r>
            <w:r w:rsidRPr="002D0D81">
              <w:rPr>
                <w:rFonts w:ascii="Calibri" w:hAnsi="Calibri" w:hint="eastAsia"/>
                <w:sz w:val="21"/>
                <w:szCs w:val="21"/>
              </w:rPr>
              <w:t>Class</w:t>
            </w:r>
          </w:p>
        </w:tc>
      </w:tr>
      <w:tr w:rsidR="00AD050D" w:rsidRPr="002D0D81" w14:paraId="25FF7145" w14:textId="77777777" w:rsidTr="009671BA">
        <w:tc>
          <w:tcPr>
            <w:tcW w:w="1413" w:type="dxa"/>
            <w:vMerge w:val="restart"/>
            <w:shd w:val="clear" w:color="auto" w:fill="auto"/>
            <w:vAlign w:val="center"/>
          </w:tcPr>
          <w:p w14:paraId="23D3F562" w14:textId="77777777" w:rsidR="00AD050D" w:rsidRPr="002D0D81" w:rsidRDefault="00AD050D" w:rsidP="009671BA">
            <w:pPr>
              <w:pStyle w:val="affa"/>
              <w:spacing w:line="360" w:lineRule="auto"/>
              <w:ind w:firstLineChars="0" w:firstLine="0"/>
              <w:jc w:val="center"/>
              <w:rPr>
                <w:rFonts w:ascii="Calibri" w:hAnsi="Calibri"/>
                <w:sz w:val="21"/>
                <w:szCs w:val="21"/>
              </w:rPr>
            </w:pPr>
            <w:r w:rsidRPr="002D0D81">
              <w:rPr>
                <w:rFonts w:ascii="Calibri" w:hAnsi="Calibri" w:hint="eastAsia"/>
                <w:sz w:val="21"/>
                <w:szCs w:val="21"/>
              </w:rPr>
              <w:t>OntClass</w:t>
            </w:r>
          </w:p>
        </w:tc>
        <w:tc>
          <w:tcPr>
            <w:tcW w:w="3827" w:type="dxa"/>
            <w:shd w:val="clear" w:color="auto" w:fill="auto"/>
          </w:tcPr>
          <w:p w14:paraId="157985DF" w14:textId="77777777" w:rsidR="00AD050D" w:rsidRPr="002D0D81" w:rsidRDefault="00AD050D" w:rsidP="009671BA">
            <w:pPr>
              <w:pStyle w:val="affa"/>
              <w:spacing w:line="360" w:lineRule="auto"/>
              <w:ind w:firstLineChars="0" w:firstLine="0"/>
              <w:jc w:val="center"/>
              <w:rPr>
                <w:rFonts w:ascii="Calibri" w:hAnsi="Calibri"/>
                <w:sz w:val="21"/>
                <w:szCs w:val="21"/>
              </w:rPr>
            </w:pPr>
            <w:r w:rsidRPr="002D0D81">
              <w:rPr>
                <w:rFonts w:ascii="Calibri" w:hAnsi="Calibri" w:hint="eastAsia"/>
                <w:sz w:val="21"/>
                <w:szCs w:val="21"/>
              </w:rPr>
              <w:t>listS</w:t>
            </w:r>
            <w:r w:rsidRPr="002D0D81">
              <w:rPr>
                <w:rFonts w:ascii="Calibri" w:hAnsi="Calibri"/>
                <w:sz w:val="21"/>
                <w:szCs w:val="21"/>
              </w:rPr>
              <w:t>ubClasses()</w:t>
            </w:r>
          </w:p>
        </w:tc>
        <w:tc>
          <w:tcPr>
            <w:tcW w:w="4162" w:type="dxa"/>
            <w:shd w:val="clear" w:color="auto" w:fill="auto"/>
          </w:tcPr>
          <w:p w14:paraId="72118A9C" w14:textId="77777777" w:rsidR="00AD050D" w:rsidRPr="002D0D81" w:rsidRDefault="00AD050D" w:rsidP="009671BA">
            <w:pPr>
              <w:pStyle w:val="affa"/>
              <w:spacing w:line="360" w:lineRule="auto"/>
              <w:ind w:firstLineChars="0" w:firstLine="0"/>
              <w:jc w:val="center"/>
              <w:rPr>
                <w:rFonts w:ascii="Calibri" w:hAnsi="Calibri"/>
                <w:sz w:val="21"/>
                <w:szCs w:val="21"/>
              </w:rPr>
            </w:pPr>
            <w:r w:rsidRPr="002D0D81">
              <w:rPr>
                <w:rFonts w:ascii="Calibri" w:hAnsi="Calibri" w:hint="eastAsia"/>
                <w:sz w:val="21"/>
                <w:szCs w:val="21"/>
              </w:rPr>
              <w:t>返回</w:t>
            </w:r>
            <w:r w:rsidRPr="002D0D81">
              <w:rPr>
                <w:rFonts w:ascii="Calibri" w:hAnsi="Calibri" w:hint="eastAsia"/>
                <w:sz w:val="21"/>
                <w:szCs w:val="21"/>
              </w:rPr>
              <w:t>Class</w:t>
            </w:r>
            <w:r w:rsidRPr="002D0D81">
              <w:rPr>
                <w:rFonts w:ascii="Calibri" w:hAnsi="Calibri" w:hint="eastAsia"/>
                <w:sz w:val="21"/>
                <w:szCs w:val="21"/>
              </w:rPr>
              <w:t>的</w:t>
            </w:r>
            <w:r w:rsidRPr="002D0D81">
              <w:rPr>
                <w:rFonts w:ascii="Calibri" w:hAnsi="Calibri"/>
                <w:sz w:val="21"/>
                <w:szCs w:val="21"/>
              </w:rPr>
              <w:t>所有</w:t>
            </w:r>
            <w:r w:rsidRPr="002D0D81">
              <w:rPr>
                <w:rFonts w:ascii="Calibri" w:hAnsi="Calibri" w:hint="eastAsia"/>
                <w:sz w:val="21"/>
                <w:szCs w:val="21"/>
              </w:rPr>
              <w:t>subClass</w:t>
            </w:r>
          </w:p>
        </w:tc>
      </w:tr>
      <w:tr w:rsidR="00AD050D" w:rsidRPr="002D0D81" w14:paraId="29F093DC" w14:textId="77777777" w:rsidTr="009671BA">
        <w:tc>
          <w:tcPr>
            <w:tcW w:w="1413" w:type="dxa"/>
            <w:vMerge/>
            <w:shd w:val="clear" w:color="auto" w:fill="auto"/>
            <w:vAlign w:val="center"/>
          </w:tcPr>
          <w:p w14:paraId="53A91B70" w14:textId="77777777" w:rsidR="00AD050D" w:rsidRPr="002D0D81" w:rsidRDefault="00AD050D" w:rsidP="009671BA">
            <w:pPr>
              <w:pStyle w:val="affa"/>
              <w:spacing w:line="360" w:lineRule="auto"/>
              <w:ind w:firstLineChars="0" w:firstLine="0"/>
              <w:jc w:val="center"/>
              <w:rPr>
                <w:rFonts w:ascii="Calibri" w:hAnsi="Calibri"/>
                <w:sz w:val="21"/>
                <w:szCs w:val="21"/>
              </w:rPr>
            </w:pPr>
          </w:p>
        </w:tc>
        <w:tc>
          <w:tcPr>
            <w:tcW w:w="3827" w:type="dxa"/>
            <w:shd w:val="clear" w:color="auto" w:fill="auto"/>
          </w:tcPr>
          <w:p w14:paraId="198E7A72" w14:textId="77777777" w:rsidR="00AD050D" w:rsidRPr="002D0D81" w:rsidRDefault="00AD050D" w:rsidP="009671BA">
            <w:pPr>
              <w:pStyle w:val="affa"/>
              <w:spacing w:line="360" w:lineRule="auto"/>
              <w:ind w:firstLineChars="0" w:firstLine="0"/>
              <w:jc w:val="center"/>
              <w:rPr>
                <w:rFonts w:ascii="Calibri" w:hAnsi="Calibri"/>
                <w:sz w:val="21"/>
                <w:szCs w:val="21"/>
              </w:rPr>
            </w:pPr>
            <w:r w:rsidRPr="002D0D81">
              <w:rPr>
                <w:rFonts w:ascii="Calibri" w:hAnsi="Calibri" w:hint="eastAsia"/>
                <w:sz w:val="21"/>
                <w:szCs w:val="21"/>
              </w:rPr>
              <w:t>listDeclaredProper</w:t>
            </w:r>
            <w:r w:rsidRPr="002D0D81">
              <w:rPr>
                <w:rFonts w:ascii="Calibri" w:hAnsi="Calibri"/>
                <w:sz w:val="21"/>
                <w:szCs w:val="21"/>
              </w:rPr>
              <w:t>ties</w:t>
            </w:r>
          </w:p>
        </w:tc>
        <w:tc>
          <w:tcPr>
            <w:tcW w:w="4162" w:type="dxa"/>
            <w:shd w:val="clear" w:color="auto" w:fill="auto"/>
          </w:tcPr>
          <w:p w14:paraId="09FC2A54" w14:textId="77777777" w:rsidR="00AD050D" w:rsidRPr="002D0D81" w:rsidRDefault="00AD050D" w:rsidP="009671BA">
            <w:pPr>
              <w:pStyle w:val="affa"/>
              <w:spacing w:line="360" w:lineRule="auto"/>
              <w:ind w:firstLineChars="0" w:firstLine="0"/>
              <w:jc w:val="center"/>
              <w:rPr>
                <w:rFonts w:ascii="Calibri" w:hAnsi="Calibri"/>
                <w:sz w:val="21"/>
                <w:szCs w:val="21"/>
              </w:rPr>
            </w:pPr>
            <w:r w:rsidRPr="002D0D81">
              <w:rPr>
                <w:rFonts w:ascii="Calibri" w:hAnsi="Calibri" w:hint="eastAsia"/>
                <w:sz w:val="21"/>
                <w:szCs w:val="21"/>
              </w:rPr>
              <w:t>返回</w:t>
            </w:r>
            <w:r w:rsidRPr="002D0D81">
              <w:rPr>
                <w:rFonts w:ascii="Calibri" w:hAnsi="Calibri" w:hint="eastAsia"/>
                <w:sz w:val="21"/>
                <w:szCs w:val="21"/>
              </w:rPr>
              <w:t>Class</w:t>
            </w:r>
            <w:r w:rsidRPr="002D0D81">
              <w:rPr>
                <w:rFonts w:ascii="Calibri" w:hAnsi="Calibri" w:hint="eastAsia"/>
                <w:sz w:val="21"/>
                <w:szCs w:val="21"/>
              </w:rPr>
              <w:t>的</w:t>
            </w:r>
            <w:r w:rsidRPr="002D0D81">
              <w:rPr>
                <w:rFonts w:ascii="Calibri" w:hAnsi="Calibri"/>
                <w:sz w:val="21"/>
                <w:szCs w:val="21"/>
              </w:rPr>
              <w:t>所有属性</w:t>
            </w:r>
          </w:p>
        </w:tc>
      </w:tr>
      <w:tr w:rsidR="00AD050D" w:rsidRPr="002D0D81" w14:paraId="2CC220E3" w14:textId="77777777" w:rsidTr="009671BA">
        <w:tc>
          <w:tcPr>
            <w:tcW w:w="1413" w:type="dxa"/>
            <w:vMerge/>
            <w:shd w:val="clear" w:color="auto" w:fill="auto"/>
            <w:vAlign w:val="center"/>
          </w:tcPr>
          <w:p w14:paraId="0D65335F" w14:textId="77777777" w:rsidR="00AD050D" w:rsidRPr="002D0D81" w:rsidRDefault="00AD050D" w:rsidP="009671BA">
            <w:pPr>
              <w:pStyle w:val="affa"/>
              <w:spacing w:line="360" w:lineRule="auto"/>
              <w:ind w:firstLineChars="0" w:firstLine="0"/>
              <w:jc w:val="center"/>
              <w:rPr>
                <w:rFonts w:ascii="Calibri" w:hAnsi="Calibri"/>
                <w:sz w:val="21"/>
                <w:szCs w:val="21"/>
              </w:rPr>
            </w:pPr>
          </w:p>
        </w:tc>
        <w:tc>
          <w:tcPr>
            <w:tcW w:w="3827" w:type="dxa"/>
            <w:shd w:val="clear" w:color="auto" w:fill="auto"/>
          </w:tcPr>
          <w:p w14:paraId="7E706BD2" w14:textId="77777777" w:rsidR="00AD050D" w:rsidRPr="002D0D81" w:rsidRDefault="00AD050D" w:rsidP="009671BA">
            <w:pPr>
              <w:pStyle w:val="affa"/>
              <w:spacing w:line="360" w:lineRule="auto"/>
              <w:ind w:firstLineChars="0" w:firstLine="0"/>
              <w:jc w:val="center"/>
              <w:rPr>
                <w:rFonts w:ascii="Calibri" w:hAnsi="Calibri"/>
                <w:sz w:val="21"/>
                <w:szCs w:val="21"/>
              </w:rPr>
            </w:pPr>
            <w:r w:rsidRPr="002D0D81">
              <w:rPr>
                <w:rFonts w:ascii="Calibri" w:hAnsi="Calibri"/>
                <w:sz w:val="21"/>
                <w:szCs w:val="21"/>
              </w:rPr>
              <w:t>get</w:t>
            </w:r>
            <w:r w:rsidRPr="002D0D81">
              <w:rPr>
                <w:rFonts w:ascii="Calibri" w:hAnsi="Calibri" w:hint="eastAsia"/>
                <w:sz w:val="21"/>
                <w:szCs w:val="21"/>
              </w:rPr>
              <w:t>URI</w:t>
            </w:r>
            <w:r w:rsidRPr="002D0D81">
              <w:rPr>
                <w:rFonts w:ascii="Calibri" w:hAnsi="Calibri"/>
                <w:sz w:val="21"/>
                <w:szCs w:val="21"/>
              </w:rPr>
              <w:t>()</w:t>
            </w:r>
          </w:p>
        </w:tc>
        <w:tc>
          <w:tcPr>
            <w:tcW w:w="4162" w:type="dxa"/>
            <w:shd w:val="clear" w:color="auto" w:fill="auto"/>
          </w:tcPr>
          <w:p w14:paraId="39E54CDA" w14:textId="77777777" w:rsidR="00AD050D" w:rsidRPr="002D0D81" w:rsidRDefault="00AD050D" w:rsidP="009671BA">
            <w:pPr>
              <w:pStyle w:val="affa"/>
              <w:spacing w:line="360" w:lineRule="auto"/>
              <w:ind w:firstLineChars="0" w:firstLine="0"/>
              <w:jc w:val="center"/>
              <w:rPr>
                <w:rFonts w:ascii="Calibri" w:hAnsi="Calibri"/>
                <w:sz w:val="21"/>
                <w:szCs w:val="21"/>
              </w:rPr>
            </w:pPr>
            <w:r w:rsidRPr="002D0D81">
              <w:rPr>
                <w:rFonts w:ascii="Calibri" w:hAnsi="Calibri" w:hint="eastAsia"/>
                <w:sz w:val="21"/>
                <w:szCs w:val="21"/>
              </w:rPr>
              <w:t>返回</w:t>
            </w:r>
            <w:r w:rsidRPr="002D0D81">
              <w:rPr>
                <w:rFonts w:ascii="Calibri" w:hAnsi="Calibri" w:hint="eastAsia"/>
                <w:sz w:val="21"/>
                <w:szCs w:val="21"/>
              </w:rPr>
              <w:t>Class</w:t>
            </w:r>
            <w:r w:rsidRPr="002D0D81">
              <w:rPr>
                <w:rFonts w:ascii="Calibri" w:hAnsi="Calibri" w:hint="eastAsia"/>
                <w:sz w:val="21"/>
                <w:szCs w:val="21"/>
              </w:rPr>
              <w:t>的</w:t>
            </w:r>
            <w:r w:rsidRPr="002D0D81">
              <w:rPr>
                <w:rFonts w:ascii="Calibri" w:hAnsi="Calibri"/>
                <w:sz w:val="21"/>
                <w:szCs w:val="21"/>
              </w:rPr>
              <w:t>绝对</w:t>
            </w:r>
            <w:r w:rsidRPr="002D0D81">
              <w:rPr>
                <w:rFonts w:ascii="Calibri" w:hAnsi="Calibri" w:hint="eastAsia"/>
                <w:sz w:val="21"/>
                <w:szCs w:val="21"/>
              </w:rPr>
              <w:t>URI</w:t>
            </w:r>
          </w:p>
        </w:tc>
      </w:tr>
      <w:tr w:rsidR="00AD050D" w:rsidRPr="002D0D81" w14:paraId="367A374F" w14:textId="77777777" w:rsidTr="009671BA">
        <w:tc>
          <w:tcPr>
            <w:tcW w:w="1413" w:type="dxa"/>
            <w:vMerge w:val="restart"/>
            <w:shd w:val="clear" w:color="auto" w:fill="auto"/>
            <w:vAlign w:val="center"/>
          </w:tcPr>
          <w:p w14:paraId="2E746834" w14:textId="77777777" w:rsidR="00AD050D" w:rsidRPr="002D0D81" w:rsidRDefault="00AD050D" w:rsidP="009671BA">
            <w:pPr>
              <w:pStyle w:val="affa"/>
              <w:spacing w:line="360" w:lineRule="auto"/>
              <w:ind w:firstLineChars="0" w:firstLine="0"/>
              <w:jc w:val="center"/>
              <w:rPr>
                <w:rFonts w:ascii="Calibri" w:hAnsi="Calibri"/>
                <w:sz w:val="21"/>
                <w:szCs w:val="21"/>
              </w:rPr>
            </w:pPr>
            <w:r w:rsidRPr="002D0D81">
              <w:rPr>
                <w:rFonts w:ascii="Calibri" w:hAnsi="Calibri" w:hint="eastAsia"/>
                <w:sz w:val="21"/>
                <w:szCs w:val="21"/>
              </w:rPr>
              <w:t>Ont</w:t>
            </w:r>
            <w:r w:rsidRPr="002D0D81">
              <w:rPr>
                <w:rFonts w:ascii="Calibri" w:hAnsi="Calibri"/>
                <w:sz w:val="21"/>
                <w:szCs w:val="21"/>
              </w:rPr>
              <w:t>Property</w:t>
            </w:r>
          </w:p>
        </w:tc>
        <w:tc>
          <w:tcPr>
            <w:tcW w:w="3827" w:type="dxa"/>
            <w:shd w:val="clear" w:color="auto" w:fill="auto"/>
          </w:tcPr>
          <w:p w14:paraId="42CE4E29" w14:textId="77777777" w:rsidR="00AD050D" w:rsidRPr="002D0D81" w:rsidRDefault="00AD050D" w:rsidP="009671BA">
            <w:pPr>
              <w:pStyle w:val="affa"/>
              <w:spacing w:line="360" w:lineRule="auto"/>
              <w:ind w:firstLineChars="0" w:firstLine="0"/>
              <w:jc w:val="center"/>
              <w:rPr>
                <w:rFonts w:ascii="Calibri" w:hAnsi="Calibri"/>
                <w:sz w:val="21"/>
                <w:szCs w:val="21"/>
              </w:rPr>
            </w:pPr>
            <w:r w:rsidRPr="002D0D81">
              <w:rPr>
                <w:rFonts w:ascii="Calibri" w:hAnsi="Calibri"/>
                <w:sz w:val="21"/>
                <w:szCs w:val="21"/>
              </w:rPr>
              <w:t>isDatatypeProperty()</w:t>
            </w:r>
          </w:p>
        </w:tc>
        <w:tc>
          <w:tcPr>
            <w:tcW w:w="4162" w:type="dxa"/>
            <w:shd w:val="clear" w:color="auto" w:fill="auto"/>
          </w:tcPr>
          <w:p w14:paraId="7F99485E" w14:textId="77777777" w:rsidR="00AD050D" w:rsidRPr="002D0D81" w:rsidRDefault="00AD050D" w:rsidP="009671BA">
            <w:pPr>
              <w:pStyle w:val="affa"/>
              <w:spacing w:line="360" w:lineRule="auto"/>
              <w:ind w:firstLineChars="0" w:firstLine="0"/>
              <w:jc w:val="center"/>
              <w:rPr>
                <w:rFonts w:ascii="Calibri" w:hAnsi="Calibri"/>
                <w:sz w:val="21"/>
                <w:szCs w:val="21"/>
              </w:rPr>
            </w:pPr>
            <w:r w:rsidRPr="002D0D81">
              <w:rPr>
                <w:rFonts w:ascii="Calibri" w:hAnsi="Calibri" w:hint="eastAsia"/>
                <w:sz w:val="21"/>
                <w:szCs w:val="21"/>
              </w:rPr>
              <w:t>判断</w:t>
            </w:r>
            <w:r w:rsidRPr="002D0D81">
              <w:rPr>
                <w:rFonts w:ascii="Calibri" w:hAnsi="Calibri"/>
                <w:sz w:val="21"/>
                <w:szCs w:val="21"/>
              </w:rPr>
              <w:t>属性是否为数据属性</w:t>
            </w:r>
          </w:p>
        </w:tc>
      </w:tr>
      <w:tr w:rsidR="00AD050D" w:rsidRPr="002D0D81" w14:paraId="45B4A7B1" w14:textId="77777777" w:rsidTr="009671BA">
        <w:tc>
          <w:tcPr>
            <w:tcW w:w="1413" w:type="dxa"/>
            <w:vMerge/>
            <w:shd w:val="clear" w:color="auto" w:fill="auto"/>
          </w:tcPr>
          <w:p w14:paraId="09A8A09A" w14:textId="77777777" w:rsidR="00AD050D" w:rsidRPr="002D0D81" w:rsidRDefault="00AD050D" w:rsidP="009671BA">
            <w:pPr>
              <w:pStyle w:val="affa"/>
              <w:spacing w:line="360" w:lineRule="auto"/>
              <w:ind w:firstLineChars="0" w:firstLine="0"/>
              <w:rPr>
                <w:rFonts w:ascii="Calibri" w:hAnsi="Calibri"/>
                <w:sz w:val="21"/>
                <w:szCs w:val="21"/>
              </w:rPr>
            </w:pPr>
          </w:p>
        </w:tc>
        <w:tc>
          <w:tcPr>
            <w:tcW w:w="3827" w:type="dxa"/>
            <w:shd w:val="clear" w:color="auto" w:fill="auto"/>
          </w:tcPr>
          <w:p w14:paraId="2525F1B0" w14:textId="77777777" w:rsidR="00AD050D" w:rsidRPr="002D0D81" w:rsidRDefault="00AD050D" w:rsidP="009671BA">
            <w:pPr>
              <w:pStyle w:val="affa"/>
              <w:spacing w:line="360" w:lineRule="auto"/>
              <w:ind w:firstLineChars="0" w:firstLine="0"/>
              <w:jc w:val="center"/>
              <w:rPr>
                <w:rFonts w:ascii="Calibri" w:hAnsi="Calibri"/>
                <w:sz w:val="21"/>
                <w:szCs w:val="21"/>
              </w:rPr>
            </w:pPr>
            <w:r w:rsidRPr="002D0D81">
              <w:rPr>
                <w:rFonts w:ascii="Calibri" w:hAnsi="Calibri"/>
                <w:sz w:val="21"/>
                <w:szCs w:val="21"/>
              </w:rPr>
              <w:t>isObjectProperty()</w:t>
            </w:r>
          </w:p>
        </w:tc>
        <w:tc>
          <w:tcPr>
            <w:tcW w:w="4162" w:type="dxa"/>
            <w:shd w:val="clear" w:color="auto" w:fill="auto"/>
          </w:tcPr>
          <w:p w14:paraId="3BB5BA30" w14:textId="77777777" w:rsidR="00AD050D" w:rsidRPr="002D0D81" w:rsidRDefault="00AD050D" w:rsidP="009671BA">
            <w:pPr>
              <w:pStyle w:val="affa"/>
              <w:spacing w:line="360" w:lineRule="auto"/>
              <w:ind w:firstLineChars="0" w:firstLine="0"/>
              <w:jc w:val="center"/>
              <w:rPr>
                <w:rFonts w:ascii="Calibri" w:hAnsi="Calibri"/>
                <w:sz w:val="21"/>
                <w:szCs w:val="21"/>
              </w:rPr>
            </w:pPr>
            <w:r w:rsidRPr="002D0D81">
              <w:rPr>
                <w:rFonts w:ascii="Calibri" w:hAnsi="Calibri" w:hint="eastAsia"/>
                <w:sz w:val="21"/>
                <w:szCs w:val="21"/>
              </w:rPr>
              <w:t>判断</w:t>
            </w:r>
            <w:r w:rsidRPr="002D0D81">
              <w:rPr>
                <w:rFonts w:ascii="Calibri" w:hAnsi="Calibri"/>
                <w:sz w:val="21"/>
                <w:szCs w:val="21"/>
              </w:rPr>
              <w:t>属性是否为对象属性</w:t>
            </w:r>
          </w:p>
        </w:tc>
      </w:tr>
      <w:tr w:rsidR="00AD050D" w:rsidRPr="002D0D81" w14:paraId="41C536F4" w14:textId="77777777" w:rsidTr="009671BA">
        <w:tc>
          <w:tcPr>
            <w:tcW w:w="1413" w:type="dxa"/>
            <w:vMerge/>
            <w:shd w:val="clear" w:color="auto" w:fill="auto"/>
          </w:tcPr>
          <w:p w14:paraId="3E920C7D" w14:textId="77777777" w:rsidR="00AD050D" w:rsidRPr="002D0D81" w:rsidRDefault="00AD050D" w:rsidP="009671BA">
            <w:pPr>
              <w:pStyle w:val="affa"/>
              <w:spacing w:line="360" w:lineRule="auto"/>
              <w:ind w:firstLineChars="0" w:firstLine="0"/>
              <w:rPr>
                <w:rFonts w:ascii="Calibri" w:hAnsi="Calibri"/>
                <w:sz w:val="21"/>
                <w:szCs w:val="21"/>
              </w:rPr>
            </w:pPr>
          </w:p>
        </w:tc>
        <w:tc>
          <w:tcPr>
            <w:tcW w:w="3827" w:type="dxa"/>
            <w:shd w:val="clear" w:color="auto" w:fill="auto"/>
          </w:tcPr>
          <w:p w14:paraId="03F5F36D" w14:textId="77777777" w:rsidR="00AD050D" w:rsidRPr="002D0D81" w:rsidRDefault="00AD050D" w:rsidP="009671BA">
            <w:pPr>
              <w:pStyle w:val="affa"/>
              <w:spacing w:line="360" w:lineRule="auto"/>
              <w:ind w:firstLineChars="0" w:firstLine="0"/>
              <w:jc w:val="center"/>
              <w:rPr>
                <w:rFonts w:ascii="Calibri" w:hAnsi="Calibri"/>
                <w:sz w:val="21"/>
                <w:szCs w:val="21"/>
              </w:rPr>
            </w:pPr>
            <w:r w:rsidRPr="002D0D81">
              <w:rPr>
                <w:rFonts w:ascii="Calibri" w:hAnsi="Calibri" w:hint="eastAsia"/>
                <w:sz w:val="21"/>
                <w:szCs w:val="21"/>
              </w:rPr>
              <w:t>getRange()</w:t>
            </w:r>
          </w:p>
        </w:tc>
        <w:tc>
          <w:tcPr>
            <w:tcW w:w="4162" w:type="dxa"/>
            <w:shd w:val="clear" w:color="auto" w:fill="auto"/>
          </w:tcPr>
          <w:p w14:paraId="0D88522D" w14:textId="77777777" w:rsidR="00AD050D" w:rsidRPr="002D0D81" w:rsidRDefault="00AD050D" w:rsidP="009671BA">
            <w:pPr>
              <w:pStyle w:val="affa"/>
              <w:spacing w:line="360" w:lineRule="auto"/>
              <w:ind w:firstLineChars="0" w:firstLine="0"/>
              <w:jc w:val="center"/>
              <w:rPr>
                <w:rFonts w:ascii="Calibri" w:hAnsi="Calibri"/>
                <w:sz w:val="21"/>
                <w:szCs w:val="21"/>
              </w:rPr>
            </w:pPr>
            <w:r w:rsidRPr="002D0D81">
              <w:rPr>
                <w:rFonts w:ascii="Calibri" w:hAnsi="Calibri" w:hint="eastAsia"/>
                <w:sz w:val="21"/>
                <w:szCs w:val="21"/>
              </w:rPr>
              <w:t>返回</w:t>
            </w:r>
            <w:r w:rsidRPr="002D0D81">
              <w:rPr>
                <w:rFonts w:ascii="Calibri" w:hAnsi="Calibri"/>
                <w:sz w:val="21"/>
                <w:szCs w:val="21"/>
              </w:rPr>
              <w:t>与该属性相关的数据类型或概念</w:t>
            </w:r>
          </w:p>
        </w:tc>
      </w:tr>
    </w:tbl>
    <w:p w14:paraId="45DA07BB" w14:textId="77777777" w:rsidR="00AD050D" w:rsidRPr="002D0D81" w:rsidRDefault="00AD050D" w:rsidP="009671BA">
      <w:pPr>
        <w:pStyle w:val="affa"/>
        <w:spacing w:line="360" w:lineRule="auto"/>
        <w:ind w:firstLine="480"/>
      </w:pPr>
    </w:p>
    <w:p w14:paraId="586769A6" w14:textId="77777777" w:rsidR="00AD050D" w:rsidRPr="002D0D81" w:rsidRDefault="00AD050D" w:rsidP="009671BA">
      <w:pPr>
        <w:pStyle w:val="affa"/>
        <w:spacing w:line="360" w:lineRule="auto"/>
        <w:ind w:firstLine="480"/>
      </w:pPr>
      <w:r w:rsidRPr="002D0D81">
        <w:rPr>
          <w:rFonts w:hint="eastAsia"/>
        </w:rPr>
        <w:t>通过</w:t>
      </w:r>
      <w:r w:rsidRPr="002D0D81">
        <w:rPr>
          <w:rFonts w:hint="eastAsia"/>
        </w:rPr>
        <w:t>Jena</w:t>
      </w:r>
      <w:r w:rsidRPr="002D0D81">
        <w:rPr>
          <w:rFonts w:hint="eastAsia"/>
        </w:rPr>
        <w:t>解析本体的基本思想：以</w:t>
      </w:r>
      <w:r w:rsidRPr="002D0D81">
        <w:rPr>
          <w:rFonts w:hint="eastAsia"/>
        </w:rPr>
        <w:t>owl</w:t>
      </w:r>
      <w:r w:rsidRPr="002D0D81">
        <w:rPr>
          <w:rFonts w:hint="eastAsia"/>
        </w:rPr>
        <w:t>：</w:t>
      </w:r>
      <w:r w:rsidRPr="002D0D81">
        <w:rPr>
          <w:rFonts w:hint="eastAsia"/>
        </w:rPr>
        <w:t>Thing</w:t>
      </w:r>
      <w:r w:rsidRPr="002D0D81">
        <w:rPr>
          <w:rFonts w:hint="eastAsia"/>
        </w:rPr>
        <w:t>类（所有类的超类）作为类树的根节点，通过</w:t>
      </w:r>
      <w:r w:rsidRPr="002D0D81">
        <w:rPr>
          <w:rFonts w:hint="eastAsia"/>
        </w:rPr>
        <w:t>listSubClasseso</w:t>
      </w:r>
      <w:r w:rsidRPr="002D0D81">
        <w:rPr>
          <w:rFonts w:hint="eastAsia"/>
        </w:rPr>
        <w:t>方法的调用，获取</w:t>
      </w:r>
      <w:r w:rsidRPr="002D0D81">
        <w:rPr>
          <w:rFonts w:hint="eastAsia"/>
        </w:rPr>
        <w:t>owl:Thing</w:t>
      </w:r>
      <w:r w:rsidRPr="002D0D81">
        <w:rPr>
          <w:rFonts w:hint="eastAsia"/>
        </w:rPr>
        <w:t>的所有直接子类并将它们作为根节点的子节点添加到类树中，然后通过递归调用的方法，对</w:t>
      </w:r>
      <w:r w:rsidRPr="002D0D81">
        <w:rPr>
          <w:rFonts w:hint="eastAsia"/>
        </w:rPr>
        <w:t>owl:Thing</w:t>
      </w:r>
      <w:r w:rsidRPr="002D0D81">
        <w:rPr>
          <w:rFonts w:hint="eastAsia"/>
        </w:rPr>
        <w:t>的每个子类采用相同的处理过程，构建类树。根据关键词所关联的本体，通过</w:t>
      </w:r>
      <w:r w:rsidRPr="002D0D81">
        <w:rPr>
          <w:rFonts w:hint="eastAsia"/>
        </w:rPr>
        <w:t>getDomain()</w:t>
      </w:r>
      <w:r w:rsidRPr="002D0D81">
        <w:rPr>
          <w:rFonts w:hint="eastAsia"/>
        </w:rPr>
        <w:t>和</w:t>
      </w:r>
      <w:r w:rsidRPr="002D0D81">
        <w:rPr>
          <w:rFonts w:hint="eastAsia"/>
        </w:rPr>
        <w:t>listInstances()</w:t>
      </w:r>
      <w:r w:rsidRPr="002D0D81">
        <w:rPr>
          <w:rFonts w:hint="eastAsia"/>
        </w:rPr>
        <w:t>方法的调用，确定本体中属性及个体所关联的类，显示类的相关信息。</w:t>
      </w:r>
    </w:p>
    <w:p w14:paraId="124CE18B" w14:textId="77777777" w:rsidR="00AD050D" w:rsidRPr="002D0D81" w:rsidRDefault="00AD050D" w:rsidP="00607083">
      <w:pPr>
        <w:pStyle w:val="affa"/>
        <w:numPr>
          <w:ilvl w:val="0"/>
          <w:numId w:val="37"/>
        </w:numPr>
        <w:spacing w:line="360" w:lineRule="auto"/>
        <w:ind w:firstLineChars="0"/>
      </w:pPr>
      <w:r w:rsidRPr="002D0D81">
        <w:rPr>
          <w:rFonts w:hint="eastAsia"/>
        </w:rPr>
        <w:t>读取本体文件</w:t>
      </w:r>
    </w:p>
    <w:p w14:paraId="2A755BFA" w14:textId="77777777" w:rsidR="00AD050D" w:rsidRPr="002D0D81" w:rsidRDefault="00AD050D" w:rsidP="009671BA">
      <w:pPr>
        <w:pStyle w:val="affa"/>
        <w:spacing w:line="360" w:lineRule="auto"/>
        <w:ind w:firstLine="480"/>
      </w:pPr>
      <w:r w:rsidRPr="002D0D81">
        <w:rPr>
          <w:rFonts w:hint="eastAsia"/>
        </w:rPr>
        <w:t>用</w:t>
      </w:r>
      <w:r w:rsidRPr="002D0D81">
        <w:rPr>
          <w:rFonts w:hint="eastAsia"/>
        </w:rPr>
        <w:t>Jena</w:t>
      </w:r>
      <w:r w:rsidRPr="002D0D81">
        <w:rPr>
          <w:rFonts w:hint="eastAsia"/>
        </w:rPr>
        <w:t>读取</w:t>
      </w:r>
      <w:r w:rsidRPr="002D0D81">
        <w:rPr>
          <w:rFonts w:hint="eastAsia"/>
        </w:rPr>
        <w:t>OWL</w:t>
      </w:r>
      <w:r w:rsidRPr="002D0D81">
        <w:rPr>
          <w:rFonts w:hint="eastAsia"/>
        </w:rPr>
        <w:t>本体，首先连接数据库，并为用户本体创建一个可以永久存储的</w:t>
      </w:r>
      <w:r w:rsidRPr="002D0D81">
        <w:rPr>
          <w:rFonts w:hint="eastAsia"/>
        </w:rPr>
        <w:t>model</w:t>
      </w:r>
      <w:r w:rsidRPr="002D0D81">
        <w:rPr>
          <w:rFonts w:hint="eastAsia"/>
        </w:rPr>
        <w:t>，从指定文件把模型读到内存里。</w:t>
      </w:r>
    </w:p>
    <w:p w14:paraId="73564E6C" w14:textId="77777777" w:rsidR="00AD050D" w:rsidRPr="002D0D81" w:rsidRDefault="00AD050D" w:rsidP="009671BA">
      <w:pPr>
        <w:pStyle w:val="affa"/>
        <w:spacing w:line="360" w:lineRule="auto"/>
        <w:ind w:firstLine="480"/>
      </w:pPr>
      <w:r w:rsidRPr="002D0D81">
        <w:rPr>
          <w:rFonts w:hint="eastAsia"/>
        </w:rPr>
        <w:t>使用</w:t>
      </w:r>
      <w:r w:rsidRPr="002D0D81">
        <w:rPr>
          <w:rFonts w:hint="eastAsia"/>
        </w:rPr>
        <w:t>ModelFactory</w:t>
      </w:r>
      <w:r w:rsidRPr="002D0D81">
        <w:rPr>
          <w:rFonts w:hint="eastAsia"/>
        </w:rPr>
        <w:t>从数据库中读出指定用户本体的信息并生成</w:t>
      </w:r>
      <w:r w:rsidRPr="002D0D81">
        <w:rPr>
          <w:rFonts w:hint="eastAsia"/>
        </w:rPr>
        <w:t>OntModel</w:t>
      </w:r>
      <w:r w:rsidRPr="002D0D81">
        <w:rPr>
          <w:rFonts w:hint="eastAsia"/>
        </w:rPr>
        <w:t>对象。例如</w:t>
      </w:r>
      <w:r w:rsidRPr="002D0D81">
        <w:rPr>
          <w:rFonts w:hint="eastAsia"/>
        </w:rPr>
        <w:t>:</w:t>
      </w:r>
    </w:p>
    <w:p w14:paraId="510B85D0" w14:textId="77777777" w:rsidR="00AD050D" w:rsidRPr="002D0D81" w:rsidRDefault="00AD050D" w:rsidP="009671BA">
      <w:pPr>
        <w:pStyle w:val="affa"/>
        <w:spacing w:line="360" w:lineRule="auto"/>
        <w:ind w:firstLine="480"/>
      </w:pPr>
      <w:r w:rsidRPr="002D0D81">
        <w:t xml:space="preserve">    OntModel m=ModelFactorycreateOntologyModel();</w:t>
      </w:r>
    </w:p>
    <w:p w14:paraId="42194AB7" w14:textId="77777777" w:rsidR="00AD050D" w:rsidRPr="002D0D81" w:rsidRDefault="00AD050D" w:rsidP="009671BA">
      <w:pPr>
        <w:pStyle w:val="affa"/>
        <w:spacing w:line="360" w:lineRule="auto"/>
        <w:ind w:firstLine="480"/>
      </w:pPr>
      <w:r w:rsidRPr="002D0D81">
        <w:t xml:space="preserve">    File myFile="D:\Program Files\Protege 3.1\ myAsset.owl";</w:t>
      </w:r>
    </w:p>
    <w:p w14:paraId="5F541343" w14:textId="77777777" w:rsidR="00AD050D" w:rsidRPr="002D0D81" w:rsidRDefault="00AD050D" w:rsidP="009671BA">
      <w:pPr>
        <w:pStyle w:val="affa"/>
        <w:spacing w:line="360" w:lineRule="auto"/>
        <w:ind w:firstLine="480"/>
      </w:pPr>
      <w:r w:rsidRPr="002D0D81">
        <w:rPr>
          <w:rFonts w:hint="eastAsia"/>
        </w:rPr>
        <w:t xml:space="preserve">    m.read(new FilelnputStream(myFile),</w:t>
      </w:r>
      <w:r w:rsidRPr="002D0D81">
        <w:rPr>
          <w:rFonts w:hint="eastAsia"/>
        </w:rPr>
        <w:t>”，，</w:t>
      </w:r>
      <w:r w:rsidRPr="002D0D81">
        <w:rPr>
          <w:rFonts w:hint="eastAsia"/>
        </w:rPr>
        <w:t>);//</w:t>
      </w:r>
      <w:r w:rsidRPr="002D0D81">
        <w:rPr>
          <w:rFonts w:hint="eastAsia"/>
        </w:rPr>
        <w:t>读取</w:t>
      </w:r>
      <w:r w:rsidRPr="002D0D81">
        <w:rPr>
          <w:rFonts w:hint="eastAsia"/>
        </w:rPr>
        <w:t>RDF/XML</w:t>
      </w:r>
      <w:r w:rsidRPr="002D0D81">
        <w:rPr>
          <w:rFonts w:hint="eastAsia"/>
        </w:rPr>
        <w:t>文件</w:t>
      </w:r>
    </w:p>
    <w:p w14:paraId="3773E7CD" w14:textId="77777777" w:rsidR="00AD050D" w:rsidRPr="002D0D81" w:rsidRDefault="00AD050D" w:rsidP="009671BA">
      <w:pPr>
        <w:pStyle w:val="affa"/>
        <w:spacing w:line="360" w:lineRule="auto"/>
        <w:ind w:firstLine="480"/>
      </w:pPr>
      <w:r w:rsidRPr="002D0D81">
        <w:rPr>
          <w:rFonts w:hint="eastAsia"/>
        </w:rPr>
        <w:t xml:space="preserve">    Model.write(new PrintWriter(System.out)); //</w:t>
      </w:r>
      <w:r w:rsidRPr="002D0D81">
        <w:rPr>
          <w:rFonts w:hint="eastAsia"/>
        </w:rPr>
        <w:t>标准输出</w:t>
      </w:r>
    </w:p>
    <w:p w14:paraId="749083FA" w14:textId="77777777" w:rsidR="00AD050D" w:rsidRPr="002D0D81" w:rsidRDefault="00AD050D" w:rsidP="00607083">
      <w:pPr>
        <w:pStyle w:val="affa"/>
        <w:numPr>
          <w:ilvl w:val="0"/>
          <w:numId w:val="37"/>
        </w:numPr>
        <w:spacing w:line="360" w:lineRule="auto"/>
        <w:ind w:firstLineChars="0"/>
      </w:pPr>
      <w:r w:rsidRPr="002D0D81">
        <w:rPr>
          <w:rFonts w:hint="eastAsia"/>
        </w:rPr>
        <w:t>实现类查询</w:t>
      </w:r>
    </w:p>
    <w:p w14:paraId="67240C39" w14:textId="77777777" w:rsidR="00AD050D" w:rsidRPr="002D0D81" w:rsidRDefault="00AD050D" w:rsidP="009671BA">
      <w:pPr>
        <w:pStyle w:val="affa"/>
        <w:spacing w:line="360" w:lineRule="auto"/>
        <w:ind w:firstLine="480"/>
      </w:pPr>
      <w:r w:rsidRPr="002D0D81">
        <w:rPr>
          <w:rFonts w:hint="eastAsia"/>
        </w:rPr>
        <w:t>根据用户选择的类，调用</w:t>
      </w:r>
      <w:r w:rsidRPr="002D0D81">
        <w:rPr>
          <w:rFonts w:hint="eastAsia"/>
        </w:rPr>
        <w:t>Jena API</w:t>
      </w:r>
      <w:r w:rsidRPr="002D0D81">
        <w:rPr>
          <w:rFonts w:hint="eastAsia"/>
        </w:rPr>
        <w:t>中的</w:t>
      </w:r>
      <w:r w:rsidRPr="002D0D81">
        <w:rPr>
          <w:rFonts w:hint="eastAsia"/>
        </w:rPr>
        <w:t>getSubClass()</w:t>
      </w:r>
      <w:r w:rsidRPr="002D0D81">
        <w:rPr>
          <w:rFonts w:hint="eastAsia"/>
        </w:rPr>
        <w:t>或</w:t>
      </w:r>
      <w:r w:rsidRPr="002D0D81">
        <w:rPr>
          <w:rFonts w:hint="eastAsia"/>
        </w:rPr>
        <w:t>getSuperClass()</w:t>
      </w:r>
      <w:r w:rsidRPr="002D0D81">
        <w:rPr>
          <w:rFonts w:hint="eastAsia"/>
        </w:rPr>
        <w:t>方法，得到该类的子类或超类的集合，将结果存入动态数组中</w:t>
      </w:r>
      <w:r w:rsidRPr="002D0D81">
        <w:rPr>
          <w:rFonts w:hint="eastAsia"/>
        </w:rPr>
        <w:t>;</w:t>
      </w:r>
      <w:r w:rsidRPr="002D0D81">
        <w:rPr>
          <w:rFonts w:hint="eastAsia"/>
        </w:rPr>
        <w:t>然后处理类的属性查询，根据用户选择的属性，调用</w:t>
      </w:r>
      <w:r w:rsidRPr="002D0D81">
        <w:rPr>
          <w:rFonts w:hint="eastAsia"/>
        </w:rPr>
        <w:t>getDomain()</w:t>
      </w:r>
      <w:r w:rsidRPr="002D0D81">
        <w:rPr>
          <w:rFonts w:hint="eastAsia"/>
        </w:rPr>
        <w:t>方法，得到该属性所关联的类，将结果存入另一动态数组中</w:t>
      </w:r>
      <w:r w:rsidRPr="002D0D81">
        <w:rPr>
          <w:rFonts w:hint="eastAsia"/>
        </w:rPr>
        <w:t>;</w:t>
      </w:r>
      <w:r w:rsidRPr="002D0D81">
        <w:rPr>
          <w:rFonts w:hint="eastAsia"/>
        </w:rPr>
        <w:t>最后将两个动态数组数据集合并，存入结果集。</w:t>
      </w:r>
    </w:p>
    <w:p w14:paraId="6CF5D107" w14:textId="77777777" w:rsidR="00AD050D" w:rsidRPr="002D0D81" w:rsidRDefault="00AD050D" w:rsidP="00607083">
      <w:pPr>
        <w:pStyle w:val="affa"/>
        <w:numPr>
          <w:ilvl w:val="0"/>
          <w:numId w:val="37"/>
        </w:numPr>
        <w:spacing w:line="360" w:lineRule="auto"/>
        <w:ind w:firstLineChars="0"/>
      </w:pPr>
      <w:r w:rsidRPr="002D0D81">
        <w:rPr>
          <w:rFonts w:hint="eastAsia"/>
        </w:rPr>
        <w:t>实现属性查询</w:t>
      </w:r>
    </w:p>
    <w:p w14:paraId="2D60F015" w14:textId="77777777" w:rsidR="00AD050D" w:rsidRPr="002D0D81" w:rsidRDefault="00AD050D" w:rsidP="009671BA">
      <w:pPr>
        <w:pStyle w:val="affa"/>
        <w:spacing w:line="360" w:lineRule="auto"/>
        <w:ind w:firstLine="480"/>
      </w:pPr>
      <w:r w:rsidRPr="002D0D81">
        <w:rPr>
          <w:rFonts w:hint="eastAsia"/>
        </w:rPr>
        <w:t>给出一个资源的</w:t>
      </w:r>
      <w:r w:rsidRPr="002D0D81">
        <w:rPr>
          <w:rFonts w:hint="eastAsia"/>
        </w:rPr>
        <w:t>URI</w:t>
      </w:r>
      <w:r w:rsidRPr="002D0D81">
        <w:rPr>
          <w:rFonts w:hint="eastAsia"/>
        </w:rPr>
        <w:t>，使用</w:t>
      </w:r>
      <w:r w:rsidRPr="002D0D81">
        <w:rPr>
          <w:rFonts w:hint="eastAsia"/>
        </w:rPr>
        <w:t>Model.getResource(String uri)</w:t>
      </w:r>
      <w:r w:rsidRPr="002D0D81">
        <w:rPr>
          <w:rFonts w:hint="eastAsia"/>
        </w:rPr>
        <w:t>方法从图中得到该资源所对应的对象，根据用户输入的属性值域、定义域、属性的类型、全局基约束以及属性的逻辑特征，分别通过</w:t>
      </w:r>
    </w:p>
    <w:p w14:paraId="7AE716E3" w14:textId="77777777" w:rsidR="00AD050D" w:rsidRPr="002D0D81" w:rsidRDefault="00AD050D" w:rsidP="009671BA">
      <w:pPr>
        <w:pStyle w:val="affa"/>
        <w:spacing w:line="360" w:lineRule="auto"/>
        <w:ind w:firstLine="480"/>
      </w:pPr>
      <w:r w:rsidRPr="002D0D81">
        <w:t>getDomain(), getRange(), isDatatypeProperty(),isObj ectProperty()</w:t>
      </w:r>
      <w:r w:rsidRPr="002D0D81">
        <w:t>，</w:t>
      </w:r>
      <w:r w:rsidRPr="002D0D81">
        <w:t>isFunctionalProperty()</w:t>
      </w:r>
      <w:r w:rsidRPr="002D0D81">
        <w:t>，</w:t>
      </w:r>
      <w:r w:rsidRPr="002D0D81">
        <w:t xml:space="preserve">isInverseFunctionalProperty()isSymmetricProperty(), </w:t>
      </w:r>
      <w:r w:rsidRPr="002D0D81">
        <w:rPr>
          <w:rFonts w:hint="eastAsia"/>
        </w:rPr>
        <w:t>isTransitiveProperty()</w:t>
      </w:r>
    </w:p>
    <w:p w14:paraId="0E660AB0" w14:textId="77777777" w:rsidR="00AD050D" w:rsidRPr="002D0D81" w:rsidRDefault="00AD050D" w:rsidP="009671BA">
      <w:pPr>
        <w:pStyle w:val="affa"/>
        <w:spacing w:line="360" w:lineRule="auto"/>
        <w:ind w:firstLine="480"/>
      </w:pPr>
      <w:r w:rsidRPr="002D0D81">
        <w:rPr>
          <w:rFonts w:hint="eastAsia"/>
        </w:rPr>
        <w:t>等方法来查询本体中满足条件的属性，将查询结果存入结果集。</w:t>
      </w:r>
    </w:p>
    <w:p w14:paraId="7BB4BE1A" w14:textId="77777777" w:rsidR="00AD050D" w:rsidRPr="002D0D81" w:rsidRDefault="00AD050D" w:rsidP="00607083">
      <w:pPr>
        <w:pStyle w:val="affa"/>
        <w:numPr>
          <w:ilvl w:val="0"/>
          <w:numId w:val="37"/>
        </w:numPr>
        <w:spacing w:line="360" w:lineRule="auto"/>
        <w:ind w:firstLineChars="0"/>
      </w:pPr>
      <w:r w:rsidRPr="002D0D81">
        <w:rPr>
          <w:rFonts w:hint="eastAsia"/>
        </w:rPr>
        <w:t>个体事实查询</w:t>
      </w:r>
    </w:p>
    <w:p w14:paraId="5FEDE62D" w14:textId="77777777" w:rsidR="00AD050D" w:rsidRPr="002D0D81" w:rsidRDefault="00AD050D" w:rsidP="009671BA">
      <w:pPr>
        <w:pStyle w:val="affa"/>
        <w:spacing w:line="360" w:lineRule="auto"/>
        <w:ind w:firstLine="480"/>
      </w:pPr>
      <w:r w:rsidRPr="002D0D81">
        <w:rPr>
          <w:rFonts w:hint="eastAsia"/>
        </w:rPr>
        <w:t>根据用户输入的类、属性以及属性的取值，首先采用</w:t>
      </w:r>
      <w:r w:rsidRPr="002D0D81">
        <w:t>is</w:t>
      </w:r>
      <w:r w:rsidRPr="002D0D81">
        <w:rPr>
          <w:rFonts w:hint="eastAsia"/>
        </w:rPr>
        <w:t>ObjectProperty()</w:t>
      </w:r>
      <w:r w:rsidRPr="002D0D81">
        <w:rPr>
          <w:rFonts w:hint="eastAsia"/>
        </w:rPr>
        <w:t>和</w:t>
      </w:r>
      <w:r w:rsidRPr="002D0D81">
        <w:rPr>
          <w:rFonts w:hint="eastAsia"/>
        </w:rPr>
        <w:t>isDatatypeProperty()</w:t>
      </w:r>
      <w:r w:rsidRPr="002D0D81">
        <w:rPr>
          <w:rFonts w:hint="eastAsia"/>
        </w:rPr>
        <w:t>方法判断个体属性的类型，然后根据个体属性的类型执行下一步的查询处理。</w:t>
      </w:r>
    </w:p>
    <w:p w14:paraId="44A43A91" w14:textId="77777777" w:rsidR="00AD050D" w:rsidRPr="002D0D81" w:rsidRDefault="00AD050D" w:rsidP="009671BA">
      <w:pPr>
        <w:pStyle w:val="affa"/>
        <w:spacing w:line="360" w:lineRule="auto"/>
        <w:ind w:firstLine="480"/>
      </w:pPr>
      <w:r w:rsidRPr="002D0D81">
        <w:rPr>
          <w:rFonts w:hint="eastAsia"/>
        </w:rPr>
        <w:t>如果是对象属性，则根据用户输入的类及属性名，调用</w:t>
      </w:r>
      <w:r w:rsidRPr="002D0D81">
        <w:rPr>
          <w:rFonts w:hint="eastAsia"/>
        </w:rPr>
        <w:t>listInstances()</w:t>
      </w:r>
      <w:r w:rsidRPr="002D0D81">
        <w:rPr>
          <w:rFonts w:hint="eastAsia"/>
        </w:rPr>
        <w:t>方法，得到该类的所有个体后再用循环处理的方法，依次判断每个个体对象属性的取值是否包含用户输入的个体，将查询结果存入结果集</w:t>
      </w:r>
      <w:r w:rsidRPr="002D0D81">
        <w:rPr>
          <w:rFonts w:hint="eastAsia"/>
        </w:rPr>
        <w:t>;</w:t>
      </w:r>
      <w:r w:rsidRPr="002D0D81">
        <w:rPr>
          <w:rFonts w:hint="eastAsia"/>
        </w:rPr>
        <w:t>如果是数据类型属性，则根据用户输入的类及属性名，调用</w:t>
      </w:r>
      <w:r w:rsidRPr="002D0D81">
        <w:rPr>
          <w:rFonts w:hint="eastAsia"/>
        </w:rPr>
        <w:t>listInstances()</w:t>
      </w:r>
      <w:r w:rsidRPr="002D0D81">
        <w:rPr>
          <w:rFonts w:hint="eastAsia"/>
        </w:rPr>
        <w:t>方法，得到该类的所有个体后再用循环处理方法，依次判断每个个体的数据类型属性取值是否与用户输入的数值相等，将满足条件的个体存入结果集。</w:t>
      </w:r>
    </w:p>
    <w:p w14:paraId="6B67ADEE" w14:textId="77777777" w:rsidR="00AD050D" w:rsidRPr="002D0D81" w:rsidRDefault="00AD050D" w:rsidP="00183012">
      <w:pPr>
        <w:pStyle w:val="3"/>
      </w:pPr>
      <w:bookmarkStart w:id="78" w:name="_Toc16632686"/>
      <w:r w:rsidRPr="002D0D81">
        <w:rPr>
          <w:rFonts w:hint="eastAsia"/>
        </w:rPr>
        <w:t>语义匹配策略</w:t>
      </w:r>
      <w:bookmarkEnd w:id="78"/>
    </w:p>
    <w:p w14:paraId="03887AD3" w14:textId="77777777" w:rsidR="00AD050D" w:rsidRPr="002D0D81" w:rsidRDefault="00AD050D" w:rsidP="009671BA">
      <w:pPr>
        <w:pStyle w:val="affa"/>
        <w:spacing w:line="360" w:lineRule="auto"/>
        <w:ind w:firstLine="480"/>
      </w:pPr>
      <w:r w:rsidRPr="002D0D81">
        <w:rPr>
          <w:rFonts w:hint="eastAsia"/>
        </w:rPr>
        <w:t>检索过程通过关键词匹配在关系数据库中的资产元信息中检索匹配的资产，若此时无法满足需求，则通过树结构匹配、标签语义匹配及</w:t>
      </w:r>
      <w:r w:rsidRPr="002D0D81">
        <w:rPr>
          <w:rFonts w:hint="eastAsia"/>
        </w:rPr>
        <w:t>Jena</w:t>
      </w:r>
      <w:r w:rsidRPr="002D0D81">
        <w:rPr>
          <w:rFonts w:hint="eastAsia"/>
        </w:rPr>
        <w:t>相关方法查询资产本体树，再通过语义查询重写并引入相似度的概念优化语义检索过程。</w:t>
      </w:r>
    </w:p>
    <w:p w14:paraId="25DCB1C4" w14:textId="77777777" w:rsidR="00AD050D" w:rsidRPr="002D0D81" w:rsidRDefault="00AD050D" w:rsidP="00607083">
      <w:pPr>
        <w:pStyle w:val="affa"/>
        <w:numPr>
          <w:ilvl w:val="0"/>
          <w:numId w:val="38"/>
        </w:numPr>
        <w:spacing w:line="360" w:lineRule="auto"/>
        <w:ind w:firstLineChars="0"/>
      </w:pPr>
      <w:r w:rsidRPr="002D0D81">
        <w:rPr>
          <w:rFonts w:hint="eastAsia"/>
        </w:rPr>
        <w:t>关键词匹配</w:t>
      </w:r>
    </w:p>
    <w:p w14:paraId="1E9C8020" w14:textId="77777777" w:rsidR="00AD050D" w:rsidRPr="002D0D81" w:rsidRDefault="00AD050D" w:rsidP="009671BA">
      <w:pPr>
        <w:pStyle w:val="affa"/>
        <w:spacing w:line="360" w:lineRule="auto"/>
        <w:ind w:firstLine="480"/>
      </w:pPr>
      <w:r w:rsidRPr="002D0D81">
        <w:rPr>
          <w:rFonts w:hint="eastAsia"/>
        </w:rPr>
        <w:t>根据用户选择的检索周境及资产描述的描述子和描述子组，输入关键词，检索资产库中的相应资产描述字段进行模糊匹配。</w:t>
      </w:r>
    </w:p>
    <w:p w14:paraId="74EC0FE2" w14:textId="77777777" w:rsidR="00AD050D" w:rsidRPr="002D0D81" w:rsidRDefault="00AD050D" w:rsidP="009671BA">
      <w:pPr>
        <w:pStyle w:val="affa"/>
        <w:spacing w:line="360" w:lineRule="auto"/>
        <w:ind w:firstLine="480"/>
      </w:pPr>
      <w:r w:rsidRPr="002D0D81">
        <w:rPr>
          <w:rFonts w:hint="eastAsia"/>
        </w:rPr>
        <w:t>当检索语境为“</w:t>
      </w:r>
      <w:r w:rsidRPr="002D0D81">
        <w:rPr>
          <w:rFonts w:hint="eastAsia"/>
        </w:rPr>
        <w:t>context</w:t>
      </w:r>
      <w:r w:rsidRPr="002D0D81">
        <w:rPr>
          <w:rFonts w:hint="eastAsia"/>
        </w:rPr>
        <w:t>”下，检索关键词匹配的资产，代码片断如下</w:t>
      </w:r>
      <w:r w:rsidRPr="002D0D81">
        <w:rPr>
          <w:rFonts w:hint="eastAsia"/>
        </w:rPr>
        <w:t>:</w:t>
      </w:r>
    </w:p>
    <w:p w14:paraId="1F2A3D27" w14:textId="77777777" w:rsidR="00AD050D" w:rsidRPr="002D0D81" w:rsidRDefault="00AD050D" w:rsidP="009671BA">
      <w:pPr>
        <w:pStyle w:val="affa"/>
        <w:spacing w:line="360" w:lineRule="auto"/>
        <w:ind w:firstLine="480"/>
      </w:pPr>
      <w:r w:rsidRPr="002D0D81">
        <w:t xml:space="preserve">    NodeList contexts=doc.getElementsByTagName ("context");</w:t>
      </w:r>
    </w:p>
    <w:p w14:paraId="3278B1F3" w14:textId="77777777" w:rsidR="00AD050D" w:rsidRPr="002D0D81" w:rsidRDefault="00AD050D" w:rsidP="009671BA">
      <w:pPr>
        <w:pStyle w:val="affa"/>
        <w:spacing w:line="360" w:lineRule="auto"/>
        <w:ind w:firstLine="480"/>
      </w:pPr>
      <w:r w:rsidRPr="002D0D81">
        <w:t xml:space="preserve">    for (int i=O;i&lt;contexts.getLengthQ;i++)</w:t>
      </w:r>
    </w:p>
    <w:p w14:paraId="5B4F7445" w14:textId="77777777" w:rsidR="00AD050D" w:rsidRPr="002D0D81" w:rsidRDefault="00AD050D" w:rsidP="009671BA">
      <w:pPr>
        <w:pStyle w:val="affa"/>
        <w:spacing w:line="360" w:lineRule="auto"/>
        <w:ind w:firstLine="480"/>
      </w:pPr>
      <w:r w:rsidRPr="002D0D81">
        <w:t xml:space="preserve">        {selectType=((Attr) contexts.item(i).getAttributes().item(1)).getValue();</w:t>
      </w:r>
    </w:p>
    <w:p w14:paraId="122C4F5D" w14:textId="77777777" w:rsidR="00AD050D" w:rsidRPr="002D0D81" w:rsidRDefault="00AD050D" w:rsidP="009671BA">
      <w:pPr>
        <w:pStyle w:val="affa"/>
        <w:spacing w:line="360" w:lineRule="auto"/>
        <w:ind w:firstLine="480"/>
      </w:pPr>
      <w:r w:rsidRPr="002D0D81">
        <w:t xml:space="preserve">          if (searchType.equals(selectType))</w:t>
      </w:r>
    </w:p>
    <w:p w14:paraId="48ED6386" w14:textId="77777777" w:rsidR="00AD050D" w:rsidRPr="002D0D81" w:rsidRDefault="00AD050D" w:rsidP="009671BA">
      <w:pPr>
        <w:pStyle w:val="affa"/>
        <w:spacing w:line="360" w:lineRule="auto"/>
        <w:ind w:firstLine="480"/>
      </w:pPr>
      <w:r w:rsidRPr="002D0D81">
        <w:t xml:space="preserve">              check= true;</w:t>
      </w:r>
    </w:p>
    <w:p w14:paraId="560FE31F" w14:textId="77777777" w:rsidR="00AD050D" w:rsidRPr="002D0D81" w:rsidRDefault="00AD050D" w:rsidP="009671BA">
      <w:pPr>
        <w:pStyle w:val="affa"/>
        <w:spacing w:line="360" w:lineRule="auto"/>
        <w:ind w:firstLine="480"/>
      </w:pPr>
      <w:r w:rsidRPr="002D0D81">
        <w:t xml:space="preserve">        }</w:t>
      </w:r>
    </w:p>
    <w:p w14:paraId="3A88F521" w14:textId="77777777" w:rsidR="00AD050D" w:rsidRPr="002D0D81" w:rsidRDefault="00AD050D" w:rsidP="009671BA">
      <w:pPr>
        <w:pStyle w:val="affa"/>
        <w:spacing w:line="360" w:lineRule="auto"/>
        <w:ind w:firstLine="480"/>
      </w:pPr>
      <w:r w:rsidRPr="002D0D81">
        <w:rPr>
          <w:rFonts w:hint="eastAsia"/>
        </w:rPr>
        <w:t>若关键词匹配能检索到用户需要的资产，则完成检索，否则，需要借助资产本体的语义查询完成检索。</w:t>
      </w:r>
    </w:p>
    <w:p w14:paraId="3330B6CD" w14:textId="77777777" w:rsidR="00AD050D" w:rsidRPr="002D0D81" w:rsidRDefault="00AD050D" w:rsidP="00607083">
      <w:pPr>
        <w:pStyle w:val="affa"/>
        <w:numPr>
          <w:ilvl w:val="0"/>
          <w:numId w:val="38"/>
        </w:numPr>
        <w:spacing w:line="360" w:lineRule="auto"/>
        <w:ind w:firstLineChars="0"/>
      </w:pPr>
      <w:r w:rsidRPr="002D0D81">
        <w:rPr>
          <w:rFonts w:hint="eastAsia"/>
        </w:rPr>
        <w:t>树结构匹配</w:t>
      </w:r>
    </w:p>
    <w:p w14:paraId="6EE198B5" w14:textId="77777777" w:rsidR="00AD050D" w:rsidRPr="002D0D81" w:rsidRDefault="00AD050D" w:rsidP="009671BA">
      <w:pPr>
        <w:pStyle w:val="affa"/>
        <w:spacing w:line="360" w:lineRule="auto"/>
        <w:ind w:firstLine="480"/>
      </w:pPr>
      <w:r w:rsidRPr="002D0D81">
        <w:rPr>
          <w:rFonts w:hint="eastAsia"/>
        </w:rPr>
        <w:t>树是一个无环连通图，可以表示为</w:t>
      </w:r>
      <w:r w:rsidRPr="002D0D81">
        <w:rPr>
          <w:rFonts w:hint="eastAsia"/>
        </w:rPr>
        <w:t>T=</w:t>
      </w:r>
      <w:r w:rsidRPr="002D0D81">
        <w:rPr>
          <w:rFonts w:hint="eastAsia"/>
        </w:rPr>
        <w:t>（</w:t>
      </w:r>
      <w:r w:rsidRPr="002D0D81">
        <w:rPr>
          <w:rFonts w:hint="eastAsia"/>
        </w:rPr>
        <w:t>V, E, root(T)</w:t>
      </w:r>
      <w:r w:rsidRPr="002D0D81">
        <w:rPr>
          <w:rFonts w:hint="eastAsia"/>
        </w:rPr>
        <w:t>）。</w:t>
      </w:r>
    </w:p>
    <w:p w14:paraId="5FAC4778" w14:textId="77777777" w:rsidR="00AD050D" w:rsidRPr="002D0D81" w:rsidRDefault="00AD050D" w:rsidP="009671BA">
      <w:pPr>
        <w:pStyle w:val="affa"/>
        <w:spacing w:line="360" w:lineRule="auto"/>
        <w:ind w:firstLine="480"/>
      </w:pPr>
      <w:r w:rsidRPr="002D0D81">
        <w:rPr>
          <w:rFonts w:hint="eastAsia"/>
        </w:rPr>
        <w:t>其中，</w:t>
      </w:r>
      <w:r w:rsidRPr="002D0D81">
        <w:rPr>
          <w:rFonts w:hint="eastAsia"/>
        </w:rPr>
        <w:t>V</w:t>
      </w:r>
      <w:r w:rsidRPr="002D0D81">
        <w:rPr>
          <w:rFonts w:hint="eastAsia"/>
        </w:rPr>
        <w:t>表示树中所有的节点的集合，</w:t>
      </w:r>
      <w:r w:rsidRPr="002D0D81">
        <w:rPr>
          <w:rFonts w:hint="eastAsia"/>
        </w:rPr>
        <w:t>E</w:t>
      </w:r>
      <w:r w:rsidRPr="002D0D81">
        <w:rPr>
          <w:rFonts w:hint="eastAsia"/>
        </w:rPr>
        <w:t>表示树中所有的边的集合，</w:t>
      </w:r>
      <w:r w:rsidRPr="002D0D81">
        <w:rPr>
          <w:rFonts w:hint="eastAsia"/>
        </w:rPr>
        <w:t>root(T)</w:t>
      </w:r>
      <w:r w:rsidRPr="002D0D81">
        <w:rPr>
          <w:rFonts w:hint="eastAsia"/>
        </w:rPr>
        <w:t>表示树的根节点。</w:t>
      </w:r>
    </w:p>
    <w:p w14:paraId="6F3EC033" w14:textId="77777777" w:rsidR="00AD050D" w:rsidRPr="002D0D81" w:rsidRDefault="00AD050D" w:rsidP="009671BA">
      <w:pPr>
        <w:pStyle w:val="affa"/>
        <w:spacing w:line="360" w:lineRule="auto"/>
        <w:ind w:firstLine="480"/>
      </w:pPr>
      <w:r w:rsidRPr="002D0D81">
        <w:rPr>
          <w:rFonts w:hint="eastAsia"/>
        </w:rPr>
        <w:t>如果</w:t>
      </w:r>
      <w:r w:rsidRPr="002D0D81">
        <w:rPr>
          <w:rFonts w:hint="eastAsia"/>
        </w:rPr>
        <w:t>(u,v)EE</w:t>
      </w:r>
      <w:r w:rsidRPr="002D0D81">
        <w:rPr>
          <w:rFonts w:hint="eastAsia"/>
        </w:rPr>
        <w:t>，则表示</w:t>
      </w:r>
      <w:r w:rsidRPr="002D0D81">
        <w:rPr>
          <w:rFonts w:hint="eastAsia"/>
        </w:rPr>
        <w:t>u</w:t>
      </w:r>
      <w:r w:rsidRPr="002D0D81">
        <w:rPr>
          <w:rFonts w:hint="eastAsia"/>
        </w:rPr>
        <w:t>为</w:t>
      </w:r>
      <w:r w:rsidRPr="002D0D81">
        <w:rPr>
          <w:rFonts w:hint="eastAsia"/>
        </w:rPr>
        <w:t>v</w:t>
      </w:r>
      <w:r w:rsidRPr="002D0D81">
        <w:rPr>
          <w:rFonts w:hint="eastAsia"/>
        </w:rPr>
        <w:t>的父节点，</w:t>
      </w:r>
      <w:r w:rsidRPr="002D0D81">
        <w:rPr>
          <w:rFonts w:hint="eastAsia"/>
        </w:rPr>
        <w:t>v</w:t>
      </w:r>
      <w:r w:rsidRPr="002D0D81">
        <w:rPr>
          <w:rFonts w:hint="eastAsia"/>
        </w:rPr>
        <w:t>为</w:t>
      </w:r>
      <w:r w:rsidRPr="002D0D81">
        <w:rPr>
          <w:rFonts w:hint="eastAsia"/>
        </w:rPr>
        <w:t>u</w:t>
      </w:r>
      <w:r w:rsidRPr="002D0D81">
        <w:rPr>
          <w:rFonts w:hint="eastAsia"/>
        </w:rPr>
        <w:t>的子节点；</w:t>
      </w:r>
    </w:p>
    <w:p w14:paraId="55605D29" w14:textId="77777777" w:rsidR="00AD050D" w:rsidRPr="002D0D81" w:rsidRDefault="00AD050D" w:rsidP="009671BA">
      <w:pPr>
        <w:pStyle w:val="affa"/>
        <w:spacing w:line="360" w:lineRule="auto"/>
        <w:ind w:firstLine="480"/>
      </w:pPr>
      <w:r w:rsidRPr="002D0D81">
        <w:rPr>
          <w:rFonts w:hint="eastAsia"/>
        </w:rPr>
        <w:t>如果</w:t>
      </w:r>
      <w:r w:rsidRPr="002D0D81">
        <w:rPr>
          <w:rFonts w:hint="eastAsia"/>
        </w:rPr>
        <w:t>((u, v) E E+ ( E+</w:t>
      </w:r>
      <w:r w:rsidRPr="002D0D81">
        <w:rPr>
          <w:rFonts w:hint="eastAsia"/>
        </w:rPr>
        <w:t>为</w:t>
      </w:r>
      <w:r w:rsidRPr="002D0D81">
        <w:rPr>
          <w:rFonts w:hint="eastAsia"/>
        </w:rPr>
        <w:t>E</w:t>
      </w:r>
      <w:r w:rsidRPr="002D0D81">
        <w:rPr>
          <w:rFonts w:hint="eastAsia"/>
        </w:rPr>
        <w:t>的传递闭包</w:t>
      </w:r>
      <w:r w:rsidRPr="002D0D81">
        <w:rPr>
          <w:rFonts w:hint="eastAsia"/>
        </w:rPr>
        <w:t>)</w:t>
      </w:r>
      <w:r w:rsidRPr="002D0D81">
        <w:rPr>
          <w:rFonts w:hint="eastAsia"/>
        </w:rPr>
        <w:t>，则</w:t>
      </w:r>
      <w:r w:rsidRPr="002D0D81">
        <w:rPr>
          <w:rFonts w:hint="eastAsia"/>
        </w:rPr>
        <w:t>u</w:t>
      </w:r>
      <w:r w:rsidRPr="002D0D81">
        <w:rPr>
          <w:rFonts w:hint="eastAsia"/>
        </w:rPr>
        <w:t>为</w:t>
      </w:r>
      <w:r w:rsidRPr="002D0D81">
        <w:rPr>
          <w:rFonts w:hint="eastAsia"/>
        </w:rPr>
        <w:t>v</w:t>
      </w:r>
      <w:r w:rsidRPr="002D0D81">
        <w:rPr>
          <w:rFonts w:hint="eastAsia"/>
        </w:rPr>
        <w:t>的祖先节点。</w:t>
      </w:r>
    </w:p>
    <w:p w14:paraId="6CE2D8D1" w14:textId="77777777" w:rsidR="00AD050D" w:rsidRPr="002D0D81" w:rsidRDefault="00AD050D" w:rsidP="009671BA">
      <w:pPr>
        <w:pStyle w:val="affa"/>
        <w:spacing w:line="360" w:lineRule="auto"/>
        <w:ind w:firstLine="480"/>
      </w:pPr>
      <w:r w:rsidRPr="002D0D81">
        <w:rPr>
          <w:rFonts w:hint="eastAsia"/>
        </w:rPr>
        <w:t>如果树中的每一个节点对应一个标签，则该树称为标签树。</w:t>
      </w:r>
    </w:p>
    <w:p w14:paraId="55A4AB7B" w14:textId="77777777" w:rsidR="00AD050D" w:rsidRPr="002D0D81" w:rsidRDefault="00AD050D" w:rsidP="009671BA">
      <w:pPr>
        <w:pStyle w:val="affa"/>
        <w:spacing w:line="360" w:lineRule="auto"/>
        <w:ind w:firstLine="480"/>
      </w:pPr>
      <w:r w:rsidRPr="002D0D81">
        <w:rPr>
          <w:rFonts w:hint="eastAsia"/>
        </w:rPr>
        <w:t>节点</w:t>
      </w:r>
      <w:r w:rsidRPr="002D0D81">
        <w:rPr>
          <w:rFonts w:hint="eastAsia"/>
        </w:rPr>
        <w:t>v</w:t>
      </w:r>
      <w:r w:rsidRPr="002D0D81">
        <w:rPr>
          <w:rFonts w:hint="eastAsia"/>
        </w:rPr>
        <w:t>上的标签记为</w:t>
      </w:r>
      <w:r w:rsidRPr="002D0D81">
        <w:rPr>
          <w:rFonts w:hint="eastAsia"/>
        </w:rPr>
        <w:t xml:space="preserve">label(v) </w:t>
      </w:r>
      <w:r w:rsidRPr="002D0D81">
        <w:rPr>
          <w:rFonts w:hint="eastAsia"/>
        </w:rPr>
        <w:t>。</w:t>
      </w:r>
    </w:p>
    <w:p w14:paraId="29537AB5" w14:textId="77777777" w:rsidR="00AD050D" w:rsidRPr="002D0D81" w:rsidRDefault="00AD050D" w:rsidP="009671BA">
      <w:pPr>
        <w:pStyle w:val="affa"/>
        <w:spacing w:line="360" w:lineRule="auto"/>
        <w:ind w:firstLine="480"/>
      </w:pPr>
      <w:r w:rsidRPr="002D0D81">
        <w:rPr>
          <w:rFonts w:hint="eastAsia"/>
        </w:rPr>
        <w:t>设</w:t>
      </w:r>
      <w:r w:rsidRPr="002D0D81">
        <w:rPr>
          <w:rFonts w:hint="eastAsia"/>
        </w:rPr>
        <w:t>T1=(V1, E1, root(T1)), T2=(V2, E2, root(T2))</w:t>
      </w:r>
      <w:r w:rsidRPr="002D0D81">
        <w:rPr>
          <w:rFonts w:hint="eastAsia"/>
        </w:rPr>
        <w:t>为两棵无序标签树，如果存在一个</w:t>
      </w:r>
      <w:r w:rsidRPr="002D0D81">
        <w:rPr>
          <w:rFonts w:hint="eastAsia"/>
        </w:rPr>
        <w:t>V1</w:t>
      </w:r>
      <w:r w:rsidRPr="002D0D81">
        <w:rPr>
          <w:rFonts w:hint="eastAsia"/>
        </w:rPr>
        <w:t>到</w:t>
      </w:r>
      <w:r w:rsidRPr="002D0D81">
        <w:rPr>
          <w:rFonts w:hint="eastAsia"/>
        </w:rPr>
        <w:t>V2</w:t>
      </w:r>
      <w:r w:rsidRPr="002D0D81">
        <w:rPr>
          <w:rFonts w:hint="eastAsia"/>
        </w:rPr>
        <w:t>的映射</w:t>
      </w:r>
      <w:r w:rsidRPr="002D0D81">
        <w:rPr>
          <w:rFonts w:hint="eastAsia"/>
        </w:rPr>
        <w:t>f</w:t>
      </w:r>
      <w:r w:rsidRPr="002D0D81">
        <w:rPr>
          <w:rFonts w:hint="eastAsia"/>
        </w:rPr>
        <w:t>，使得节点之间按照某一约束条件满足祖先后代关系，则称为</w:t>
      </w:r>
      <w:r w:rsidRPr="002D0D81">
        <w:rPr>
          <w:rFonts w:hint="eastAsia"/>
        </w:rPr>
        <w:t>T1</w:t>
      </w:r>
      <w:r w:rsidRPr="002D0D81">
        <w:rPr>
          <w:rFonts w:hint="eastAsia"/>
        </w:rPr>
        <w:t>与</w:t>
      </w:r>
      <w:r w:rsidRPr="002D0D81">
        <w:rPr>
          <w:rFonts w:hint="eastAsia"/>
        </w:rPr>
        <w:t>T2</w:t>
      </w:r>
      <w:r w:rsidRPr="002D0D81">
        <w:rPr>
          <w:rFonts w:hint="eastAsia"/>
        </w:rPr>
        <w:t>在</w:t>
      </w:r>
      <w:r w:rsidRPr="002D0D81">
        <w:rPr>
          <w:rFonts w:hint="eastAsia"/>
        </w:rPr>
        <w:t>f</w:t>
      </w:r>
      <w:r w:rsidRPr="002D0D81">
        <w:rPr>
          <w:rFonts w:hint="eastAsia"/>
        </w:rPr>
        <w:t>的作用下是树结构匹配的。</w:t>
      </w:r>
    </w:p>
    <w:p w14:paraId="02973040" w14:textId="77777777" w:rsidR="00AD050D" w:rsidRPr="002D0D81" w:rsidRDefault="00AD050D" w:rsidP="009671BA">
      <w:pPr>
        <w:pStyle w:val="affa"/>
        <w:spacing w:line="360" w:lineRule="auto"/>
        <w:ind w:firstLine="480"/>
      </w:pPr>
      <w:r w:rsidRPr="002D0D81">
        <w:rPr>
          <w:rFonts w:hint="eastAsia"/>
        </w:rPr>
        <w:t>对于一棵元数据标准结构树，要使查询成功，用户的查询输入就要求在结构上必须与元数据标准树的结构按照一定的映射约束条件进行成功地匹配。</w:t>
      </w:r>
    </w:p>
    <w:p w14:paraId="7D22A717" w14:textId="77777777" w:rsidR="00AD050D" w:rsidRPr="002D0D81" w:rsidRDefault="00AD050D" w:rsidP="009671BA">
      <w:pPr>
        <w:pStyle w:val="affa"/>
        <w:spacing w:line="360" w:lineRule="auto"/>
        <w:ind w:firstLine="480"/>
      </w:pPr>
      <w:r w:rsidRPr="002D0D81">
        <w:rPr>
          <w:rFonts w:hint="eastAsia"/>
        </w:rPr>
        <w:t>不同的结构映射约束条件可形成不同的匹配类型，从而可提供查全率和查准率的调节，满足不同用户的查询需求。</w:t>
      </w:r>
    </w:p>
    <w:p w14:paraId="35712521" w14:textId="77777777" w:rsidR="00AD050D" w:rsidRPr="002D0D81" w:rsidRDefault="00AD050D" w:rsidP="00607083">
      <w:pPr>
        <w:pStyle w:val="affa"/>
        <w:numPr>
          <w:ilvl w:val="0"/>
          <w:numId w:val="38"/>
        </w:numPr>
        <w:spacing w:line="360" w:lineRule="auto"/>
        <w:ind w:firstLineChars="0"/>
      </w:pPr>
      <w:r w:rsidRPr="002D0D81">
        <w:rPr>
          <w:rFonts w:hint="eastAsia"/>
        </w:rPr>
        <w:t>语义匹配</w:t>
      </w:r>
    </w:p>
    <w:p w14:paraId="50AA32A3" w14:textId="77777777" w:rsidR="00AD050D" w:rsidRPr="002D0D81" w:rsidRDefault="00AD050D" w:rsidP="009671BA">
      <w:pPr>
        <w:pStyle w:val="affa"/>
        <w:spacing w:line="360" w:lineRule="auto"/>
        <w:ind w:firstLine="480"/>
      </w:pPr>
      <w:r w:rsidRPr="002D0D81">
        <w:rPr>
          <w:rFonts w:hint="eastAsia"/>
        </w:rPr>
        <w:t>设</w:t>
      </w:r>
      <w:r w:rsidRPr="002D0D81">
        <w:rPr>
          <w:rFonts w:hint="eastAsia"/>
        </w:rPr>
        <w:t>T1=(V1, E1, root(T1)), T2=(V2, E2, root(T2))</w:t>
      </w:r>
      <w:r w:rsidRPr="002D0D81">
        <w:rPr>
          <w:rFonts w:hint="eastAsia"/>
        </w:rPr>
        <w:t>为两棵无序标签树，存在一个</w:t>
      </w:r>
      <w:r w:rsidRPr="002D0D81">
        <w:rPr>
          <w:rFonts w:hint="eastAsia"/>
        </w:rPr>
        <w:t>V1</w:t>
      </w:r>
      <w:r w:rsidRPr="002D0D81">
        <w:rPr>
          <w:rFonts w:hint="eastAsia"/>
        </w:rPr>
        <w:t>到</w:t>
      </w:r>
      <w:r w:rsidRPr="002D0D81">
        <w:rPr>
          <w:rFonts w:hint="eastAsia"/>
        </w:rPr>
        <w:t>V2</w:t>
      </w:r>
      <w:r w:rsidRPr="002D0D81">
        <w:rPr>
          <w:rFonts w:hint="eastAsia"/>
        </w:rPr>
        <w:t>的映射</w:t>
      </w:r>
      <w:r w:rsidRPr="002D0D81">
        <w:rPr>
          <w:rFonts w:hint="eastAsia"/>
        </w:rPr>
        <w:t>f,</w:t>
      </w:r>
      <w:r w:rsidRPr="002D0D81">
        <w:rPr>
          <w:rFonts w:hint="eastAsia"/>
        </w:rPr>
        <w:t>使得</w:t>
      </w:r>
      <w:r w:rsidRPr="002D0D81">
        <w:rPr>
          <w:rFonts w:hint="eastAsia"/>
        </w:rPr>
        <w:t>vEVl, f(v)EV2</w:t>
      </w:r>
      <w:r w:rsidRPr="002D0D81">
        <w:rPr>
          <w:rFonts w:hint="eastAsia"/>
        </w:rPr>
        <w:t>，若</w:t>
      </w:r>
      <w:r w:rsidRPr="002D0D81">
        <w:rPr>
          <w:rFonts w:hint="eastAsia"/>
        </w:rPr>
        <w:t>v, f(v)</w:t>
      </w:r>
      <w:r w:rsidRPr="002D0D81">
        <w:rPr>
          <w:rFonts w:hint="eastAsia"/>
        </w:rPr>
        <w:t>的标签值属于同一个同义词库，则称</w:t>
      </w:r>
      <w:r w:rsidRPr="002D0D81">
        <w:rPr>
          <w:rFonts w:hint="eastAsia"/>
        </w:rPr>
        <w:t>v</w:t>
      </w:r>
      <w:r w:rsidRPr="002D0D81">
        <w:rPr>
          <w:rFonts w:hint="eastAsia"/>
        </w:rPr>
        <w:t>与</w:t>
      </w:r>
      <w:r w:rsidRPr="002D0D81">
        <w:rPr>
          <w:rFonts w:hint="eastAsia"/>
        </w:rPr>
        <w:t>f(v)</w:t>
      </w:r>
      <w:r w:rsidRPr="002D0D81">
        <w:rPr>
          <w:rFonts w:hint="eastAsia"/>
        </w:rPr>
        <w:t>是标签语义匹配的，简称为语义匹配，记为</w:t>
      </w:r>
      <w:r w:rsidRPr="002D0D81">
        <w:t>label(v)U label(f(v))</w:t>
      </w:r>
      <w:r w:rsidRPr="002D0D81">
        <w:rPr>
          <w:rFonts w:hint="eastAsia"/>
        </w:rPr>
        <w:t>。</w:t>
      </w:r>
    </w:p>
    <w:p w14:paraId="2C657447" w14:textId="77777777" w:rsidR="00AD050D" w:rsidRPr="002D0D81" w:rsidRDefault="00AD050D" w:rsidP="009671BA">
      <w:pPr>
        <w:pStyle w:val="affa"/>
        <w:spacing w:line="360" w:lineRule="auto"/>
        <w:ind w:firstLine="480"/>
      </w:pPr>
      <w:r w:rsidRPr="002D0D81">
        <w:rPr>
          <w:rFonts w:hint="eastAsia"/>
        </w:rPr>
        <w:t>在保证树结构匹配的基础上，还必须保证查询中同义词能进行语义匹配，具体表现为查询树与数据树的标签名或标签值近似相同，从而促进查全率的提高。</w:t>
      </w:r>
    </w:p>
    <w:p w14:paraId="4B2A9232" w14:textId="77777777" w:rsidR="00AD050D" w:rsidRPr="002D0D81" w:rsidRDefault="00AD050D" w:rsidP="00183012">
      <w:pPr>
        <w:pStyle w:val="3"/>
      </w:pPr>
      <w:bookmarkStart w:id="79" w:name="_Toc16632687"/>
      <w:r w:rsidRPr="002D0D81">
        <w:rPr>
          <w:rFonts w:hint="eastAsia"/>
        </w:rPr>
        <w:t>基于本体的语义检索算法</w:t>
      </w:r>
      <w:bookmarkEnd w:id="79"/>
    </w:p>
    <w:p w14:paraId="3B37702A" w14:textId="77777777" w:rsidR="00AD050D" w:rsidRPr="002D0D81" w:rsidRDefault="00AD050D" w:rsidP="009671BA">
      <w:pPr>
        <w:pStyle w:val="affa"/>
        <w:spacing w:line="360" w:lineRule="auto"/>
        <w:ind w:firstLine="480"/>
      </w:pPr>
      <w:r w:rsidRPr="002D0D81">
        <w:rPr>
          <w:rFonts w:hint="eastAsia"/>
        </w:rPr>
        <w:t>算法思想：当在关系数据库中使用传统的关键词模糊匹配检索，不能快速高效的获取用户所需的检索结果时，就进入高级查询阶段，即本文提出的语义检索功能。</w:t>
      </w:r>
    </w:p>
    <w:p w14:paraId="58D6D997" w14:textId="77777777" w:rsidR="00AD050D" w:rsidRPr="002D0D81" w:rsidRDefault="00AD050D" w:rsidP="009671BA">
      <w:pPr>
        <w:pStyle w:val="affa"/>
        <w:spacing w:line="360" w:lineRule="auto"/>
        <w:ind w:firstLine="480"/>
      </w:pPr>
      <w:r w:rsidRPr="002D0D81">
        <w:rPr>
          <w:rFonts w:hint="eastAsia"/>
        </w:rPr>
        <w:t>语义检索强调的是基于知识的、语义上的匹配，目的就是使资产检索结果能达到更好的效果。</w:t>
      </w:r>
    </w:p>
    <w:p w14:paraId="456669FF" w14:textId="77777777" w:rsidR="00AD050D" w:rsidRPr="002D0D81" w:rsidRDefault="00AD050D" w:rsidP="009671BA">
      <w:pPr>
        <w:pStyle w:val="affa"/>
        <w:spacing w:line="360" w:lineRule="auto"/>
        <w:ind w:firstLine="480"/>
      </w:pPr>
      <w:r w:rsidRPr="002D0D81">
        <w:rPr>
          <w:rFonts w:hint="eastAsia"/>
        </w:rPr>
        <w:t>此时，对于用户的初始查询建立视图，将已建立好的本体和基本数据表作为查询对象，与领域本体中的概念进行树结构匹配或语义匹配，使得语义相关的概念被检索出来，同时通过计算语义相似度，使语义相似度满足一定阈值的概念被作为相关的概念，然后根据相似度进行排序，用户可根据自身的需求筛选出满足一</w:t>
      </w:r>
      <w:r w:rsidRPr="002D0D81">
        <w:t>阈值</w:t>
      </w:r>
      <w:r w:rsidRPr="002D0D81">
        <w:rPr>
          <w:rFonts w:hint="eastAsia"/>
        </w:rPr>
        <w:t>的节点来扩充查询表达式，查询进行重写，然后显示给用户，用来扩充查询。用户则进行二次查询，得到满意的查询结果。</w:t>
      </w:r>
    </w:p>
    <w:p w14:paraId="04FD23F2" w14:textId="77777777" w:rsidR="00AD050D" w:rsidRPr="002D0D81" w:rsidRDefault="00AD050D" w:rsidP="00607083">
      <w:pPr>
        <w:pStyle w:val="affa"/>
        <w:numPr>
          <w:ilvl w:val="0"/>
          <w:numId w:val="39"/>
        </w:numPr>
        <w:spacing w:line="360" w:lineRule="auto"/>
        <w:ind w:firstLineChars="0"/>
      </w:pPr>
      <w:r w:rsidRPr="002D0D81">
        <w:rPr>
          <w:rFonts w:hint="eastAsia"/>
        </w:rPr>
        <w:t>检索算法伪代码</w:t>
      </w:r>
    </w:p>
    <w:p w14:paraId="7E58B940" w14:textId="77777777" w:rsidR="00AD050D" w:rsidRPr="002D0D81" w:rsidRDefault="00AD050D" w:rsidP="009671BA">
      <w:pPr>
        <w:pStyle w:val="affa"/>
        <w:spacing w:line="360" w:lineRule="auto"/>
        <w:ind w:firstLine="480"/>
      </w:pPr>
      <w:r w:rsidRPr="002D0D81">
        <w:rPr>
          <w:rFonts w:hint="eastAsia"/>
        </w:rPr>
        <w:t>输入：检索关键词集合</w:t>
      </w:r>
      <w:r w:rsidRPr="002D0D81">
        <w:rPr>
          <w:rFonts w:hint="eastAsia"/>
        </w:rPr>
        <w:t>Q={q</w:t>
      </w:r>
      <w:r w:rsidRPr="002D0D81">
        <w:rPr>
          <w:rFonts w:hint="eastAsia"/>
          <w:vertAlign w:val="subscript"/>
        </w:rPr>
        <w:t>l</w:t>
      </w:r>
      <w:r w:rsidRPr="002D0D81">
        <w:rPr>
          <w:rFonts w:hint="eastAsia"/>
        </w:rPr>
        <w:t>,q</w:t>
      </w:r>
      <w:r w:rsidRPr="002D0D81">
        <w:rPr>
          <w:rFonts w:hint="eastAsia"/>
          <w:vertAlign w:val="subscript"/>
        </w:rPr>
        <w:t>2</w:t>
      </w:r>
      <w:r w:rsidRPr="002D0D81">
        <w:rPr>
          <w:rFonts w:hint="eastAsia"/>
        </w:rPr>
        <w:t>... q</w:t>
      </w:r>
      <w:r w:rsidRPr="002D0D81">
        <w:rPr>
          <w:rFonts w:hint="eastAsia"/>
          <w:vertAlign w:val="subscript"/>
        </w:rPr>
        <w:t>n</w:t>
      </w:r>
      <w:r w:rsidRPr="002D0D81">
        <w:rPr>
          <w:rFonts w:hint="eastAsia"/>
        </w:rPr>
        <w:t>}</w:t>
      </w:r>
    </w:p>
    <w:p w14:paraId="2CC7D140" w14:textId="77777777" w:rsidR="00AD050D" w:rsidRPr="002D0D81" w:rsidRDefault="00AD050D" w:rsidP="009671BA">
      <w:pPr>
        <w:pStyle w:val="affa"/>
        <w:spacing w:line="360" w:lineRule="auto"/>
        <w:ind w:firstLine="480"/>
      </w:pPr>
      <w:r w:rsidRPr="002D0D81">
        <w:rPr>
          <w:rFonts w:hint="eastAsia"/>
        </w:rPr>
        <w:t>输出：匹配资产结果集</w:t>
      </w:r>
      <w:r w:rsidRPr="002D0D81">
        <w:rPr>
          <w:rFonts w:hint="eastAsia"/>
        </w:rPr>
        <w:t>A={a</w:t>
      </w:r>
      <w:r w:rsidRPr="002D0D81">
        <w:rPr>
          <w:rFonts w:hint="eastAsia"/>
          <w:vertAlign w:val="subscript"/>
        </w:rPr>
        <w:t>l</w:t>
      </w:r>
      <w:r w:rsidRPr="002D0D81">
        <w:rPr>
          <w:rFonts w:hint="eastAsia"/>
        </w:rPr>
        <w:t>,a</w:t>
      </w:r>
      <w:r w:rsidRPr="002D0D81">
        <w:rPr>
          <w:rFonts w:hint="eastAsia"/>
          <w:vertAlign w:val="subscript"/>
        </w:rPr>
        <w:t>2</w:t>
      </w:r>
      <w:r w:rsidRPr="002D0D81">
        <w:rPr>
          <w:rFonts w:hint="eastAsia"/>
        </w:rPr>
        <w:t>...a</w:t>
      </w:r>
      <w:r w:rsidRPr="002D0D81">
        <w:rPr>
          <w:rFonts w:hint="eastAsia"/>
          <w:vertAlign w:val="subscript"/>
        </w:rPr>
        <w:t>m</w:t>
      </w:r>
      <w:r w:rsidRPr="002D0D81">
        <w:rPr>
          <w:rFonts w:hint="eastAsia"/>
        </w:rPr>
        <w:t>}</w:t>
      </w:r>
    </w:p>
    <w:p w14:paraId="08B3479D" w14:textId="77777777" w:rsidR="00AD050D" w:rsidRPr="002D0D81" w:rsidRDefault="00AD050D" w:rsidP="009671BA">
      <w:pPr>
        <w:pStyle w:val="affa"/>
        <w:spacing w:line="360" w:lineRule="auto"/>
        <w:ind w:firstLine="480"/>
      </w:pPr>
      <w:r w:rsidRPr="002D0D81">
        <w:rPr>
          <w:rFonts w:hint="eastAsia"/>
        </w:rPr>
        <w:t>算法伪代码</w:t>
      </w:r>
      <w:r w:rsidRPr="002D0D81">
        <w:rPr>
          <w:rFonts w:hint="eastAsia"/>
        </w:rPr>
        <w:t>:</w:t>
      </w:r>
    </w:p>
    <w:p w14:paraId="60CF10D3" w14:textId="77777777" w:rsidR="00AD050D" w:rsidRPr="002D0D81" w:rsidRDefault="00AD050D" w:rsidP="009671BA">
      <w:pPr>
        <w:pStyle w:val="affa"/>
        <w:spacing w:line="360" w:lineRule="auto"/>
        <w:ind w:firstLineChars="0" w:firstLine="480"/>
      </w:pPr>
      <w:r w:rsidRPr="002D0D81">
        <w:t>For all q; E {ql,q2,..q</w:t>
      </w:r>
      <w:r w:rsidRPr="002D0D81">
        <w:noBreakHyphen/>
        <w:t>)</w:t>
      </w:r>
    </w:p>
    <w:p w14:paraId="02C550BD" w14:textId="77777777" w:rsidR="00AD050D" w:rsidRPr="002D0D81" w:rsidRDefault="00AD050D" w:rsidP="009671BA">
      <w:pPr>
        <w:pStyle w:val="affa"/>
        <w:spacing w:line="360" w:lineRule="auto"/>
        <w:ind w:firstLine="480"/>
      </w:pPr>
      <w:r w:rsidRPr="002D0D81">
        <w:rPr>
          <w:rFonts w:hint="eastAsia"/>
        </w:rPr>
        <w:t>搜索资产的元信息，执行关键词匹配方法</w:t>
      </w:r>
      <w:r w:rsidRPr="002D0D81">
        <w:rPr>
          <w:rFonts w:hint="eastAsia"/>
        </w:rPr>
        <w:t>;</w:t>
      </w:r>
    </w:p>
    <w:p w14:paraId="66B70D38" w14:textId="77777777" w:rsidR="00AD050D" w:rsidRPr="002D0D81" w:rsidRDefault="00AD050D" w:rsidP="009671BA">
      <w:pPr>
        <w:pStyle w:val="affa"/>
        <w:spacing w:line="360" w:lineRule="auto"/>
        <w:ind w:firstLine="480"/>
      </w:pPr>
      <w:r w:rsidRPr="002D0D81">
        <w:rPr>
          <w:rFonts w:hint="eastAsia"/>
        </w:rPr>
        <w:t>Let I={</w:t>
      </w:r>
      <w:r w:rsidRPr="002D0D81">
        <w:rPr>
          <w:rFonts w:hint="eastAsia"/>
        </w:rPr>
        <w:t>根据</w:t>
      </w:r>
      <w:r w:rsidRPr="002D0D81">
        <w:rPr>
          <w:rFonts w:hint="eastAsia"/>
        </w:rPr>
        <w:t>q;</w:t>
      </w:r>
      <w:r w:rsidRPr="002D0D81">
        <w:rPr>
          <w:rFonts w:hint="eastAsia"/>
        </w:rPr>
        <w:t>关键词检索的初始资产检索集</w:t>
      </w:r>
      <w:r w:rsidRPr="002D0D81">
        <w:rPr>
          <w:rFonts w:hint="eastAsia"/>
        </w:rPr>
        <w:t>}</w:t>
      </w:r>
    </w:p>
    <w:p w14:paraId="1782FDC8" w14:textId="77777777" w:rsidR="00AD050D" w:rsidRPr="002D0D81" w:rsidRDefault="00AD050D" w:rsidP="009671BA">
      <w:pPr>
        <w:pStyle w:val="affa"/>
        <w:spacing w:line="360" w:lineRule="auto"/>
        <w:ind w:firstLine="480"/>
      </w:pPr>
      <w:r w:rsidRPr="002D0D81">
        <w:rPr>
          <w:rFonts w:hint="eastAsia"/>
        </w:rPr>
        <w:t xml:space="preserve">  if(</w:t>
      </w:r>
      <w:r w:rsidRPr="002D0D81">
        <w:rPr>
          <w:rFonts w:hint="eastAsia"/>
        </w:rPr>
        <w:t>用户对检索集</w:t>
      </w:r>
      <w:r w:rsidRPr="002D0D81">
        <w:rPr>
          <w:rFonts w:hint="eastAsia"/>
        </w:rPr>
        <w:t>I</w:t>
      </w:r>
      <w:r w:rsidRPr="002D0D81">
        <w:rPr>
          <w:rFonts w:hint="eastAsia"/>
        </w:rPr>
        <w:t>满意</w:t>
      </w:r>
      <w:r w:rsidRPr="002D0D81">
        <w:rPr>
          <w:rFonts w:hint="eastAsia"/>
        </w:rPr>
        <w:t>)Then {return I}</w:t>
      </w:r>
    </w:p>
    <w:p w14:paraId="174EA35F" w14:textId="77777777" w:rsidR="00AD050D" w:rsidRPr="002D0D81" w:rsidRDefault="00AD050D" w:rsidP="009671BA">
      <w:pPr>
        <w:pStyle w:val="affa"/>
        <w:spacing w:line="360" w:lineRule="auto"/>
        <w:ind w:firstLine="480"/>
      </w:pPr>
      <w:r w:rsidRPr="002D0D81">
        <w:t xml:space="preserve">    Else{</w:t>
      </w:r>
    </w:p>
    <w:p w14:paraId="3EDE3274" w14:textId="77777777" w:rsidR="00AD050D" w:rsidRPr="002D0D81" w:rsidRDefault="00AD050D" w:rsidP="009671BA">
      <w:pPr>
        <w:pStyle w:val="affa"/>
        <w:spacing w:line="360" w:lineRule="auto"/>
        <w:ind w:firstLine="480"/>
      </w:pPr>
      <w:r w:rsidRPr="002D0D81">
        <w:t xml:space="preserve">      For all qi E {q</w:t>
      </w:r>
      <w:r w:rsidRPr="002D0D81">
        <w:rPr>
          <w:vertAlign w:val="subscript"/>
        </w:rPr>
        <w:t>i</w:t>
      </w:r>
      <w:r w:rsidRPr="002D0D81">
        <w:t>,q</w:t>
      </w:r>
      <w:r w:rsidRPr="002D0D81">
        <w:rPr>
          <w:vertAlign w:val="subscript"/>
        </w:rPr>
        <w:t>2</w:t>
      </w:r>
      <w:r w:rsidRPr="002D0D81">
        <w:t>...q</w:t>
      </w:r>
      <w:r w:rsidRPr="002D0D81">
        <w:noBreakHyphen/>
        <w:t>}</w:t>
      </w:r>
    </w:p>
    <w:p w14:paraId="6D4255CB" w14:textId="77777777" w:rsidR="00AD050D" w:rsidRPr="002D0D81" w:rsidRDefault="00AD050D" w:rsidP="009671BA">
      <w:pPr>
        <w:pStyle w:val="affa"/>
        <w:spacing w:line="360" w:lineRule="auto"/>
        <w:ind w:firstLine="480"/>
      </w:pPr>
      <w:r w:rsidRPr="002D0D81">
        <w:t xml:space="preserve">        {</w:t>
      </w:r>
    </w:p>
    <w:p w14:paraId="24E23BCB" w14:textId="77777777" w:rsidR="00AD050D" w:rsidRPr="002D0D81" w:rsidRDefault="00AD050D" w:rsidP="009671BA">
      <w:pPr>
        <w:pStyle w:val="affa"/>
        <w:spacing w:line="360" w:lineRule="auto"/>
        <w:ind w:firstLine="480"/>
      </w:pPr>
      <w:r w:rsidRPr="002D0D81">
        <w:rPr>
          <w:rFonts w:hint="eastAsia"/>
        </w:rPr>
        <w:t xml:space="preserve">          </w:t>
      </w:r>
      <w:r w:rsidRPr="002D0D81">
        <w:rPr>
          <w:rFonts w:hint="eastAsia"/>
        </w:rPr>
        <w:t>在本体库的树结构中，搜索到</w:t>
      </w:r>
      <w:r w:rsidRPr="002D0D81">
        <w:rPr>
          <w:rFonts w:hint="eastAsia"/>
        </w:rPr>
        <w:t>q</w:t>
      </w:r>
      <w:r w:rsidRPr="002D0D81">
        <w:rPr>
          <w:rFonts w:hint="eastAsia"/>
          <w:vertAlign w:val="subscript"/>
        </w:rPr>
        <w:t>i</w:t>
      </w:r>
      <w:r w:rsidRPr="002D0D81">
        <w:rPr>
          <w:rFonts w:hint="eastAsia"/>
        </w:rPr>
        <w:t>的树结构模型</w:t>
      </w:r>
      <w:r w:rsidRPr="002D0D81">
        <w:rPr>
          <w:rFonts w:hint="eastAsia"/>
        </w:rPr>
        <w:t>;</w:t>
      </w:r>
    </w:p>
    <w:p w14:paraId="161C95B8" w14:textId="77777777" w:rsidR="00AD050D" w:rsidRPr="002D0D81" w:rsidRDefault="00AD050D" w:rsidP="009671BA">
      <w:pPr>
        <w:pStyle w:val="affa"/>
        <w:spacing w:line="360" w:lineRule="auto"/>
        <w:ind w:firstLine="480"/>
      </w:pPr>
      <w:r w:rsidRPr="002D0D81">
        <w:rPr>
          <w:rFonts w:hint="eastAsia"/>
        </w:rPr>
        <w:t xml:space="preserve">          MOdelRDB</w:t>
      </w:r>
      <w:r w:rsidRPr="002D0D81">
        <w:rPr>
          <w:rFonts w:hint="eastAsia"/>
        </w:rPr>
        <w:t>类创建一个</w:t>
      </w:r>
      <w:r w:rsidRPr="002D0D81">
        <w:rPr>
          <w:rFonts w:hint="eastAsia"/>
        </w:rPr>
        <w:t>model</w:t>
      </w:r>
      <w:r w:rsidRPr="002D0D81">
        <w:rPr>
          <w:rFonts w:hint="eastAsia"/>
        </w:rPr>
        <w:t>实例；</w:t>
      </w:r>
    </w:p>
    <w:p w14:paraId="61A86572" w14:textId="77777777" w:rsidR="00AD050D" w:rsidRPr="002D0D81" w:rsidRDefault="00AD050D" w:rsidP="009671BA">
      <w:pPr>
        <w:pStyle w:val="affa"/>
        <w:spacing w:line="360" w:lineRule="auto"/>
        <w:ind w:firstLine="480"/>
      </w:pPr>
      <w:r w:rsidRPr="002D0D81">
        <w:rPr>
          <w:rFonts w:hint="eastAsia"/>
        </w:rPr>
        <w:t xml:space="preserve">          </w:t>
      </w:r>
      <w:r w:rsidRPr="002D0D81">
        <w:rPr>
          <w:rFonts w:hint="eastAsia"/>
        </w:rPr>
        <w:t>使用</w:t>
      </w:r>
      <w:r w:rsidRPr="002D0D81">
        <w:rPr>
          <w:rFonts w:hint="eastAsia"/>
        </w:rPr>
        <w:t>Reasoner</w:t>
      </w:r>
      <w:r w:rsidRPr="002D0D81">
        <w:rPr>
          <w:rFonts w:hint="eastAsia"/>
        </w:rPr>
        <w:t>类创建一个推理机实例并且与提取出的本体模型</w:t>
      </w:r>
    </w:p>
    <w:p w14:paraId="1448A9B2" w14:textId="77777777" w:rsidR="00AD050D" w:rsidRPr="002D0D81" w:rsidRDefault="00AD050D" w:rsidP="009671BA">
      <w:pPr>
        <w:pStyle w:val="affa"/>
        <w:spacing w:line="360" w:lineRule="auto"/>
        <w:ind w:firstLine="480"/>
      </w:pPr>
      <w:r w:rsidRPr="002D0D81">
        <w:rPr>
          <w:rFonts w:hint="eastAsia"/>
        </w:rPr>
        <w:t xml:space="preserve">      </w:t>
      </w:r>
      <w:r w:rsidRPr="002D0D81">
        <w:rPr>
          <w:rFonts w:hint="eastAsia"/>
        </w:rPr>
        <w:t>进行捆绑；</w:t>
      </w:r>
    </w:p>
    <w:p w14:paraId="42A2DEFD" w14:textId="77777777" w:rsidR="00AD050D" w:rsidRPr="002D0D81" w:rsidRDefault="00AD050D" w:rsidP="009671BA">
      <w:pPr>
        <w:pStyle w:val="affa"/>
        <w:spacing w:line="360" w:lineRule="auto"/>
        <w:ind w:firstLine="480"/>
      </w:pPr>
      <w:r w:rsidRPr="002D0D81">
        <w:rPr>
          <w:rFonts w:hint="eastAsia"/>
        </w:rPr>
        <w:t xml:space="preserve">          ModelFactory</w:t>
      </w:r>
      <w:r w:rsidRPr="002D0D81">
        <w:rPr>
          <w:rFonts w:hint="eastAsia"/>
        </w:rPr>
        <w:t>类的</w:t>
      </w:r>
      <w:r w:rsidRPr="002D0D81">
        <w:rPr>
          <w:rFonts w:hint="eastAsia"/>
        </w:rPr>
        <w:t>createInflVIodel</w:t>
      </w:r>
      <w:r w:rsidRPr="002D0D81">
        <w:rPr>
          <w:rFonts w:hint="eastAsia"/>
        </w:rPr>
        <w:t>方法进行推理；</w:t>
      </w:r>
    </w:p>
    <w:p w14:paraId="7D517B21" w14:textId="77777777" w:rsidR="00AD050D" w:rsidRPr="002D0D81" w:rsidRDefault="00AD050D" w:rsidP="009671BA">
      <w:pPr>
        <w:pStyle w:val="affa"/>
        <w:spacing w:line="360" w:lineRule="auto"/>
        <w:ind w:firstLine="480"/>
      </w:pPr>
      <w:r w:rsidRPr="002D0D81">
        <w:rPr>
          <w:rFonts w:hint="eastAsia"/>
        </w:rPr>
        <w:t xml:space="preserve">          </w:t>
      </w:r>
      <w:r w:rsidRPr="002D0D81">
        <w:rPr>
          <w:rFonts w:hint="eastAsia"/>
        </w:rPr>
        <w:t>推理结果集保存在</w:t>
      </w:r>
      <w:r w:rsidRPr="002D0D81">
        <w:rPr>
          <w:rFonts w:hint="eastAsia"/>
        </w:rPr>
        <w:t>InfModel</w:t>
      </w:r>
      <w:r w:rsidRPr="002D0D81">
        <w:rPr>
          <w:rFonts w:hint="eastAsia"/>
        </w:rPr>
        <w:t>类的实例中；</w:t>
      </w:r>
    </w:p>
    <w:p w14:paraId="39ED9E6B" w14:textId="77777777" w:rsidR="00AD050D" w:rsidRPr="002D0D81" w:rsidRDefault="00AD050D" w:rsidP="009671BA">
      <w:pPr>
        <w:pStyle w:val="affa"/>
        <w:spacing w:line="360" w:lineRule="auto"/>
        <w:ind w:firstLine="480"/>
      </w:pPr>
      <w:r w:rsidRPr="002D0D81">
        <w:rPr>
          <w:rFonts w:hint="eastAsia"/>
        </w:rPr>
        <w:t xml:space="preserve">          </w:t>
      </w:r>
      <w:r w:rsidRPr="002D0D81">
        <w:rPr>
          <w:rFonts w:hint="eastAsia"/>
        </w:rPr>
        <w:t>调用</w:t>
      </w:r>
      <w:r w:rsidRPr="002D0D81">
        <w:rPr>
          <w:rFonts w:hint="eastAsia"/>
        </w:rPr>
        <w:t>REWRITE</w:t>
      </w:r>
      <w:r w:rsidRPr="002D0D81">
        <w:rPr>
          <w:rFonts w:hint="eastAsia"/>
        </w:rPr>
        <w:t>算法进行语义查询重写，返回扩展后的查询关键</w:t>
      </w:r>
    </w:p>
    <w:p w14:paraId="6BE34B68" w14:textId="77777777" w:rsidR="00AD050D" w:rsidRPr="002D0D81" w:rsidRDefault="00AD050D" w:rsidP="009671BA">
      <w:pPr>
        <w:pStyle w:val="affa"/>
        <w:spacing w:line="360" w:lineRule="auto"/>
        <w:ind w:firstLine="480"/>
      </w:pPr>
      <w:r w:rsidRPr="002D0D81">
        <w:rPr>
          <w:rFonts w:hint="eastAsia"/>
        </w:rPr>
        <w:t xml:space="preserve">      </w:t>
      </w:r>
      <w:r w:rsidRPr="002D0D81">
        <w:rPr>
          <w:rFonts w:hint="eastAsia"/>
        </w:rPr>
        <w:t>词集合</w:t>
      </w:r>
      <w:r w:rsidRPr="002D0D81">
        <w:rPr>
          <w:rFonts w:hint="eastAsia"/>
        </w:rPr>
        <w:t>Q</w:t>
      </w:r>
      <w:r w:rsidRPr="002D0D81">
        <w:rPr>
          <w:rFonts w:hint="eastAsia"/>
        </w:rPr>
        <w:t>’</w:t>
      </w:r>
      <w:r w:rsidRPr="002D0D81">
        <w:rPr>
          <w:rFonts w:hint="eastAsia"/>
        </w:rPr>
        <w:t>={q</w:t>
      </w:r>
      <w:r w:rsidRPr="002D0D81">
        <w:rPr>
          <w:rFonts w:hint="eastAsia"/>
          <w:vertAlign w:val="subscript"/>
        </w:rPr>
        <w:t>ii</w:t>
      </w:r>
      <w:r w:rsidRPr="002D0D81">
        <w:rPr>
          <w:rFonts w:hint="eastAsia"/>
        </w:rPr>
        <w:t>'</w:t>
      </w:r>
      <w:r w:rsidRPr="002D0D81">
        <w:rPr>
          <w:rFonts w:hint="eastAsia"/>
        </w:rPr>
        <w:t>，</w:t>
      </w:r>
      <w:r w:rsidRPr="002D0D81">
        <w:rPr>
          <w:rFonts w:hint="eastAsia"/>
        </w:rPr>
        <w:t>q</w:t>
      </w:r>
      <w:r w:rsidRPr="002D0D81">
        <w:rPr>
          <w:rFonts w:hint="eastAsia"/>
          <w:vertAlign w:val="subscript"/>
        </w:rPr>
        <w:t>i2</w:t>
      </w:r>
      <w:r w:rsidRPr="002D0D81">
        <w:rPr>
          <w:rFonts w:hint="eastAsia"/>
        </w:rPr>
        <w:t>'. .. q</w:t>
      </w:r>
      <w:r w:rsidRPr="002D0D81">
        <w:rPr>
          <w:rFonts w:hint="eastAsia"/>
          <w:vertAlign w:val="subscript"/>
        </w:rPr>
        <w:t>in</w:t>
      </w:r>
      <w:r w:rsidRPr="002D0D81">
        <w:rPr>
          <w:rFonts w:hint="eastAsia"/>
        </w:rPr>
        <w:t>'};</w:t>
      </w:r>
    </w:p>
    <w:p w14:paraId="09D0BB23" w14:textId="77777777" w:rsidR="00AD050D" w:rsidRPr="002D0D81" w:rsidRDefault="00AD050D" w:rsidP="009671BA">
      <w:pPr>
        <w:pStyle w:val="affa"/>
        <w:spacing w:line="360" w:lineRule="auto"/>
        <w:ind w:firstLine="480"/>
      </w:pPr>
      <w:r w:rsidRPr="002D0D81">
        <w:rPr>
          <w:rFonts w:hint="eastAsia"/>
        </w:rPr>
        <w:t>输入值￡</w:t>
      </w:r>
      <w:r w:rsidRPr="002D0D81">
        <w:rPr>
          <w:rFonts w:hint="eastAsia"/>
        </w:rPr>
        <w:t>;</w:t>
      </w:r>
    </w:p>
    <w:p w14:paraId="27A7E5FD" w14:textId="77777777" w:rsidR="00AD050D" w:rsidRPr="002D0D81" w:rsidRDefault="00AD050D" w:rsidP="009671BA">
      <w:pPr>
        <w:pStyle w:val="affa"/>
        <w:spacing w:line="360" w:lineRule="auto"/>
        <w:ind w:firstLine="480"/>
      </w:pPr>
      <w:r w:rsidRPr="002D0D81">
        <w:rPr>
          <w:rFonts w:hint="eastAsia"/>
        </w:rPr>
        <w:t>Let qi'</w:t>
      </w:r>
      <w:r w:rsidRPr="002D0D81">
        <w:rPr>
          <w:rFonts w:hint="eastAsia"/>
        </w:rPr>
        <w:t>为扩展后选取的查询关键词集</w:t>
      </w:r>
      <w:r w:rsidRPr="002D0D81">
        <w:rPr>
          <w:rFonts w:hint="eastAsia"/>
        </w:rPr>
        <w:t>;</w:t>
      </w:r>
    </w:p>
    <w:p w14:paraId="6F2EDE31" w14:textId="77777777" w:rsidR="00AD050D" w:rsidRPr="002D0D81" w:rsidRDefault="00AD050D" w:rsidP="009671BA">
      <w:pPr>
        <w:pStyle w:val="affa"/>
        <w:spacing w:line="360" w:lineRule="auto"/>
        <w:ind w:firstLine="480"/>
      </w:pPr>
      <w:r w:rsidRPr="002D0D81">
        <w:rPr>
          <w:rFonts w:hint="eastAsia"/>
        </w:rPr>
        <w:t>For all qij' E{q</w:t>
      </w:r>
      <w:r w:rsidRPr="002D0D81">
        <w:rPr>
          <w:rFonts w:hint="eastAsia"/>
          <w:vertAlign w:val="subscript"/>
        </w:rPr>
        <w:t>i j</w:t>
      </w:r>
      <w:r w:rsidRPr="002D0D81">
        <w:rPr>
          <w:rFonts w:hint="eastAsia"/>
        </w:rPr>
        <w:t>’，</w:t>
      </w:r>
      <w:r w:rsidRPr="002D0D81">
        <w:rPr>
          <w:rFonts w:hint="eastAsia"/>
        </w:rPr>
        <w:t>q</w:t>
      </w:r>
      <w:r w:rsidRPr="002D0D81">
        <w:rPr>
          <w:rFonts w:hint="eastAsia"/>
          <w:vertAlign w:val="subscript"/>
        </w:rPr>
        <w:t>j</w:t>
      </w:r>
      <w:r w:rsidRPr="002D0D81">
        <w:rPr>
          <w:rFonts w:hint="eastAsia"/>
        </w:rPr>
        <w:t>}</w:t>
      </w:r>
      <w:r w:rsidRPr="002D0D81">
        <w:rPr>
          <w:rFonts w:hint="eastAsia"/>
        </w:rPr>
        <w:t>…</w:t>
      </w:r>
      <w:r w:rsidRPr="002D0D81">
        <w:rPr>
          <w:rFonts w:hint="eastAsia"/>
        </w:rPr>
        <w:t>q</w:t>
      </w:r>
      <w:r w:rsidRPr="002D0D81">
        <w:rPr>
          <w:rFonts w:hint="eastAsia"/>
          <w:vertAlign w:val="subscript"/>
        </w:rPr>
        <w:t>in</w:t>
      </w:r>
      <w:r w:rsidRPr="002D0D81">
        <w:rPr>
          <w:rFonts w:hint="eastAsia"/>
        </w:rPr>
        <w:t>}</w:t>
      </w:r>
    </w:p>
    <w:p w14:paraId="740F0259" w14:textId="77777777" w:rsidR="00AD050D" w:rsidRPr="002D0D81" w:rsidRDefault="00AD050D" w:rsidP="009671BA">
      <w:pPr>
        <w:pStyle w:val="affa"/>
        <w:spacing w:line="360" w:lineRule="auto"/>
        <w:ind w:firstLine="480"/>
      </w:pPr>
      <w:r w:rsidRPr="002D0D81">
        <w:t>{</w:t>
      </w:r>
    </w:p>
    <w:p w14:paraId="7ED9F69B" w14:textId="77777777" w:rsidR="00AD050D" w:rsidRPr="002D0D81" w:rsidRDefault="00AD050D" w:rsidP="009671BA">
      <w:pPr>
        <w:pStyle w:val="affa"/>
        <w:spacing w:line="360" w:lineRule="auto"/>
        <w:ind w:firstLine="480"/>
      </w:pPr>
      <w:r w:rsidRPr="002D0D81">
        <w:rPr>
          <w:rFonts w:hint="eastAsia"/>
        </w:rPr>
        <w:t xml:space="preserve">            </w:t>
      </w:r>
      <w:r w:rsidRPr="002D0D81">
        <w:rPr>
          <w:rFonts w:hint="eastAsia"/>
        </w:rPr>
        <w:t>计算</w:t>
      </w:r>
      <w:r w:rsidRPr="002D0D81">
        <w:rPr>
          <w:rFonts w:hint="eastAsia"/>
        </w:rPr>
        <w:t>q</w:t>
      </w:r>
      <w:r w:rsidRPr="002D0D81">
        <w:rPr>
          <w:rFonts w:hint="eastAsia"/>
          <w:vertAlign w:val="subscript"/>
        </w:rPr>
        <w:t>i</w:t>
      </w:r>
      <w:r w:rsidRPr="002D0D81">
        <w:rPr>
          <w:rFonts w:hint="eastAsia"/>
        </w:rPr>
        <w:t>与</w:t>
      </w:r>
      <w:r w:rsidRPr="002D0D81">
        <w:rPr>
          <w:rFonts w:hint="eastAsia"/>
        </w:rPr>
        <w:t>q</w:t>
      </w:r>
      <w:r w:rsidRPr="002D0D81">
        <w:rPr>
          <w:rFonts w:hint="eastAsia"/>
          <w:vertAlign w:val="subscript"/>
        </w:rPr>
        <w:t>i</w:t>
      </w:r>
      <w:r w:rsidRPr="002D0D81">
        <w:rPr>
          <w:rFonts w:hint="eastAsia"/>
        </w:rPr>
        <w:t>’的语义相关度</w:t>
      </w:r>
      <w:r w:rsidRPr="002D0D81">
        <w:rPr>
          <w:rFonts w:hint="eastAsia"/>
        </w:rPr>
        <w:t>sim (qi, qij' );</w:t>
      </w:r>
    </w:p>
    <w:p w14:paraId="0AD69644" w14:textId="77777777" w:rsidR="00AD050D" w:rsidRPr="002D0D81" w:rsidRDefault="00AD050D" w:rsidP="009671BA">
      <w:pPr>
        <w:pStyle w:val="affa"/>
        <w:spacing w:line="360" w:lineRule="auto"/>
        <w:ind w:firstLine="480"/>
      </w:pPr>
      <w:r w:rsidRPr="002D0D81">
        <w:rPr>
          <w:rFonts w:hint="eastAsia"/>
        </w:rPr>
        <w:t xml:space="preserve">              If(Sim(qi</w:t>
      </w:r>
      <w:r w:rsidRPr="002D0D81">
        <w:rPr>
          <w:rFonts w:hint="eastAsia"/>
        </w:rPr>
        <w:t>，</w:t>
      </w:r>
      <w:r w:rsidRPr="002D0D81">
        <w:rPr>
          <w:rFonts w:hint="eastAsia"/>
        </w:rPr>
        <w:t>qij</w:t>
      </w:r>
      <w:r w:rsidRPr="002D0D81">
        <w:rPr>
          <w:rFonts w:hint="eastAsia"/>
        </w:rPr>
        <w:t>’</w:t>
      </w:r>
      <w:r w:rsidRPr="002D0D81">
        <w:rPr>
          <w:rFonts w:hint="eastAsia"/>
        </w:rPr>
        <w:t>)&gt;</w:t>
      </w:r>
      <w:r w:rsidRPr="002D0D81">
        <w:rPr>
          <w:rFonts w:hint="eastAsia"/>
        </w:rPr>
        <w:t>“</w:t>
      </w:r>
      <w:r w:rsidRPr="002D0D81">
        <w:rPr>
          <w:rFonts w:hint="eastAsia"/>
        </w:rPr>
        <w:t>) then</w:t>
      </w:r>
    </w:p>
    <w:p w14:paraId="654F6F37" w14:textId="77777777" w:rsidR="00AD050D" w:rsidRPr="002D0D81" w:rsidRDefault="00AD050D" w:rsidP="009671BA">
      <w:pPr>
        <w:pStyle w:val="affa"/>
        <w:spacing w:line="360" w:lineRule="auto"/>
        <w:ind w:firstLine="480"/>
      </w:pPr>
      <w:r w:rsidRPr="002D0D81">
        <w:rPr>
          <w:rFonts w:hint="eastAsia"/>
        </w:rPr>
        <w:t xml:space="preserve">              </w:t>
      </w:r>
      <w:r w:rsidRPr="002D0D81">
        <w:rPr>
          <w:rFonts w:hint="eastAsia"/>
        </w:rPr>
        <w:t>查询关键词扩展为</w:t>
      </w:r>
      <w:r w:rsidRPr="002D0D81">
        <w:rPr>
          <w:rFonts w:hint="eastAsia"/>
        </w:rPr>
        <w:t>q</w:t>
      </w:r>
      <w:r w:rsidRPr="002D0D81">
        <w:rPr>
          <w:rFonts w:hint="eastAsia"/>
          <w:vertAlign w:val="subscript"/>
        </w:rPr>
        <w:t>i</w:t>
      </w:r>
      <w:r w:rsidRPr="002D0D81">
        <w:rPr>
          <w:rFonts w:hint="eastAsia"/>
        </w:rPr>
        <w:t>’一</w:t>
      </w:r>
      <w:r w:rsidRPr="002D0D81">
        <w:rPr>
          <w:rFonts w:hint="eastAsia"/>
        </w:rPr>
        <w:t>q</w:t>
      </w:r>
      <w:r w:rsidRPr="002D0D81">
        <w:rPr>
          <w:rFonts w:hint="eastAsia"/>
          <w:vertAlign w:val="subscript"/>
        </w:rPr>
        <w:t>i</w:t>
      </w:r>
      <w:r w:rsidRPr="002D0D81">
        <w:rPr>
          <w:rFonts w:hint="eastAsia"/>
        </w:rPr>
        <w:t>, U q</w:t>
      </w:r>
      <w:r w:rsidRPr="002D0D81">
        <w:rPr>
          <w:rFonts w:hint="eastAsia"/>
          <w:vertAlign w:val="subscript"/>
        </w:rPr>
        <w:t>ijl</w:t>
      </w:r>
    </w:p>
    <w:p w14:paraId="336A79E2" w14:textId="77777777" w:rsidR="00AD050D" w:rsidRPr="002D0D81" w:rsidRDefault="00AD050D" w:rsidP="009671BA">
      <w:pPr>
        <w:pStyle w:val="affa"/>
        <w:spacing w:line="360" w:lineRule="auto"/>
        <w:ind w:firstLine="480"/>
      </w:pPr>
      <w:r w:rsidRPr="002D0D81">
        <w:rPr>
          <w:rFonts w:hint="eastAsia"/>
        </w:rPr>
        <w:t xml:space="preserve">            </w:t>
      </w:r>
      <w:r w:rsidRPr="002D0D81">
        <w:rPr>
          <w:rFonts w:hint="eastAsia"/>
        </w:rPr>
        <w:t>根据查询关键词</w:t>
      </w:r>
      <w:r w:rsidRPr="002D0D81">
        <w:rPr>
          <w:rFonts w:hint="eastAsia"/>
        </w:rPr>
        <w:t>q</w:t>
      </w:r>
      <w:r w:rsidRPr="002D0D81">
        <w:rPr>
          <w:rFonts w:hint="eastAsia"/>
          <w:vertAlign w:val="subscript"/>
        </w:rPr>
        <w:t>i</w:t>
      </w:r>
      <w:r w:rsidRPr="002D0D81">
        <w:rPr>
          <w:vertAlign w:val="subscript"/>
        </w:rPr>
        <w:t>j</w:t>
      </w:r>
      <w:r w:rsidRPr="002D0D81">
        <w:rPr>
          <w:rFonts w:hint="eastAsia"/>
        </w:rPr>
        <w:t>，用</w:t>
      </w:r>
      <w:r w:rsidRPr="002D0D81">
        <w:rPr>
          <w:rFonts w:hint="eastAsia"/>
        </w:rPr>
        <w:t>RDQL (RDF Query Language)</w:t>
      </w:r>
      <w:r w:rsidRPr="002D0D81">
        <w:rPr>
          <w:rFonts w:hint="eastAsia"/>
        </w:rPr>
        <w:t>查询</w:t>
      </w:r>
    </w:p>
    <w:p w14:paraId="16D291F8" w14:textId="77777777" w:rsidR="00AD050D" w:rsidRPr="002D0D81" w:rsidRDefault="00AD050D" w:rsidP="009671BA">
      <w:pPr>
        <w:pStyle w:val="affa"/>
        <w:spacing w:line="360" w:lineRule="auto"/>
        <w:ind w:firstLine="480"/>
      </w:pPr>
      <w:r w:rsidRPr="002D0D81">
        <w:rPr>
          <w:rFonts w:hint="eastAsia"/>
        </w:rPr>
        <w:t xml:space="preserve">          </w:t>
      </w:r>
      <w:r w:rsidRPr="002D0D81">
        <w:rPr>
          <w:rFonts w:hint="eastAsia"/>
        </w:rPr>
        <w:t>关系数据库，获取匹配的资产值</w:t>
      </w:r>
      <w:r w:rsidRPr="002D0D81">
        <w:rPr>
          <w:rFonts w:hint="eastAsia"/>
        </w:rPr>
        <w:t>;</w:t>
      </w:r>
    </w:p>
    <w:p w14:paraId="273699C8" w14:textId="77777777" w:rsidR="00AD050D" w:rsidRPr="002D0D81" w:rsidRDefault="00AD050D" w:rsidP="009671BA">
      <w:pPr>
        <w:pStyle w:val="affa"/>
        <w:spacing w:line="360" w:lineRule="auto"/>
        <w:ind w:firstLine="480"/>
      </w:pPr>
      <w:r w:rsidRPr="002D0D81">
        <w:t xml:space="preserve">    Let ai=id;</w:t>
      </w:r>
    </w:p>
    <w:p w14:paraId="74B65A74" w14:textId="77777777" w:rsidR="00AD050D" w:rsidRPr="002D0D81" w:rsidRDefault="00AD050D" w:rsidP="009671BA">
      <w:pPr>
        <w:pStyle w:val="affa"/>
        <w:spacing w:line="360" w:lineRule="auto"/>
        <w:ind w:firstLine="480"/>
      </w:pPr>
      <w:r w:rsidRPr="002D0D81">
        <w:t>Return ai; }</w:t>
      </w:r>
    </w:p>
    <w:p w14:paraId="12B91B50" w14:textId="77777777" w:rsidR="00AD050D" w:rsidRPr="002D0D81" w:rsidRDefault="00AD050D" w:rsidP="00607083">
      <w:pPr>
        <w:pStyle w:val="affa"/>
        <w:numPr>
          <w:ilvl w:val="0"/>
          <w:numId w:val="39"/>
        </w:numPr>
        <w:spacing w:line="360" w:lineRule="auto"/>
        <w:ind w:firstLineChars="0"/>
      </w:pPr>
      <w:r w:rsidRPr="002D0D81">
        <w:rPr>
          <w:rFonts w:hint="eastAsia"/>
        </w:rPr>
        <w:t>检索过程分析</w:t>
      </w:r>
    </w:p>
    <w:p w14:paraId="6259999D" w14:textId="77777777" w:rsidR="00AD050D" w:rsidRPr="002D0D81" w:rsidRDefault="00AD050D" w:rsidP="009671BA">
      <w:pPr>
        <w:pStyle w:val="affa"/>
        <w:spacing w:line="360" w:lineRule="auto"/>
        <w:ind w:firstLine="480"/>
      </w:pPr>
      <w:r w:rsidRPr="002D0D81">
        <w:rPr>
          <w:rFonts w:hint="eastAsia"/>
        </w:rPr>
        <w:t>上述检索算法包含以下检索步骤：</w:t>
      </w:r>
    </w:p>
    <w:p w14:paraId="2266F5CD" w14:textId="77777777" w:rsidR="00AD050D" w:rsidRPr="002D0D81" w:rsidRDefault="00AD050D" w:rsidP="009671BA">
      <w:pPr>
        <w:pStyle w:val="affa"/>
        <w:spacing w:line="360" w:lineRule="auto"/>
        <w:ind w:firstLineChars="0" w:firstLine="480"/>
      </w:pPr>
      <w:r w:rsidRPr="002D0D81">
        <w:rPr>
          <w:rFonts w:hint="eastAsia"/>
        </w:rPr>
        <w:t>步骤</w:t>
      </w:r>
      <w:r w:rsidRPr="002D0D81">
        <w:rPr>
          <w:rFonts w:hint="eastAsia"/>
        </w:rPr>
        <w:t>1</w:t>
      </w:r>
      <w:r w:rsidRPr="002D0D81">
        <w:rPr>
          <w:rFonts w:hint="eastAsia"/>
        </w:rPr>
        <w:t>：用户查询接口获取用户提出的查询请求信息并传递给查询构建模块；</w:t>
      </w:r>
    </w:p>
    <w:p w14:paraId="62F0842D" w14:textId="77777777" w:rsidR="00AD050D" w:rsidRPr="002D0D81" w:rsidRDefault="00AD050D" w:rsidP="009671BA">
      <w:pPr>
        <w:pStyle w:val="affa"/>
        <w:spacing w:line="360" w:lineRule="auto"/>
        <w:ind w:firstLine="480"/>
      </w:pPr>
      <w:r w:rsidRPr="002D0D81">
        <w:rPr>
          <w:rFonts w:hint="eastAsia"/>
        </w:rPr>
        <w:t>步骤</w:t>
      </w:r>
      <w:r w:rsidRPr="002D0D81">
        <w:rPr>
          <w:rFonts w:hint="eastAsia"/>
        </w:rPr>
        <w:t>2</w:t>
      </w:r>
      <w:r w:rsidRPr="002D0D81">
        <w:rPr>
          <w:rFonts w:hint="eastAsia"/>
        </w:rPr>
        <w:t>：查询构建模块判断用户是否有更高级的查询需求，否则，直接进行关键词模糊匹配检索；</w:t>
      </w:r>
    </w:p>
    <w:p w14:paraId="400B8FDC" w14:textId="77777777" w:rsidR="00AD050D" w:rsidRPr="002D0D81" w:rsidRDefault="00AD050D" w:rsidP="009671BA">
      <w:pPr>
        <w:pStyle w:val="affa"/>
        <w:spacing w:line="360" w:lineRule="auto"/>
        <w:ind w:firstLine="480"/>
      </w:pPr>
      <w:r w:rsidRPr="002D0D81">
        <w:rPr>
          <w:rFonts w:hint="eastAsia"/>
        </w:rPr>
        <w:t>步骤</w:t>
      </w:r>
      <w:r w:rsidRPr="002D0D81">
        <w:rPr>
          <w:rFonts w:hint="eastAsia"/>
        </w:rPr>
        <w:t>3</w:t>
      </w:r>
      <w:r w:rsidRPr="002D0D81">
        <w:rPr>
          <w:rFonts w:hint="eastAsia"/>
        </w:rPr>
        <w:t>：若检索结果未能满足用户需求，查询构建模块将检索关键词交给本体推理引擎，则其根据本体中定义的概念及概念之间的关系给出推理结果；</w:t>
      </w:r>
    </w:p>
    <w:p w14:paraId="169AB8C6" w14:textId="77777777" w:rsidR="00AD050D" w:rsidRPr="002D0D81" w:rsidRDefault="00AD050D" w:rsidP="009671BA">
      <w:pPr>
        <w:pStyle w:val="affa"/>
        <w:spacing w:line="360" w:lineRule="auto"/>
        <w:ind w:firstLine="480"/>
      </w:pPr>
      <w:r w:rsidRPr="002D0D81">
        <w:rPr>
          <w:rFonts w:hint="eastAsia"/>
        </w:rPr>
        <w:t>步骤</w:t>
      </w:r>
      <w:r w:rsidRPr="002D0D81">
        <w:rPr>
          <w:rFonts w:hint="eastAsia"/>
        </w:rPr>
        <w:t>4</w:t>
      </w:r>
      <w:r w:rsidRPr="002D0D81">
        <w:rPr>
          <w:rFonts w:hint="eastAsia"/>
        </w:rPr>
        <w:t>：查询处理模块根据推理结果对查询请求进行改写，根据语义匹配方法，得到相关关键词的本体实例集；</w:t>
      </w:r>
    </w:p>
    <w:p w14:paraId="48AF5334" w14:textId="77777777" w:rsidR="00AD050D" w:rsidRPr="002D0D81" w:rsidRDefault="00AD050D" w:rsidP="009671BA">
      <w:pPr>
        <w:pStyle w:val="affa"/>
        <w:spacing w:line="360" w:lineRule="auto"/>
        <w:ind w:firstLine="480"/>
      </w:pPr>
      <w:r w:rsidRPr="002D0D81">
        <w:rPr>
          <w:rFonts w:hint="eastAsia"/>
        </w:rPr>
        <w:t>步骤</w:t>
      </w:r>
      <w:r w:rsidRPr="002D0D81">
        <w:rPr>
          <w:rFonts w:hint="eastAsia"/>
        </w:rPr>
        <w:t>5</w:t>
      </w:r>
      <w:r w:rsidRPr="002D0D81">
        <w:rPr>
          <w:rFonts w:hint="eastAsia"/>
        </w:rPr>
        <w:t>：给定阈值，计算语义相似度，将阈值符合语义相似度范围内的查询关键词返回</w:t>
      </w:r>
      <w:r w:rsidRPr="002D0D81">
        <w:rPr>
          <w:rFonts w:hint="eastAsia"/>
        </w:rPr>
        <w:t>;</w:t>
      </w:r>
    </w:p>
    <w:p w14:paraId="0917D27A" w14:textId="77777777" w:rsidR="00AD050D" w:rsidRPr="002D0D81" w:rsidRDefault="00AD050D" w:rsidP="009671BA">
      <w:pPr>
        <w:pStyle w:val="affa"/>
        <w:spacing w:line="360" w:lineRule="auto"/>
        <w:ind w:firstLine="480"/>
      </w:pPr>
      <w:r w:rsidRPr="002D0D81">
        <w:rPr>
          <w:rFonts w:hint="eastAsia"/>
        </w:rPr>
        <w:t>步骤</w:t>
      </w:r>
      <w:r w:rsidRPr="002D0D81">
        <w:rPr>
          <w:rFonts w:hint="eastAsia"/>
        </w:rPr>
        <w:t>6</w:t>
      </w:r>
      <w:r w:rsidRPr="002D0D81">
        <w:rPr>
          <w:rFonts w:hint="eastAsia"/>
        </w:rPr>
        <w:t>：返回改写过的查询语句，使用搜索代理，通过资产描述文件及数据库中的相关资产的元信息，在资产库中进行搜索；</w:t>
      </w:r>
    </w:p>
    <w:p w14:paraId="71F24AF7" w14:textId="77777777" w:rsidR="00AD050D" w:rsidRPr="002D0D81" w:rsidRDefault="00AD050D" w:rsidP="009671BA">
      <w:pPr>
        <w:pStyle w:val="affa"/>
        <w:spacing w:line="360" w:lineRule="auto"/>
        <w:ind w:firstLine="480"/>
      </w:pPr>
      <w:r w:rsidRPr="002D0D81">
        <w:rPr>
          <w:rFonts w:hint="eastAsia"/>
        </w:rPr>
        <w:t>步骤</w:t>
      </w:r>
      <w:r w:rsidRPr="002D0D81">
        <w:rPr>
          <w:rFonts w:hint="eastAsia"/>
        </w:rPr>
        <w:t>7</w:t>
      </w:r>
      <w:r w:rsidRPr="002D0D81">
        <w:rPr>
          <w:rFonts w:hint="eastAsia"/>
        </w:rPr>
        <w:t>：查询处理模块将搜索结果返回给用户。</w:t>
      </w:r>
    </w:p>
    <w:p w14:paraId="7732CBDB" w14:textId="77777777" w:rsidR="00AD050D" w:rsidRPr="002D0D81" w:rsidRDefault="00AD050D" w:rsidP="009671BA">
      <w:pPr>
        <w:pStyle w:val="affa"/>
        <w:spacing w:line="360" w:lineRule="auto"/>
        <w:ind w:firstLine="480"/>
      </w:pPr>
      <w:r w:rsidRPr="002D0D81">
        <w:rPr>
          <w:rFonts w:hint="eastAsia"/>
        </w:rPr>
        <w:t>通过语义查询重写算法可以检索到语义上与查询条件相符的结果，其中，语义关系包括同义关系、近义关系、可以进一步扩展为上下位关系。</w:t>
      </w:r>
    </w:p>
    <w:p w14:paraId="72C38093" w14:textId="77777777" w:rsidR="00AD050D" w:rsidRPr="002D0D81" w:rsidRDefault="00AD050D" w:rsidP="009671BA">
      <w:pPr>
        <w:pStyle w:val="2"/>
        <w:ind w:left="425"/>
      </w:pPr>
      <w:bookmarkStart w:id="80" w:name="_Toc16632688"/>
      <w:r w:rsidRPr="002D0D81">
        <w:rPr>
          <w:rFonts w:hint="eastAsia"/>
        </w:rPr>
        <w:t>基于测试场景的并行任务生成技术</w:t>
      </w:r>
      <w:bookmarkEnd w:id="80"/>
    </w:p>
    <w:p w14:paraId="51287685" w14:textId="77777777" w:rsidR="00AD050D" w:rsidRPr="002D0D81" w:rsidRDefault="00AD050D" w:rsidP="009671BA">
      <w:pPr>
        <w:pStyle w:val="affa"/>
        <w:spacing w:line="360" w:lineRule="auto"/>
        <w:ind w:firstLine="480"/>
      </w:pPr>
      <w:r w:rsidRPr="002D0D81">
        <w:rPr>
          <w:rFonts w:hint="eastAsia"/>
        </w:rPr>
        <w:t>在大型分布式信息系统软件试验中，测试场景设计是非常关键的一环，测试场景对应这想定，通过利用测试场景，建立测试场景流图，自动生成并行的测试路径，将测试路径分为相对独立的测试任务，从而实现并行调度执行。</w:t>
      </w:r>
    </w:p>
    <w:p w14:paraId="1857B48B" w14:textId="77777777" w:rsidR="00AD050D" w:rsidRPr="002D0D81" w:rsidRDefault="00AD050D" w:rsidP="00183012">
      <w:pPr>
        <w:pStyle w:val="3"/>
      </w:pPr>
      <w:bookmarkStart w:id="81" w:name="_Toc16632689"/>
      <w:r w:rsidRPr="002D0D81">
        <w:t>测试</w:t>
      </w:r>
      <w:r w:rsidRPr="002D0D81">
        <w:rPr>
          <w:rFonts w:hint="eastAsia"/>
        </w:rPr>
        <w:t>场景</w:t>
      </w:r>
      <w:r w:rsidRPr="002D0D81">
        <w:t>的</w:t>
      </w:r>
      <w:r w:rsidRPr="002D0D81">
        <w:rPr>
          <w:rFonts w:hint="eastAsia"/>
        </w:rPr>
        <w:t>定义及其描述</w:t>
      </w:r>
      <w:bookmarkEnd w:id="81"/>
    </w:p>
    <w:p w14:paraId="77B6055F" w14:textId="77777777" w:rsidR="00AD050D" w:rsidRPr="002D0D81" w:rsidRDefault="00AD050D" w:rsidP="009671BA">
      <w:pPr>
        <w:pStyle w:val="affa"/>
        <w:spacing w:line="360" w:lineRule="auto"/>
        <w:ind w:firstLine="480"/>
      </w:pPr>
      <w:r w:rsidRPr="002D0D81">
        <w:rPr>
          <w:rFonts w:hint="eastAsia"/>
        </w:rPr>
        <w:t>软件产品存在很多不同的场景，为了直观的描述它们之间的关系，这里借助测试场景流图等概念来进行描述。</w:t>
      </w:r>
    </w:p>
    <w:p w14:paraId="1CF8F54A" w14:textId="77777777" w:rsidR="00AD050D" w:rsidRPr="002D0D81" w:rsidRDefault="00AD050D" w:rsidP="009671BA">
      <w:pPr>
        <w:pStyle w:val="affa"/>
        <w:spacing w:line="360" w:lineRule="auto"/>
        <w:ind w:firstLine="480"/>
      </w:pPr>
      <w:r w:rsidRPr="002D0D81">
        <w:rPr>
          <w:rFonts w:hint="eastAsia"/>
        </w:rPr>
        <w:t>在交互式程序中，程序中间态及终结态仅由初始状态、执行过程中的输入操作及其发生的时间顺序决定，其中初始状态可能包括环境配置、数据初值和启动参数等。</w:t>
      </w:r>
    </w:p>
    <w:p w14:paraId="15E6E164" w14:textId="77777777" w:rsidR="00AD050D" w:rsidRPr="002D0D81" w:rsidRDefault="00AD050D" w:rsidP="00607083">
      <w:pPr>
        <w:pStyle w:val="affa"/>
        <w:numPr>
          <w:ilvl w:val="0"/>
          <w:numId w:val="27"/>
        </w:numPr>
        <w:spacing w:line="360" w:lineRule="auto"/>
        <w:ind w:firstLineChars="0"/>
      </w:pPr>
      <w:r w:rsidRPr="002D0D81">
        <w:t>测试场景</w:t>
      </w:r>
      <w:r w:rsidRPr="002D0D81">
        <w:rPr>
          <w:rFonts w:hint="eastAsia"/>
        </w:rPr>
        <w:t>（</w:t>
      </w:r>
      <w:r w:rsidRPr="002D0D81">
        <w:t>Test Scene</w:t>
      </w:r>
      <w:r w:rsidRPr="002D0D81">
        <w:rPr>
          <w:rFonts w:hint="eastAsia"/>
        </w:rPr>
        <w:t>，</w:t>
      </w:r>
      <w:r w:rsidRPr="002D0D81">
        <w:rPr>
          <w:rFonts w:hint="eastAsia"/>
        </w:rPr>
        <w:t>TS</w:t>
      </w:r>
      <w:r w:rsidRPr="002D0D81">
        <w:rPr>
          <w:rFonts w:hint="eastAsia"/>
        </w:rPr>
        <w:t>）</w:t>
      </w:r>
    </w:p>
    <w:p w14:paraId="55617412" w14:textId="77777777" w:rsidR="00AD050D" w:rsidRPr="002D0D81" w:rsidRDefault="00AD050D" w:rsidP="009671BA">
      <w:pPr>
        <w:pStyle w:val="affa"/>
        <w:spacing w:line="360" w:lineRule="auto"/>
        <w:ind w:firstLine="480"/>
      </w:pPr>
      <w:r w:rsidRPr="002D0D81">
        <w:rPr>
          <w:rFonts w:hint="eastAsia"/>
        </w:rPr>
        <w:t>在交互式程序中，可独立运行的、外界能够对其实施输入操作，包括输入数据、发出一条指令等操作的测试活动称为测试场景。</w:t>
      </w:r>
    </w:p>
    <w:p w14:paraId="16AEBFF7" w14:textId="77777777" w:rsidR="00AD050D" w:rsidRPr="002D0D81" w:rsidRDefault="00AD050D" w:rsidP="009671BA">
      <w:pPr>
        <w:pStyle w:val="affa"/>
        <w:spacing w:line="360" w:lineRule="auto"/>
        <w:ind w:firstLine="480"/>
      </w:pPr>
      <w:r w:rsidRPr="002D0D81">
        <w:rPr>
          <w:rFonts w:hint="eastAsia"/>
        </w:rPr>
        <w:t>例如指挥控制系统中的一次编成编组操作和文电收发都可以分别定义为一个测试场景。</w:t>
      </w:r>
    </w:p>
    <w:p w14:paraId="49073003" w14:textId="77777777" w:rsidR="00AD050D" w:rsidRPr="002D0D81" w:rsidRDefault="00AD050D" w:rsidP="00607083">
      <w:pPr>
        <w:pStyle w:val="affa"/>
        <w:numPr>
          <w:ilvl w:val="0"/>
          <w:numId w:val="27"/>
        </w:numPr>
        <w:spacing w:line="360" w:lineRule="auto"/>
        <w:ind w:firstLineChars="0"/>
      </w:pPr>
      <w:r w:rsidRPr="002D0D81">
        <w:rPr>
          <w:rFonts w:hint="eastAsia"/>
        </w:rPr>
        <w:t>测试场景流图（</w:t>
      </w:r>
      <w:r w:rsidRPr="002D0D81">
        <w:t>Test Scene Flow Graph</w:t>
      </w:r>
      <w:r w:rsidRPr="002D0D81">
        <w:rPr>
          <w:rFonts w:hint="eastAsia"/>
        </w:rPr>
        <w:t>，</w:t>
      </w:r>
      <w:r w:rsidRPr="002D0D81">
        <w:t>TSFG</w:t>
      </w:r>
      <w:r w:rsidRPr="002D0D81">
        <w:rPr>
          <w:rFonts w:hint="eastAsia"/>
        </w:rPr>
        <w:t>）</w:t>
      </w:r>
    </w:p>
    <w:p w14:paraId="33C9AF4B" w14:textId="77777777" w:rsidR="00AD050D" w:rsidRPr="002D0D81" w:rsidRDefault="00AD050D" w:rsidP="009671BA">
      <w:pPr>
        <w:pStyle w:val="affa"/>
        <w:spacing w:line="360" w:lineRule="auto"/>
        <w:ind w:firstLine="480"/>
      </w:pPr>
      <w:r w:rsidRPr="002D0D81">
        <w:rPr>
          <w:rFonts w:hint="eastAsia"/>
        </w:rPr>
        <w:t>统一明确的测试环境中，用来描述不同测试场景间执行关系的流图。</w:t>
      </w:r>
      <w:r w:rsidRPr="002D0D81">
        <w:t xml:space="preserve">TSFG </w:t>
      </w:r>
      <w:r w:rsidRPr="002D0D81">
        <w:rPr>
          <w:rFonts w:hint="eastAsia"/>
        </w:rPr>
        <w:t>中边是带有方向性的，图中的节点与测试场景一一对应，边代表</w:t>
      </w:r>
      <w:r w:rsidRPr="002D0D81">
        <w:t>TS</w:t>
      </w:r>
      <w:r w:rsidRPr="002D0D81">
        <w:rPr>
          <w:rFonts w:hint="eastAsia"/>
        </w:rPr>
        <w:t>间的执行先后关系。其中添加了两个特殊节点，用来标记执行的起点与终点，</w:t>
      </w:r>
      <w:r w:rsidRPr="002D0D81">
        <w:rPr>
          <w:noProof/>
        </w:rPr>
        <w:drawing>
          <wp:inline distT="0" distB="0" distL="0" distR="0" wp14:anchorId="5D68DF16" wp14:editId="1B432EFA">
            <wp:extent cx="187325" cy="170180"/>
            <wp:effectExtent l="0" t="0" r="0" b="0"/>
            <wp:docPr id="5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7325" cy="170180"/>
                    </a:xfrm>
                    <a:prstGeom prst="rect">
                      <a:avLst/>
                    </a:prstGeom>
                    <a:noFill/>
                    <a:ln>
                      <a:noFill/>
                    </a:ln>
                  </pic:spPr>
                </pic:pic>
              </a:graphicData>
            </a:graphic>
          </wp:inline>
        </w:drawing>
      </w:r>
      <w:r w:rsidRPr="002D0D81">
        <w:rPr>
          <w:rFonts w:hint="eastAsia"/>
        </w:rPr>
        <w:t>代表开始场景，</w:t>
      </w:r>
      <w:r w:rsidRPr="002D0D81">
        <w:rPr>
          <w:noProof/>
        </w:rPr>
        <w:drawing>
          <wp:inline distT="0" distB="0" distL="0" distR="0" wp14:anchorId="7B6DFA71" wp14:editId="452DC826">
            <wp:extent cx="152400" cy="170180"/>
            <wp:effectExtent l="0" t="0" r="0" b="0"/>
            <wp:docPr id="5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70180"/>
                    </a:xfrm>
                    <a:prstGeom prst="rect">
                      <a:avLst/>
                    </a:prstGeom>
                    <a:noFill/>
                    <a:ln>
                      <a:noFill/>
                    </a:ln>
                  </pic:spPr>
                </pic:pic>
              </a:graphicData>
            </a:graphic>
          </wp:inline>
        </w:drawing>
      </w:r>
      <w:r w:rsidRPr="002D0D81">
        <w:rPr>
          <w:rFonts w:hint="eastAsia"/>
        </w:rPr>
        <w:t>代表结束场景，开始场景及结束场景是不进行真实测试活动的虚场景。</w:t>
      </w:r>
    </w:p>
    <w:p w14:paraId="5B569FAB" w14:textId="77777777" w:rsidR="00AD050D" w:rsidRPr="002D0D81" w:rsidRDefault="00AD050D" w:rsidP="009671BA">
      <w:pPr>
        <w:pStyle w:val="affa"/>
        <w:spacing w:line="360" w:lineRule="auto"/>
        <w:ind w:firstLine="480"/>
      </w:pPr>
      <w:r w:rsidRPr="002D0D81">
        <w:rPr>
          <w:rFonts w:hint="eastAsia"/>
        </w:rPr>
        <w:t>一个测试场景流图如下图</w:t>
      </w:r>
      <w:r w:rsidRPr="002D0D81">
        <w:rPr>
          <w:rFonts w:hint="eastAsia"/>
        </w:rPr>
        <w:t>6-</w:t>
      </w:r>
      <w:r w:rsidRPr="002D0D81">
        <w:t>3</w:t>
      </w:r>
      <w:r w:rsidRPr="002D0D81">
        <w:rPr>
          <w:rFonts w:hint="eastAsia"/>
        </w:rPr>
        <w:t>-</w:t>
      </w:r>
      <w:r w:rsidRPr="002D0D81">
        <w:t>1</w:t>
      </w:r>
      <w:r w:rsidRPr="002D0D81">
        <w:rPr>
          <w:rFonts w:hint="eastAsia"/>
        </w:rPr>
        <w:t>所示，这个简单的测试场景流图拥有测试开始场景、测试结束场景以及六个具有实际意义的测试场景。</w:t>
      </w:r>
    </w:p>
    <w:p w14:paraId="253851A4" w14:textId="77777777" w:rsidR="00AD050D" w:rsidRPr="002D0D81" w:rsidRDefault="00AD050D" w:rsidP="00607083">
      <w:pPr>
        <w:pStyle w:val="affa"/>
        <w:numPr>
          <w:ilvl w:val="0"/>
          <w:numId w:val="27"/>
        </w:numPr>
        <w:spacing w:line="360" w:lineRule="auto"/>
        <w:ind w:firstLineChars="0"/>
      </w:pPr>
      <w:r w:rsidRPr="002D0D81">
        <w:rPr>
          <w:rFonts w:hint="eastAsia"/>
        </w:rPr>
        <w:t>可并行测试路径（</w:t>
      </w:r>
      <w:r w:rsidRPr="002D0D81">
        <w:t>Test Parallel Test Path</w:t>
      </w:r>
      <w:r w:rsidRPr="002D0D81">
        <w:rPr>
          <w:rFonts w:hint="eastAsia"/>
        </w:rPr>
        <w:t>，</w:t>
      </w:r>
      <w:r w:rsidRPr="002D0D81">
        <w:t>TPTP</w:t>
      </w:r>
      <w:r w:rsidRPr="002D0D81">
        <w:rPr>
          <w:rFonts w:hint="eastAsia"/>
        </w:rPr>
        <w:t>）</w:t>
      </w:r>
    </w:p>
    <w:p w14:paraId="7CA0D757" w14:textId="77777777" w:rsidR="00AD050D" w:rsidRPr="002D0D81" w:rsidRDefault="00AD050D" w:rsidP="009671BA">
      <w:pPr>
        <w:pStyle w:val="affa"/>
        <w:spacing w:line="360" w:lineRule="auto"/>
        <w:ind w:firstLine="480"/>
      </w:pPr>
      <w:r w:rsidRPr="002D0D81">
        <w:rPr>
          <w:rFonts w:hint="eastAsia"/>
        </w:rPr>
        <w:t>对测试场景流图进行深度优先搜索，探寻到的所有从开始节点到结束节点的测试路径。对于下图中的测试场景流图进行遍历，可以得到以下并行测试路径：</w:t>
      </w:r>
    </w:p>
    <w:p w14:paraId="417231D8" w14:textId="77777777" w:rsidR="00AD050D" w:rsidRPr="002D0D81" w:rsidRDefault="00AD050D" w:rsidP="009671BA">
      <w:pPr>
        <w:pStyle w:val="affa"/>
        <w:spacing w:line="360" w:lineRule="auto"/>
        <w:ind w:firstLine="480"/>
        <w:rPr>
          <w:rFonts w:ascii="宋体" w:hAnsi="宋体"/>
        </w:rPr>
      </w:pPr>
      <w:r w:rsidRPr="002D0D81">
        <w:rPr>
          <w:rFonts w:hint="eastAsia"/>
        </w:rPr>
        <w:t>（</w:t>
      </w:r>
      <w:r w:rsidRPr="002D0D81">
        <w:rPr>
          <w:rFonts w:hint="eastAsia"/>
        </w:rPr>
        <w:t>1</w:t>
      </w:r>
      <w:r w:rsidRPr="002D0D81">
        <w:rPr>
          <w:rFonts w:hint="eastAsia"/>
        </w:rPr>
        <w:t>）</w:t>
      </w:r>
      <w:r w:rsidRPr="002D0D81">
        <w:rPr>
          <w:rFonts w:ascii="宋体" w:hAnsi="宋体" w:hint="eastAsia"/>
        </w:rPr>
        <w:t>①-&gt;②-</w:t>
      </w:r>
      <w:r w:rsidRPr="002D0D81">
        <w:rPr>
          <w:rFonts w:ascii="宋体" w:hAnsi="宋体"/>
        </w:rPr>
        <w:t>&gt;</w:t>
      </w:r>
      <w:r w:rsidRPr="002D0D81">
        <w:rPr>
          <w:rFonts w:ascii="宋体" w:hAnsi="宋体" w:hint="eastAsia"/>
        </w:rPr>
        <w:t>③-</w:t>
      </w:r>
      <w:r w:rsidRPr="002D0D81">
        <w:rPr>
          <w:rFonts w:ascii="宋体" w:hAnsi="宋体"/>
        </w:rPr>
        <w:t>&gt;</w:t>
      </w:r>
      <w:r w:rsidRPr="002D0D81">
        <w:rPr>
          <w:rFonts w:ascii="宋体" w:hAnsi="宋体" w:hint="eastAsia"/>
        </w:rPr>
        <w:t>⑤-</w:t>
      </w:r>
      <w:r w:rsidRPr="002D0D81">
        <w:rPr>
          <w:rFonts w:ascii="宋体" w:hAnsi="宋体"/>
        </w:rPr>
        <w:t>&gt;</w:t>
      </w:r>
      <w:r w:rsidRPr="002D0D81">
        <w:rPr>
          <w:rFonts w:ascii="宋体" w:hAnsi="宋体" w:hint="eastAsia"/>
        </w:rPr>
        <w:t>⑥</w:t>
      </w:r>
    </w:p>
    <w:p w14:paraId="54EF1471" w14:textId="77777777" w:rsidR="00AD050D" w:rsidRPr="002D0D81" w:rsidRDefault="00AD050D" w:rsidP="009671BA">
      <w:pPr>
        <w:pStyle w:val="affa"/>
        <w:spacing w:line="360" w:lineRule="auto"/>
        <w:ind w:firstLine="480"/>
        <w:rPr>
          <w:rFonts w:ascii="宋体" w:hAnsi="宋体"/>
        </w:rPr>
      </w:pPr>
      <w:r w:rsidRPr="002D0D81">
        <w:rPr>
          <w:rFonts w:ascii="宋体" w:hAnsi="宋体" w:hint="eastAsia"/>
        </w:rPr>
        <w:t>（2）①-&gt;②-</w:t>
      </w:r>
      <w:r w:rsidRPr="002D0D81">
        <w:rPr>
          <w:rFonts w:ascii="宋体" w:hAnsi="宋体"/>
        </w:rPr>
        <w:t>&gt;</w:t>
      </w:r>
      <w:r w:rsidRPr="002D0D81">
        <w:rPr>
          <w:rFonts w:ascii="宋体" w:hAnsi="宋体" w:hint="eastAsia"/>
        </w:rPr>
        <w:t>④-</w:t>
      </w:r>
      <w:r w:rsidRPr="002D0D81">
        <w:rPr>
          <w:rFonts w:ascii="宋体" w:hAnsi="宋体"/>
        </w:rPr>
        <w:t>&gt;</w:t>
      </w:r>
      <w:r w:rsidRPr="002D0D81">
        <w:rPr>
          <w:rFonts w:ascii="宋体" w:hAnsi="宋体" w:hint="eastAsia"/>
        </w:rPr>
        <w:t>⑤-</w:t>
      </w:r>
      <w:r w:rsidRPr="002D0D81">
        <w:rPr>
          <w:rFonts w:ascii="宋体" w:hAnsi="宋体"/>
        </w:rPr>
        <w:t>&gt;</w:t>
      </w:r>
      <w:r w:rsidRPr="002D0D81">
        <w:rPr>
          <w:rFonts w:ascii="宋体" w:hAnsi="宋体" w:hint="eastAsia"/>
        </w:rPr>
        <w:t>⑥</w:t>
      </w:r>
    </w:p>
    <w:p w14:paraId="72F01F3F" w14:textId="77777777" w:rsidR="00AD050D" w:rsidRPr="002D0D81" w:rsidRDefault="00AD050D" w:rsidP="009671BA">
      <w:pPr>
        <w:pStyle w:val="affa"/>
        <w:spacing w:line="360" w:lineRule="auto"/>
        <w:ind w:firstLine="480"/>
        <w:rPr>
          <w:rFonts w:ascii="宋体" w:hAnsi="宋体"/>
        </w:rPr>
      </w:pPr>
      <w:r w:rsidRPr="002D0D81">
        <w:rPr>
          <w:rFonts w:ascii="宋体" w:hAnsi="宋体" w:hint="eastAsia"/>
        </w:rPr>
        <w:t>（3）①-&gt;②-</w:t>
      </w:r>
      <w:r w:rsidRPr="002D0D81">
        <w:rPr>
          <w:rFonts w:ascii="宋体" w:hAnsi="宋体"/>
        </w:rPr>
        <w:t>&gt;</w:t>
      </w:r>
      <w:r w:rsidRPr="002D0D81">
        <w:rPr>
          <w:rFonts w:ascii="宋体" w:hAnsi="宋体" w:hint="eastAsia"/>
        </w:rPr>
        <w:t>⑥</w:t>
      </w:r>
    </w:p>
    <w:p w14:paraId="00EB98D2" w14:textId="77777777" w:rsidR="00AD050D" w:rsidRPr="002D0D81" w:rsidRDefault="00AD050D" w:rsidP="009671BA">
      <w:pPr>
        <w:pStyle w:val="affa"/>
        <w:spacing w:line="360" w:lineRule="auto"/>
        <w:ind w:firstLine="480"/>
      </w:pPr>
    </w:p>
    <w:p w14:paraId="6952572D" w14:textId="77777777" w:rsidR="00AD050D" w:rsidRPr="002D0D81" w:rsidRDefault="00AD050D" w:rsidP="009671BA">
      <w:pPr>
        <w:pStyle w:val="affa"/>
        <w:spacing w:line="360" w:lineRule="auto"/>
        <w:ind w:firstLineChars="0" w:firstLine="0"/>
        <w:jc w:val="center"/>
      </w:pPr>
      <w:r w:rsidRPr="002D0D81">
        <w:object w:dxaOrig="6900" w:dyaOrig="7110" w14:anchorId="017259D7">
          <v:shape id="_x0000_i1050" type="#_x0000_t75" style="width:219.75pt;height:226.5pt" o:ole="">
            <v:imagedata r:id="rId72" o:title=""/>
          </v:shape>
          <o:OLEObject Type="Embed" ProgID="Visio.Drawing.15" ShapeID="_x0000_i1050" DrawAspect="Content" ObjectID="_1627811643" r:id="rId73"/>
        </w:object>
      </w:r>
    </w:p>
    <w:p w14:paraId="16E73D9B" w14:textId="77777777" w:rsidR="00AD050D" w:rsidRPr="002D0D81" w:rsidRDefault="00AD050D" w:rsidP="009671BA">
      <w:pPr>
        <w:pStyle w:val="afff2"/>
      </w:pPr>
    </w:p>
    <w:p w14:paraId="40332399" w14:textId="77777777" w:rsidR="00AD050D" w:rsidRPr="002D0D81" w:rsidRDefault="00AD050D" w:rsidP="009671BA">
      <w:pPr>
        <w:pStyle w:val="afff2"/>
      </w:pPr>
      <w:r w:rsidRPr="002D0D81">
        <w:rPr>
          <w:rFonts w:hint="eastAsia"/>
        </w:rPr>
        <w:t>图</w:t>
      </w:r>
      <w:r w:rsidRPr="002D0D81">
        <w:rPr>
          <w:rFonts w:hint="eastAsia"/>
        </w:rPr>
        <w:t xml:space="preserve"> </w:t>
      </w:r>
      <w:r w:rsidRPr="002D0D81">
        <w:t>6</w:t>
      </w:r>
      <w:r w:rsidRPr="002D0D81">
        <w:rPr>
          <w:rFonts w:hint="eastAsia"/>
        </w:rPr>
        <w:t>-</w:t>
      </w:r>
      <w:r w:rsidRPr="002D0D81">
        <w:t>3</w:t>
      </w:r>
      <w:r w:rsidRPr="002D0D81">
        <w:rPr>
          <w:rFonts w:hint="eastAsia"/>
        </w:rPr>
        <w:t>-</w:t>
      </w:r>
      <w:r w:rsidRPr="002D0D81">
        <w:t xml:space="preserve">1 </w:t>
      </w:r>
      <w:r w:rsidRPr="002D0D81">
        <w:rPr>
          <w:rFonts w:hint="eastAsia"/>
        </w:rPr>
        <w:t>并行测试</w:t>
      </w:r>
      <w:r w:rsidRPr="002D0D81">
        <w:t>路径</w:t>
      </w:r>
    </w:p>
    <w:p w14:paraId="04E97895" w14:textId="77777777" w:rsidR="00AD050D" w:rsidRPr="002D0D81" w:rsidRDefault="00AD050D" w:rsidP="009671BA"/>
    <w:p w14:paraId="0BC390FF" w14:textId="77777777" w:rsidR="00AD050D" w:rsidRPr="002D0D81" w:rsidRDefault="00AD050D" w:rsidP="00607083">
      <w:pPr>
        <w:pStyle w:val="affa"/>
        <w:numPr>
          <w:ilvl w:val="0"/>
          <w:numId w:val="27"/>
        </w:numPr>
        <w:spacing w:line="360" w:lineRule="auto"/>
        <w:ind w:firstLineChars="0"/>
      </w:pPr>
      <w:r w:rsidRPr="002D0D81">
        <w:rPr>
          <w:rFonts w:hint="eastAsia"/>
        </w:rPr>
        <w:t>等价测试路径（</w:t>
      </w:r>
      <w:r w:rsidRPr="002D0D81">
        <w:t>Equivalence Test Path</w:t>
      </w:r>
      <w:r w:rsidRPr="002D0D81">
        <w:rPr>
          <w:rFonts w:hint="eastAsia"/>
        </w:rPr>
        <w:t>，</w:t>
      </w:r>
      <w:r w:rsidRPr="002D0D81">
        <w:t>ETP)</w:t>
      </w:r>
    </w:p>
    <w:p w14:paraId="689E4832" w14:textId="77777777" w:rsidR="00AD050D" w:rsidRPr="002D0D81" w:rsidRDefault="00AD050D" w:rsidP="009671BA">
      <w:pPr>
        <w:pStyle w:val="affa"/>
        <w:spacing w:line="360" w:lineRule="auto"/>
        <w:ind w:firstLine="480"/>
      </w:pPr>
      <w:r w:rsidRPr="002D0D81">
        <w:rPr>
          <w:rFonts w:hint="eastAsia"/>
        </w:rPr>
        <w:t>共享同一条测试路径，但具有不同实际意义即执行不同测试用例的测试路径之间互称为</w:t>
      </w:r>
      <w:r w:rsidRPr="002D0D81">
        <w:t>ETP</w:t>
      </w:r>
      <w:r w:rsidRPr="002D0D81">
        <w:rPr>
          <w:rFonts w:hint="eastAsia"/>
        </w:rPr>
        <w:t>。根据实际测试用例的强度</w:t>
      </w:r>
      <w:r w:rsidRPr="002D0D81">
        <w:t>ETP</w:t>
      </w:r>
      <w:r w:rsidRPr="002D0D81">
        <w:rPr>
          <w:rFonts w:hint="eastAsia"/>
        </w:rPr>
        <w:t>可以进行不同强度的测试。</w:t>
      </w:r>
    </w:p>
    <w:p w14:paraId="1B44A3E5" w14:textId="77777777" w:rsidR="00AD050D" w:rsidRPr="002D0D81" w:rsidRDefault="00AD050D" w:rsidP="009671BA">
      <w:pPr>
        <w:pStyle w:val="affa"/>
        <w:spacing w:line="360" w:lineRule="auto"/>
        <w:ind w:firstLine="480"/>
      </w:pPr>
      <w:r w:rsidRPr="002D0D81">
        <w:rPr>
          <w:rFonts w:hint="eastAsia"/>
        </w:rPr>
        <w:t>一般来说，测试场景都具有多条测试用例，可以根据不同的测试需求对用例进行分类。测试人员依据实际的需求来选择所用的测试用例，按照测试强度来选择不同强度的测试用例，这里也体现了</w:t>
      </w:r>
      <w:r w:rsidRPr="002D0D81">
        <w:t>ETP</w:t>
      </w:r>
      <w:r w:rsidRPr="002D0D81">
        <w:rPr>
          <w:rFonts w:hint="eastAsia"/>
        </w:rPr>
        <w:t>的高效性。</w:t>
      </w:r>
    </w:p>
    <w:p w14:paraId="33505A17" w14:textId="77777777" w:rsidR="00AD050D" w:rsidRPr="002D0D81" w:rsidRDefault="00AD050D" w:rsidP="009671BA">
      <w:pPr>
        <w:pStyle w:val="affa"/>
        <w:spacing w:line="360" w:lineRule="auto"/>
        <w:ind w:firstLine="480"/>
      </w:pPr>
    </w:p>
    <w:p w14:paraId="2C9CEC4A" w14:textId="77777777" w:rsidR="00AD050D" w:rsidRPr="002D0D81" w:rsidRDefault="00AD050D" w:rsidP="009671BA">
      <w:pPr>
        <w:pStyle w:val="affa"/>
        <w:spacing w:line="360" w:lineRule="auto"/>
        <w:ind w:firstLine="480"/>
      </w:pPr>
      <w:r w:rsidRPr="002D0D81">
        <w:rPr>
          <w:rFonts w:hint="eastAsia"/>
        </w:rPr>
        <w:t>一条比较完善测试场景用例至少应具有以下九项描述：</w:t>
      </w:r>
    </w:p>
    <w:p w14:paraId="1B2194BF" w14:textId="77777777" w:rsidR="00AD050D" w:rsidRPr="002D0D81" w:rsidRDefault="00AD050D" w:rsidP="009671BA">
      <w:pPr>
        <w:pStyle w:val="affa"/>
        <w:spacing w:line="360" w:lineRule="auto"/>
        <w:ind w:firstLine="480"/>
      </w:pPr>
      <w:r w:rsidRPr="002D0D81">
        <w:rPr>
          <w:rFonts w:hint="eastAsia"/>
        </w:rPr>
        <w:t>（</w:t>
      </w:r>
      <w:r w:rsidRPr="002D0D81">
        <w:t>1</w:t>
      </w:r>
      <w:r w:rsidRPr="002D0D81">
        <w:rPr>
          <w:rFonts w:hint="eastAsia"/>
        </w:rPr>
        <w:t>）</w:t>
      </w:r>
      <w:r w:rsidRPr="002D0D81">
        <w:t>Scene ID</w:t>
      </w:r>
      <w:r w:rsidRPr="002D0D81">
        <w:rPr>
          <w:rFonts w:hint="eastAsia"/>
        </w:rPr>
        <w:t>：用例所属的场景编号；</w:t>
      </w:r>
    </w:p>
    <w:p w14:paraId="72543043" w14:textId="77777777" w:rsidR="00AD050D" w:rsidRPr="002D0D81" w:rsidRDefault="00AD050D" w:rsidP="009671BA">
      <w:pPr>
        <w:pStyle w:val="affa"/>
        <w:spacing w:line="360" w:lineRule="auto"/>
        <w:ind w:firstLine="480"/>
      </w:pPr>
      <w:r w:rsidRPr="002D0D81">
        <w:rPr>
          <w:rFonts w:hint="eastAsia"/>
        </w:rPr>
        <w:t>（</w:t>
      </w:r>
      <w:r w:rsidRPr="002D0D81">
        <w:t>2</w:t>
      </w:r>
      <w:r w:rsidRPr="002D0D81">
        <w:rPr>
          <w:rFonts w:hint="eastAsia"/>
        </w:rPr>
        <w:t>）</w:t>
      </w:r>
      <w:r w:rsidRPr="002D0D81">
        <w:t>Casel D</w:t>
      </w:r>
      <w:r w:rsidRPr="002D0D81">
        <w:rPr>
          <w:rFonts w:hint="eastAsia"/>
        </w:rPr>
        <w:t>：用例编号；</w:t>
      </w:r>
    </w:p>
    <w:p w14:paraId="22CC621E" w14:textId="77777777" w:rsidR="00AD050D" w:rsidRPr="002D0D81" w:rsidRDefault="00AD050D" w:rsidP="009671BA">
      <w:pPr>
        <w:pStyle w:val="affa"/>
        <w:spacing w:line="360" w:lineRule="auto"/>
        <w:ind w:firstLine="480"/>
      </w:pPr>
      <w:r w:rsidRPr="002D0D81">
        <w:rPr>
          <w:rFonts w:hint="eastAsia"/>
        </w:rPr>
        <w:t>（</w:t>
      </w:r>
      <w:r w:rsidRPr="002D0D81">
        <w:t>3</w:t>
      </w:r>
      <w:r w:rsidRPr="002D0D81">
        <w:rPr>
          <w:rFonts w:hint="eastAsia"/>
        </w:rPr>
        <w:t>）</w:t>
      </w:r>
      <w:r w:rsidRPr="002D0D81">
        <w:t>Step</w:t>
      </w:r>
      <w:r w:rsidRPr="002D0D81">
        <w:rPr>
          <w:rFonts w:hint="eastAsia"/>
        </w:rPr>
        <w:t>：用例的输入步骤描述；</w:t>
      </w:r>
    </w:p>
    <w:p w14:paraId="15DCE268" w14:textId="77777777" w:rsidR="00AD050D" w:rsidRPr="002D0D81" w:rsidRDefault="00AD050D" w:rsidP="009671BA">
      <w:pPr>
        <w:pStyle w:val="affa"/>
        <w:spacing w:line="360" w:lineRule="auto"/>
        <w:ind w:firstLine="480"/>
      </w:pPr>
      <w:r w:rsidRPr="002D0D81">
        <w:rPr>
          <w:rFonts w:hint="eastAsia"/>
        </w:rPr>
        <w:t>（</w:t>
      </w:r>
      <w:r w:rsidRPr="002D0D81">
        <w:t>4</w:t>
      </w:r>
      <w:r w:rsidRPr="002D0D81">
        <w:rPr>
          <w:rFonts w:hint="eastAsia"/>
        </w:rPr>
        <w:t>）</w:t>
      </w:r>
      <w:r w:rsidRPr="002D0D81">
        <w:t>Result</w:t>
      </w:r>
      <w:r w:rsidRPr="002D0D81">
        <w:rPr>
          <w:rFonts w:hint="eastAsia"/>
        </w:rPr>
        <w:t>：用例的预期结果或所需完成的效果；</w:t>
      </w:r>
    </w:p>
    <w:p w14:paraId="55E66A86" w14:textId="77777777" w:rsidR="00AD050D" w:rsidRPr="002D0D81" w:rsidRDefault="00AD050D" w:rsidP="009671BA">
      <w:pPr>
        <w:pStyle w:val="affa"/>
        <w:spacing w:line="360" w:lineRule="auto"/>
        <w:ind w:firstLine="480"/>
      </w:pPr>
      <w:r w:rsidRPr="002D0D81">
        <w:rPr>
          <w:rFonts w:hint="eastAsia"/>
        </w:rPr>
        <w:t>（</w:t>
      </w:r>
      <w:r w:rsidRPr="002D0D81">
        <w:t>5</w:t>
      </w:r>
      <w:r w:rsidRPr="002D0D81">
        <w:rPr>
          <w:rFonts w:hint="eastAsia"/>
        </w:rPr>
        <w:t>）</w:t>
      </w:r>
      <w:r w:rsidRPr="002D0D81">
        <w:t>Priority</w:t>
      </w:r>
      <w:r w:rsidRPr="002D0D81">
        <w:rPr>
          <w:rFonts w:hint="eastAsia"/>
        </w:rPr>
        <w:t>：用来表示测试场景用例的优先级，一般场景中的用例可分为不同等级，标志用例的重要程度；</w:t>
      </w:r>
    </w:p>
    <w:p w14:paraId="0391801C" w14:textId="77777777" w:rsidR="00AD050D" w:rsidRPr="002D0D81" w:rsidRDefault="00AD050D" w:rsidP="009671BA">
      <w:pPr>
        <w:pStyle w:val="affa"/>
        <w:spacing w:line="360" w:lineRule="auto"/>
        <w:ind w:firstLine="480"/>
      </w:pPr>
      <w:r w:rsidRPr="002D0D81">
        <w:rPr>
          <w:rFonts w:hint="eastAsia"/>
        </w:rPr>
        <w:t>（</w:t>
      </w:r>
      <w:r w:rsidRPr="002D0D81">
        <w:t>6</w:t>
      </w:r>
      <w:r w:rsidRPr="002D0D81">
        <w:rPr>
          <w:rFonts w:hint="eastAsia"/>
        </w:rPr>
        <w:t>）</w:t>
      </w:r>
      <w:r w:rsidRPr="002D0D81">
        <w:t>Next Scene ID</w:t>
      </w:r>
      <w:r w:rsidRPr="002D0D81">
        <w:rPr>
          <w:rFonts w:hint="eastAsia"/>
        </w:rPr>
        <w:t>：下一个被执行的测试场景，能够根据此信息生成可并行测试路径；</w:t>
      </w:r>
    </w:p>
    <w:p w14:paraId="7FEC5516" w14:textId="77777777" w:rsidR="00AD050D" w:rsidRPr="002D0D81" w:rsidRDefault="00AD050D" w:rsidP="009671BA">
      <w:pPr>
        <w:pStyle w:val="affa"/>
        <w:spacing w:line="360" w:lineRule="auto"/>
        <w:ind w:firstLine="480"/>
      </w:pPr>
      <w:r w:rsidRPr="002D0D81">
        <w:rPr>
          <w:rFonts w:hint="eastAsia"/>
        </w:rPr>
        <w:t>（</w:t>
      </w:r>
      <w:r w:rsidRPr="002D0D81">
        <w:t>7</w:t>
      </w:r>
      <w:r w:rsidRPr="002D0D81">
        <w:rPr>
          <w:rFonts w:hint="eastAsia"/>
        </w:rPr>
        <w:t>）</w:t>
      </w:r>
      <w:r w:rsidRPr="002D0D81">
        <w:t>Function</w:t>
      </w:r>
      <w:r w:rsidRPr="002D0D81">
        <w:rPr>
          <w:rFonts w:hint="eastAsia"/>
        </w:rPr>
        <w:t>：该场景用例的执行方法；</w:t>
      </w:r>
    </w:p>
    <w:p w14:paraId="28891F8F" w14:textId="77777777" w:rsidR="00AD050D" w:rsidRPr="002D0D81" w:rsidRDefault="00AD050D" w:rsidP="009671BA">
      <w:pPr>
        <w:pStyle w:val="affa"/>
        <w:spacing w:line="360" w:lineRule="auto"/>
        <w:ind w:firstLine="480"/>
      </w:pPr>
      <w:r w:rsidRPr="002D0D81">
        <w:rPr>
          <w:rFonts w:hint="eastAsia"/>
        </w:rPr>
        <w:t>（</w:t>
      </w:r>
      <w:r w:rsidRPr="002D0D81">
        <w:t>8</w:t>
      </w:r>
      <w:r w:rsidRPr="002D0D81">
        <w:rPr>
          <w:rFonts w:hint="eastAsia"/>
        </w:rPr>
        <w:t>）</w:t>
      </w:r>
      <w:r w:rsidRPr="002D0D81">
        <w:t>Time Out</w:t>
      </w:r>
      <w:r w:rsidRPr="002D0D81">
        <w:rPr>
          <w:rFonts w:hint="eastAsia"/>
        </w:rPr>
        <w:t>：用例超时时间，以毫秒为单位，超时之后，则代表当前测试场景在这条测试用例上执行失败；</w:t>
      </w:r>
    </w:p>
    <w:p w14:paraId="2F8C8073" w14:textId="77777777" w:rsidR="00AD050D" w:rsidRPr="002D0D81" w:rsidRDefault="00AD050D" w:rsidP="009671BA">
      <w:pPr>
        <w:pStyle w:val="affa"/>
        <w:spacing w:line="360" w:lineRule="auto"/>
        <w:ind w:firstLine="480"/>
      </w:pPr>
      <w:r w:rsidRPr="002D0D81">
        <w:rPr>
          <w:rFonts w:hint="eastAsia"/>
        </w:rPr>
        <w:t>（</w:t>
      </w:r>
      <w:r w:rsidRPr="002D0D81">
        <w:t>9</w:t>
      </w:r>
      <w:r w:rsidRPr="002D0D81">
        <w:rPr>
          <w:rFonts w:hint="eastAsia"/>
        </w:rPr>
        <w:t>）</w:t>
      </w:r>
      <w:r w:rsidRPr="002D0D81">
        <w:t>Is Change Env</w:t>
      </w:r>
      <w:r w:rsidRPr="002D0D81">
        <w:rPr>
          <w:rFonts w:hint="eastAsia"/>
        </w:rPr>
        <w:t>：指明执行该用例是否需要改变测试环境，布尔值，值为</w:t>
      </w:r>
      <w:r w:rsidRPr="002D0D81">
        <w:t>true</w:t>
      </w:r>
      <w:r w:rsidRPr="002D0D81">
        <w:rPr>
          <w:rFonts w:hint="eastAsia"/>
        </w:rPr>
        <w:t>表示改变，值为</w:t>
      </w:r>
      <w:r w:rsidRPr="002D0D81">
        <w:t>false</w:t>
      </w:r>
      <w:r w:rsidRPr="002D0D81">
        <w:rPr>
          <w:rFonts w:hint="eastAsia"/>
        </w:rPr>
        <w:t>表示不改变。</w:t>
      </w:r>
    </w:p>
    <w:p w14:paraId="3C288AE7" w14:textId="77777777" w:rsidR="00AD050D" w:rsidRPr="002D0D81" w:rsidRDefault="00AD050D" w:rsidP="00607083">
      <w:pPr>
        <w:pStyle w:val="affa"/>
        <w:numPr>
          <w:ilvl w:val="0"/>
          <w:numId w:val="27"/>
        </w:numPr>
        <w:spacing w:line="360" w:lineRule="auto"/>
        <w:ind w:firstLineChars="0"/>
      </w:pPr>
      <w:r w:rsidRPr="002D0D81">
        <w:rPr>
          <w:rFonts w:hint="eastAsia"/>
        </w:rPr>
        <w:t>测试环境状态</w:t>
      </w:r>
      <w:r w:rsidRPr="002D0D81">
        <w:t>(Test  Environment State</w:t>
      </w:r>
      <w:r w:rsidRPr="002D0D81">
        <w:rPr>
          <w:rFonts w:hint="eastAsia"/>
        </w:rPr>
        <w:t>，</w:t>
      </w:r>
      <w:r w:rsidRPr="002D0D81">
        <w:t>TES)</w:t>
      </w:r>
    </w:p>
    <w:p w14:paraId="7A659290" w14:textId="77777777" w:rsidR="00AD050D" w:rsidRPr="002D0D81" w:rsidRDefault="00AD050D" w:rsidP="009671BA">
      <w:pPr>
        <w:pStyle w:val="affa"/>
        <w:spacing w:line="360" w:lineRule="auto"/>
        <w:ind w:firstLine="480"/>
      </w:pPr>
      <w:r w:rsidRPr="002D0D81">
        <w:rPr>
          <w:rFonts w:hint="eastAsia"/>
        </w:rPr>
        <w:t>用来描述当前测试所需要的系统条件，主要包含测试的原始数据、设备配置、系统状态信息等。表示该测试在何种系统状态下进行，以便于为测试路径调度提供依据以及收集测试结果时为测试报告提供详细的环境信息。</w:t>
      </w:r>
    </w:p>
    <w:p w14:paraId="25B48591" w14:textId="77777777" w:rsidR="00AD050D" w:rsidRPr="002D0D81" w:rsidRDefault="00AD050D" w:rsidP="009671BA">
      <w:pPr>
        <w:pStyle w:val="affa"/>
        <w:spacing w:line="360" w:lineRule="auto"/>
        <w:ind w:firstLine="480"/>
      </w:pPr>
      <w:r w:rsidRPr="002D0D81">
        <w:t>TES</w:t>
      </w:r>
      <w:r w:rsidRPr="002D0D81">
        <w:rPr>
          <w:rFonts w:hint="eastAsia"/>
        </w:rPr>
        <w:t>是为测试准备的基本环境，用户设置</w:t>
      </w:r>
      <w:r w:rsidRPr="002D0D81">
        <w:t>TES</w:t>
      </w:r>
      <w:r w:rsidRPr="002D0D81">
        <w:rPr>
          <w:rFonts w:hint="eastAsia"/>
        </w:rPr>
        <w:t>要遵循以下原则：</w:t>
      </w:r>
    </w:p>
    <w:p w14:paraId="1974CAD8" w14:textId="77777777" w:rsidR="00AD050D" w:rsidRPr="002D0D81" w:rsidRDefault="00AD050D" w:rsidP="009671BA">
      <w:pPr>
        <w:pStyle w:val="affa"/>
        <w:spacing w:line="360" w:lineRule="auto"/>
        <w:ind w:firstLine="480"/>
      </w:pPr>
      <w:r w:rsidRPr="002D0D81">
        <w:rPr>
          <w:rFonts w:hint="eastAsia"/>
        </w:rPr>
        <w:t>（</w:t>
      </w:r>
      <w:r w:rsidRPr="002D0D81">
        <w:t>1</w:t>
      </w:r>
      <w:r w:rsidRPr="002D0D81">
        <w:rPr>
          <w:rFonts w:hint="eastAsia"/>
        </w:rPr>
        <w:t>）抽取出所有必须的环境状态因素，以键值对的形式表示，如登录测试场景中，用户名字段表示为</w:t>
      </w:r>
      <w:r w:rsidRPr="002D0D81">
        <w:t>username</w:t>
      </w:r>
      <w:r w:rsidRPr="002D0D81">
        <w:rPr>
          <w:rFonts w:hint="eastAsia"/>
        </w:rPr>
        <w:t>，当前测试使用用户名“</w:t>
      </w:r>
      <w:r w:rsidRPr="002D0D81">
        <w:t>ZYP</w:t>
      </w:r>
      <w:r w:rsidRPr="002D0D81">
        <w:rPr>
          <w:rFonts w:hint="eastAsia"/>
        </w:rPr>
        <w:t>”，则可以表示为</w:t>
      </w:r>
      <w:r w:rsidRPr="002D0D81">
        <w:t>username</w:t>
      </w:r>
      <w:r w:rsidRPr="002D0D81">
        <w:rPr>
          <w:rFonts w:hint="eastAsia"/>
        </w:rPr>
        <w:t>：“</w:t>
      </w:r>
      <w:r w:rsidRPr="002D0D81">
        <w:t>ZYP</w:t>
      </w:r>
      <w:r w:rsidRPr="002D0D81">
        <w:rPr>
          <w:rFonts w:hint="eastAsia"/>
        </w:rPr>
        <w:t>”；</w:t>
      </w:r>
    </w:p>
    <w:p w14:paraId="309678AB" w14:textId="77777777" w:rsidR="00AD050D" w:rsidRPr="002D0D81" w:rsidRDefault="00AD050D" w:rsidP="009671BA">
      <w:pPr>
        <w:pStyle w:val="affa"/>
        <w:spacing w:line="360" w:lineRule="auto"/>
        <w:ind w:firstLine="480"/>
      </w:pPr>
      <w:r w:rsidRPr="002D0D81">
        <w:rPr>
          <w:rFonts w:hint="eastAsia"/>
        </w:rPr>
        <w:t>（</w:t>
      </w:r>
      <w:r w:rsidRPr="002D0D81">
        <w:t>2</w:t>
      </w:r>
      <w:r w:rsidRPr="002D0D81">
        <w:rPr>
          <w:rFonts w:hint="eastAsia"/>
        </w:rPr>
        <w:t>）环境因素之间用分号隔开，如：</w:t>
      </w:r>
      <w:r w:rsidRPr="002D0D81">
        <w:t>username</w:t>
      </w:r>
      <w:r w:rsidRPr="002D0D81">
        <w:rPr>
          <w:rFonts w:hint="eastAsia"/>
        </w:rPr>
        <w:t>：“</w:t>
      </w:r>
      <w:r w:rsidRPr="002D0D81">
        <w:t>ZYP</w:t>
      </w:r>
      <w:r w:rsidRPr="002D0D81">
        <w:rPr>
          <w:rFonts w:hint="eastAsia"/>
        </w:rPr>
        <w:t>”；</w:t>
      </w:r>
      <w:r w:rsidRPr="002D0D81">
        <w:t>password</w:t>
      </w:r>
      <w:r w:rsidRPr="002D0D81">
        <w:rPr>
          <w:rFonts w:hint="eastAsia"/>
        </w:rPr>
        <w:t>：“</w:t>
      </w:r>
      <w:r w:rsidRPr="002D0D81">
        <w:t>123</w:t>
      </w:r>
      <w:r w:rsidRPr="002D0D81">
        <w:rPr>
          <w:rFonts w:hint="eastAsia"/>
        </w:rPr>
        <w:t>”；</w:t>
      </w:r>
    </w:p>
    <w:p w14:paraId="179FF471" w14:textId="77777777" w:rsidR="00AD050D" w:rsidRPr="002D0D81" w:rsidRDefault="00AD050D" w:rsidP="009671BA">
      <w:pPr>
        <w:pStyle w:val="affa"/>
        <w:spacing w:line="360" w:lineRule="auto"/>
        <w:ind w:firstLine="480"/>
      </w:pPr>
      <w:r w:rsidRPr="002D0D81">
        <w:rPr>
          <w:rFonts w:hint="eastAsia"/>
        </w:rPr>
        <w:t>（</w:t>
      </w:r>
      <w:r w:rsidRPr="002D0D81">
        <w:t>3</w:t>
      </w:r>
      <w:r w:rsidRPr="002D0D81">
        <w:rPr>
          <w:rFonts w:hint="eastAsia"/>
        </w:rPr>
        <w:t>）指定测试过程中，</w:t>
      </w:r>
      <w:r w:rsidRPr="002D0D81">
        <w:t>Is Change Env</w:t>
      </w:r>
      <w:r w:rsidRPr="002D0D81">
        <w:rPr>
          <w:rFonts w:hint="eastAsia"/>
        </w:rPr>
        <w:t>字段分别为</w:t>
      </w:r>
      <w:r w:rsidRPr="002D0D81">
        <w:t>false</w:t>
      </w:r>
      <w:r w:rsidRPr="002D0D81">
        <w:rPr>
          <w:rFonts w:hint="eastAsia"/>
        </w:rPr>
        <w:t>和</w:t>
      </w:r>
      <w:r w:rsidRPr="002D0D81">
        <w:t>true</w:t>
      </w:r>
      <w:r w:rsidRPr="002D0D81">
        <w:rPr>
          <w:rFonts w:hint="eastAsia"/>
        </w:rPr>
        <w:t>时所使用的测试环境。</w:t>
      </w:r>
    </w:p>
    <w:p w14:paraId="6E714EFE" w14:textId="77777777" w:rsidR="00AD050D" w:rsidRPr="002D0D81" w:rsidRDefault="00AD050D" w:rsidP="00183012">
      <w:pPr>
        <w:pStyle w:val="3"/>
      </w:pPr>
      <w:bookmarkStart w:id="82" w:name="_Toc16632690"/>
      <w:r w:rsidRPr="002D0D81">
        <w:rPr>
          <w:rFonts w:hint="eastAsia"/>
        </w:rPr>
        <w:t>测试场景与测试用例结构化文档描述</w:t>
      </w:r>
      <w:bookmarkEnd w:id="82"/>
    </w:p>
    <w:p w14:paraId="0BF04C1B" w14:textId="77777777" w:rsidR="00AD050D" w:rsidRPr="002D0D81" w:rsidRDefault="00AD050D" w:rsidP="009671BA">
      <w:pPr>
        <w:pStyle w:val="affa"/>
        <w:spacing w:line="360" w:lineRule="auto"/>
        <w:ind w:firstLine="480"/>
      </w:pPr>
      <w:r w:rsidRPr="002D0D81">
        <w:rPr>
          <w:rFonts w:hint="eastAsia"/>
        </w:rPr>
        <w:t>测试场景与测试用例结构化文档要包含：测试环境以及场景测试用例的语义描述文档。系统中采用</w:t>
      </w:r>
      <w:r w:rsidRPr="002D0D81">
        <w:t>XML</w:t>
      </w:r>
      <w:r w:rsidRPr="002D0D81">
        <w:rPr>
          <w:rFonts w:hint="eastAsia"/>
        </w:rPr>
        <w:t>语言进行描述，测试文档的生成遵循以下五项规则：</w:t>
      </w:r>
    </w:p>
    <w:p w14:paraId="1CA45598" w14:textId="77777777" w:rsidR="00AD050D" w:rsidRPr="002D0D81" w:rsidRDefault="00AD050D" w:rsidP="009671BA">
      <w:pPr>
        <w:pStyle w:val="affa"/>
        <w:spacing w:line="360" w:lineRule="auto"/>
        <w:ind w:firstLine="480"/>
      </w:pPr>
      <w:r w:rsidRPr="002D0D81">
        <w:rPr>
          <w:rFonts w:hint="eastAsia"/>
        </w:rPr>
        <w:t>（</w:t>
      </w:r>
      <w:r w:rsidRPr="002D0D81">
        <w:t>1</w:t>
      </w:r>
      <w:r w:rsidRPr="002D0D81">
        <w:rPr>
          <w:rFonts w:hint="eastAsia"/>
        </w:rPr>
        <w:t>）对每一个要素采用</w:t>
      </w:r>
      <w:r w:rsidRPr="002D0D81">
        <w:t>key-value</w:t>
      </w:r>
      <w:r w:rsidRPr="002D0D81">
        <w:rPr>
          <w:rFonts w:hint="eastAsia"/>
        </w:rPr>
        <w:t>对的形式描述；</w:t>
      </w:r>
    </w:p>
    <w:p w14:paraId="67745B05" w14:textId="77777777" w:rsidR="00AD050D" w:rsidRPr="002D0D81" w:rsidRDefault="00AD050D" w:rsidP="009671BA">
      <w:pPr>
        <w:pStyle w:val="affa"/>
        <w:spacing w:line="360" w:lineRule="auto"/>
        <w:ind w:firstLine="480"/>
      </w:pPr>
      <w:r w:rsidRPr="002D0D81">
        <w:rPr>
          <w:rFonts w:hint="eastAsia"/>
        </w:rPr>
        <w:t>（</w:t>
      </w:r>
      <w:r w:rsidRPr="002D0D81">
        <w:t>2</w:t>
      </w:r>
      <w:r w:rsidRPr="002D0D81">
        <w:rPr>
          <w:rFonts w:hint="eastAsia"/>
        </w:rPr>
        <w:t>）描述测试环境时，每个测试环境状态均有明显分隔；</w:t>
      </w:r>
    </w:p>
    <w:p w14:paraId="75D4AE7F" w14:textId="77777777" w:rsidR="00AD050D" w:rsidRPr="002D0D81" w:rsidRDefault="00AD050D" w:rsidP="009671BA">
      <w:pPr>
        <w:pStyle w:val="affa"/>
        <w:spacing w:line="360" w:lineRule="auto"/>
        <w:ind w:firstLine="480"/>
      </w:pPr>
      <w:r w:rsidRPr="002D0D81">
        <w:rPr>
          <w:rFonts w:hint="eastAsia"/>
        </w:rPr>
        <w:t>（</w:t>
      </w:r>
      <w:r w:rsidRPr="002D0D81">
        <w:t>3</w:t>
      </w:r>
      <w:r w:rsidRPr="002D0D81">
        <w:rPr>
          <w:rFonts w:hint="eastAsia"/>
        </w:rPr>
        <w:t>）测试环境文档保存在</w:t>
      </w:r>
      <w:r w:rsidRPr="002D0D81">
        <w:t>Test Env.xml</w:t>
      </w:r>
      <w:r w:rsidRPr="002D0D81">
        <w:rPr>
          <w:rFonts w:hint="eastAsia"/>
        </w:rPr>
        <w:t>中；</w:t>
      </w:r>
      <w:r w:rsidRPr="002D0D81">
        <w:t xml:space="preserve"> </w:t>
      </w:r>
    </w:p>
    <w:p w14:paraId="7B373C9D" w14:textId="77777777" w:rsidR="00AD050D" w:rsidRPr="002D0D81" w:rsidRDefault="00AD050D" w:rsidP="009671BA">
      <w:pPr>
        <w:pStyle w:val="affa"/>
        <w:spacing w:line="360" w:lineRule="auto"/>
        <w:ind w:firstLine="480"/>
      </w:pPr>
      <w:r w:rsidRPr="002D0D81">
        <w:rPr>
          <w:rFonts w:hint="eastAsia"/>
        </w:rPr>
        <w:t>（</w:t>
      </w:r>
      <w:r w:rsidRPr="002D0D81">
        <w:t>4</w:t>
      </w:r>
      <w:r w:rsidRPr="002D0D81">
        <w:rPr>
          <w:rFonts w:hint="eastAsia"/>
        </w:rPr>
        <w:t>）描述测试用例时，以测试场景为单位进行描述；</w:t>
      </w:r>
    </w:p>
    <w:p w14:paraId="111D4441" w14:textId="77777777" w:rsidR="00AD050D" w:rsidRPr="002D0D81" w:rsidRDefault="00AD050D" w:rsidP="009671BA">
      <w:pPr>
        <w:pStyle w:val="affa"/>
        <w:spacing w:line="360" w:lineRule="auto"/>
        <w:ind w:firstLine="480"/>
      </w:pPr>
      <w:r w:rsidRPr="002D0D81">
        <w:rPr>
          <w:rFonts w:hint="eastAsia"/>
        </w:rPr>
        <w:t>（</w:t>
      </w:r>
      <w:r w:rsidRPr="002D0D81">
        <w:t>5</w:t>
      </w:r>
      <w:r w:rsidRPr="002D0D81">
        <w:rPr>
          <w:rFonts w:hint="eastAsia"/>
        </w:rPr>
        <w:t>）测试用例文档保存在</w:t>
      </w:r>
      <w:r w:rsidRPr="002D0D81">
        <w:t>Test Case.xml</w:t>
      </w:r>
      <w:r w:rsidRPr="002D0D81">
        <w:rPr>
          <w:rFonts w:hint="eastAsia"/>
        </w:rPr>
        <w:t>中。</w:t>
      </w:r>
    </w:p>
    <w:p w14:paraId="2AD036C6" w14:textId="77777777" w:rsidR="00AD050D" w:rsidRPr="002D0D81" w:rsidRDefault="00AD050D" w:rsidP="009671BA">
      <w:pPr>
        <w:pStyle w:val="affa"/>
        <w:spacing w:line="360" w:lineRule="auto"/>
        <w:ind w:firstLine="480"/>
      </w:pPr>
      <w:r w:rsidRPr="002D0D81">
        <w:rPr>
          <w:rFonts w:hint="eastAsia"/>
        </w:rPr>
        <w:t>如下是对登录场景进行测试环境描述的示例，状态描述来源于测试者的输入：</w:t>
      </w:r>
    </w:p>
    <w:p w14:paraId="10D21682" w14:textId="77777777" w:rsidR="00AD050D" w:rsidRPr="002D0D81" w:rsidRDefault="00AD050D" w:rsidP="009671BA">
      <w:pPr>
        <w:pStyle w:val="affa"/>
        <w:spacing w:line="360" w:lineRule="auto"/>
        <w:ind w:firstLine="480"/>
      </w:pPr>
      <w:r w:rsidRPr="002D0D81">
        <w:t xml:space="preserve">&lt;Test Env&gt; </w:t>
      </w:r>
    </w:p>
    <w:p w14:paraId="66B64520" w14:textId="77777777" w:rsidR="00AD050D" w:rsidRPr="002D0D81" w:rsidRDefault="00AD050D" w:rsidP="009671BA">
      <w:pPr>
        <w:pStyle w:val="affa"/>
        <w:spacing w:line="360" w:lineRule="auto"/>
        <w:ind w:firstLine="480"/>
      </w:pPr>
      <w:r w:rsidRPr="002D0D81">
        <w:t xml:space="preserve">     &lt;!--</w:t>
      </w:r>
      <w:r w:rsidRPr="002D0D81">
        <w:rPr>
          <w:rFonts w:hint="eastAsia"/>
        </w:rPr>
        <w:t>环境编号</w:t>
      </w:r>
      <w:r w:rsidRPr="002D0D81">
        <w:t xml:space="preserve">--&gt; </w:t>
      </w:r>
    </w:p>
    <w:p w14:paraId="7986DCE6" w14:textId="77777777" w:rsidR="00AD050D" w:rsidRPr="002D0D81" w:rsidRDefault="00AD050D" w:rsidP="009671BA">
      <w:pPr>
        <w:pStyle w:val="affa"/>
        <w:spacing w:line="360" w:lineRule="auto"/>
        <w:ind w:firstLine="480"/>
      </w:pPr>
      <w:r w:rsidRPr="002D0D81">
        <w:t xml:space="preserve">      &lt;Env id=l&gt; </w:t>
      </w:r>
    </w:p>
    <w:p w14:paraId="45D5628F" w14:textId="77777777" w:rsidR="00AD050D" w:rsidRPr="002D0D81" w:rsidRDefault="00AD050D" w:rsidP="009671BA">
      <w:pPr>
        <w:pStyle w:val="affa"/>
        <w:spacing w:line="360" w:lineRule="auto"/>
        <w:ind w:firstLine="480"/>
      </w:pPr>
      <w:r w:rsidRPr="002D0D81">
        <w:t xml:space="preserve">           &lt;!--</w:t>
      </w:r>
      <w:r w:rsidRPr="002D0D81">
        <w:rPr>
          <w:rFonts w:hint="eastAsia"/>
        </w:rPr>
        <w:t>用户名、密码、是否改变环境</w:t>
      </w:r>
      <w:r w:rsidRPr="002D0D81">
        <w:t xml:space="preserve">--&gt; </w:t>
      </w:r>
    </w:p>
    <w:p w14:paraId="2632DD4B" w14:textId="77777777" w:rsidR="00AD050D" w:rsidRPr="002D0D81" w:rsidRDefault="00AD050D" w:rsidP="009671BA">
      <w:pPr>
        <w:pStyle w:val="affa"/>
        <w:spacing w:line="360" w:lineRule="auto"/>
        <w:ind w:firstLine="480"/>
      </w:pPr>
      <w:r w:rsidRPr="002D0D81">
        <w:t xml:space="preserve">           &lt;usemame&gt;usemame:"zyp"&lt;/usemame&gt; </w:t>
      </w:r>
    </w:p>
    <w:p w14:paraId="08605BD1" w14:textId="77777777" w:rsidR="00AD050D" w:rsidRPr="002D0D81" w:rsidRDefault="00AD050D" w:rsidP="009671BA">
      <w:pPr>
        <w:pStyle w:val="affa"/>
        <w:spacing w:line="360" w:lineRule="auto"/>
        <w:ind w:firstLine="480"/>
      </w:pPr>
      <w:r w:rsidRPr="002D0D81">
        <w:t xml:space="preserve">           &lt;password&gt;password</w:t>
      </w:r>
      <w:r w:rsidRPr="002D0D81">
        <w:rPr>
          <w:rFonts w:hint="eastAsia"/>
        </w:rPr>
        <w:t>:</w:t>
      </w:r>
      <w:r w:rsidRPr="002D0D81">
        <w:t xml:space="preserve">"psw567"&lt;/password&gt; </w:t>
      </w:r>
    </w:p>
    <w:p w14:paraId="73AF2508" w14:textId="77777777" w:rsidR="00AD050D" w:rsidRPr="002D0D81" w:rsidRDefault="00AD050D" w:rsidP="009671BA">
      <w:pPr>
        <w:pStyle w:val="affa"/>
        <w:spacing w:line="360" w:lineRule="auto"/>
        <w:ind w:firstLine="480"/>
      </w:pPr>
      <w:r w:rsidRPr="002D0D81">
        <w:t xml:space="preserve">           &lt;Is Change Env&gt; Is C hange Env =false&lt;/Is C hange Env&gt; </w:t>
      </w:r>
    </w:p>
    <w:p w14:paraId="212CA862" w14:textId="77777777" w:rsidR="00AD050D" w:rsidRPr="002D0D81" w:rsidRDefault="00AD050D" w:rsidP="009671BA">
      <w:pPr>
        <w:pStyle w:val="affa"/>
        <w:spacing w:line="360" w:lineRule="auto"/>
        <w:ind w:firstLine="480"/>
      </w:pPr>
      <w:r w:rsidRPr="002D0D81">
        <w:t xml:space="preserve">      &lt;/Env&gt; </w:t>
      </w:r>
    </w:p>
    <w:p w14:paraId="49447079" w14:textId="77777777" w:rsidR="00AD050D" w:rsidRPr="002D0D81" w:rsidRDefault="00AD050D" w:rsidP="009671BA">
      <w:pPr>
        <w:pStyle w:val="affa"/>
        <w:spacing w:line="360" w:lineRule="auto"/>
        <w:ind w:firstLine="480"/>
      </w:pPr>
      <w:r w:rsidRPr="002D0D81">
        <w:t>&lt;/Test Env&gt;</w:t>
      </w:r>
    </w:p>
    <w:p w14:paraId="619BA6A0" w14:textId="77777777" w:rsidR="00AD050D" w:rsidRPr="002D0D81" w:rsidRDefault="00AD050D" w:rsidP="009671BA">
      <w:pPr>
        <w:pStyle w:val="affa"/>
        <w:spacing w:line="360" w:lineRule="auto"/>
        <w:ind w:firstLine="480"/>
      </w:pPr>
      <w:r w:rsidRPr="002D0D81">
        <w:rPr>
          <w:rFonts w:hint="eastAsia"/>
        </w:rPr>
        <w:t>如下是对一个简单的测试用例进行描述的示例：</w:t>
      </w:r>
    </w:p>
    <w:p w14:paraId="2B542BB5" w14:textId="77777777" w:rsidR="00AD050D" w:rsidRPr="002D0D81" w:rsidRDefault="00AD050D" w:rsidP="009671BA">
      <w:pPr>
        <w:pStyle w:val="affa"/>
        <w:spacing w:line="360" w:lineRule="auto"/>
        <w:ind w:firstLine="480"/>
      </w:pPr>
      <w:r w:rsidRPr="002D0D81">
        <w:t xml:space="preserve">&lt;Test Case&gt; </w:t>
      </w:r>
    </w:p>
    <w:p w14:paraId="571D8197" w14:textId="77777777" w:rsidR="00AD050D" w:rsidRPr="002D0D81" w:rsidRDefault="00AD050D" w:rsidP="009671BA">
      <w:pPr>
        <w:pStyle w:val="affa"/>
        <w:spacing w:line="360" w:lineRule="auto"/>
        <w:ind w:firstLine="480"/>
      </w:pPr>
      <w:r w:rsidRPr="002D0D81">
        <w:t xml:space="preserve">      &lt;Scene id=s_id&gt; </w:t>
      </w:r>
    </w:p>
    <w:p w14:paraId="22015899" w14:textId="77777777" w:rsidR="00AD050D" w:rsidRPr="002D0D81" w:rsidRDefault="00AD050D" w:rsidP="009671BA">
      <w:pPr>
        <w:pStyle w:val="affa"/>
        <w:spacing w:line="360" w:lineRule="auto"/>
        <w:ind w:firstLine="480"/>
      </w:pPr>
      <w:r w:rsidRPr="002D0D81">
        <w:t xml:space="preserve">          &lt;Case id=c_id&gt; </w:t>
      </w:r>
    </w:p>
    <w:p w14:paraId="28B097C9" w14:textId="77777777" w:rsidR="00AD050D" w:rsidRPr="002D0D81" w:rsidRDefault="00AD050D" w:rsidP="009671BA">
      <w:pPr>
        <w:pStyle w:val="affa"/>
        <w:spacing w:line="360" w:lineRule="auto"/>
        <w:ind w:firstLine="480"/>
      </w:pPr>
      <w:r w:rsidRPr="002D0D81">
        <w:t xml:space="preserve">               &lt;!--</w:t>
      </w:r>
      <w:r w:rsidRPr="002D0D81">
        <w:rPr>
          <w:rFonts w:hint="eastAsia"/>
        </w:rPr>
        <w:t>测试输入、变量及其初始值</w:t>
      </w:r>
      <w:r w:rsidRPr="002D0D81">
        <w:t xml:space="preserve">--&gt; </w:t>
      </w:r>
    </w:p>
    <w:p w14:paraId="19BBC852" w14:textId="77777777" w:rsidR="00AD050D" w:rsidRPr="002D0D81" w:rsidRDefault="00AD050D" w:rsidP="009671BA">
      <w:pPr>
        <w:pStyle w:val="affa"/>
        <w:spacing w:line="360" w:lineRule="auto"/>
        <w:ind w:firstLine="480"/>
      </w:pPr>
      <w:r w:rsidRPr="002D0D81">
        <w:t xml:space="preserve">               &lt;Step&gt;Inputs, data and variables&lt;/Step&gt; </w:t>
      </w:r>
    </w:p>
    <w:p w14:paraId="5400C482" w14:textId="77777777" w:rsidR="00AD050D" w:rsidRPr="002D0D81" w:rsidRDefault="00AD050D" w:rsidP="009671BA">
      <w:pPr>
        <w:pStyle w:val="affa"/>
        <w:spacing w:line="360" w:lineRule="auto"/>
        <w:ind w:firstLine="480"/>
      </w:pPr>
      <w:r w:rsidRPr="002D0D81">
        <w:t xml:space="preserve">               &lt;!--</w:t>
      </w:r>
      <w:r w:rsidRPr="002D0D81">
        <w:rPr>
          <w:rFonts w:hint="eastAsia"/>
        </w:rPr>
        <w:t>被测程序运行后的输出</w:t>
      </w:r>
      <w:r w:rsidRPr="002D0D81">
        <w:t xml:space="preserve">--&gt; </w:t>
      </w:r>
    </w:p>
    <w:p w14:paraId="3C7F9D72" w14:textId="77777777" w:rsidR="00AD050D" w:rsidRPr="002D0D81" w:rsidRDefault="00AD050D" w:rsidP="009671BA">
      <w:pPr>
        <w:pStyle w:val="affa"/>
        <w:spacing w:line="360" w:lineRule="auto"/>
        <w:ind w:firstLine="480"/>
      </w:pPr>
      <w:r w:rsidRPr="002D0D81">
        <w:t xml:space="preserve">               &lt;Result&gt;What the program should output&lt;/Result&gt; </w:t>
      </w:r>
    </w:p>
    <w:p w14:paraId="06C7FFAD" w14:textId="77777777" w:rsidR="00AD050D" w:rsidRPr="002D0D81" w:rsidRDefault="00AD050D" w:rsidP="009671BA">
      <w:pPr>
        <w:pStyle w:val="affa"/>
        <w:spacing w:line="360" w:lineRule="auto"/>
        <w:ind w:firstLine="480"/>
      </w:pPr>
      <w:r w:rsidRPr="002D0D81">
        <w:t xml:space="preserve">               &lt;!--</w:t>
      </w:r>
      <w:r w:rsidRPr="002D0D81">
        <w:rPr>
          <w:rFonts w:hint="eastAsia"/>
        </w:rPr>
        <w:t>所关联的下一个测试场景</w:t>
      </w:r>
      <w:r w:rsidRPr="002D0D81">
        <w:t xml:space="preserve">--&gt; </w:t>
      </w:r>
    </w:p>
    <w:p w14:paraId="41A83A7B" w14:textId="77777777" w:rsidR="00AD050D" w:rsidRPr="002D0D81" w:rsidRDefault="00AD050D" w:rsidP="009671BA">
      <w:pPr>
        <w:pStyle w:val="affa"/>
        <w:spacing w:line="360" w:lineRule="auto"/>
        <w:ind w:firstLine="480"/>
      </w:pPr>
      <w:r w:rsidRPr="002D0D81">
        <w:t xml:space="preserve">               &lt;Next Scene ID&gt;the next scene ID&lt;/Next Scene ID&gt; </w:t>
      </w:r>
    </w:p>
    <w:p w14:paraId="6DD86815" w14:textId="77777777" w:rsidR="00AD050D" w:rsidRPr="002D0D81" w:rsidRDefault="00AD050D" w:rsidP="009671BA">
      <w:pPr>
        <w:pStyle w:val="affa"/>
        <w:spacing w:line="360" w:lineRule="auto"/>
        <w:ind w:firstLine="480"/>
      </w:pPr>
      <w:r w:rsidRPr="002D0D81">
        <w:t xml:space="preserve">               &lt;!--</w:t>
      </w:r>
      <w:r w:rsidRPr="002D0D81">
        <w:rPr>
          <w:rFonts w:hint="eastAsia"/>
        </w:rPr>
        <w:t>所执行的方法</w:t>
      </w:r>
      <w:r w:rsidRPr="002D0D81">
        <w:t xml:space="preserve">--&gt; </w:t>
      </w:r>
    </w:p>
    <w:p w14:paraId="221DE0F2" w14:textId="77777777" w:rsidR="00AD050D" w:rsidRPr="002D0D81" w:rsidRDefault="00AD050D" w:rsidP="009671BA">
      <w:pPr>
        <w:pStyle w:val="affa"/>
        <w:spacing w:line="360" w:lineRule="auto"/>
        <w:ind w:firstLine="480"/>
      </w:pPr>
      <w:r w:rsidRPr="002D0D81">
        <w:t xml:space="preserve">               &lt;Function&gt;Which Function to be run&lt;/Function&gt; </w:t>
      </w:r>
    </w:p>
    <w:p w14:paraId="6F4B6C5E" w14:textId="77777777" w:rsidR="00AD050D" w:rsidRPr="002D0D81" w:rsidRDefault="00AD050D" w:rsidP="009671BA">
      <w:pPr>
        <w:pStyle w:val="affa"/>
        <w:spacing w:line="360" w:lineRule="auto"/>
        <w:ind w:firstLine="480"/>
      </w:pPr>
      <w:r w:rsidRPr="002D0D81">
        <w:t xml:space="preserve">               &lt;Time O ut&gt;Time O ut=xx&lt;/Time O ut&gt;&lt;!--</w:t>
      </w:r>
      <w:r w:rsidRPr="002D0D81">
        <w:rPr>
          <w:rFonts w:hint="eastAsia"/>
        </w:rPr>
        <w:t>超时时间</w:t>
      </w:r>
      <w:r w:rsidRPr="002D0D81">
        <w:t xml:space="preserve">--&gt; </w:t>
      </w:r>
    </w:p>
    <w:p w14:paraId="3B8944CA" w14:textId="77777777" w:rsidR="00AD050D" w:rsidRPr="002D0D81" w:rsidRDefault="00AD050D" w:rsidP="009671BA">
      <w:pPr>
        <w:pStyle w:val="affa"/>
        <w:spacing w:line="360" w:lineRule="auto"/>
        <w:ind w:firstLine="480"/>
      </w:pPr>
      <w:r w:rsidRPr="002D0D81">
        <w:t xml:space="preserve">               &lt;!--</w:t>
      </w:r>
      <w:r w:rsidRPr="002D0D81">
        <w:rPr>
          <w:rFonts w:hint="eastAsia"/>
        </w:rPr>
        <w:t>是否改变环境</w:t>
      </w:r>
      <w:r w:rsidRPr="002D0D81">
        <w:t xml:space="preserve">--&gt; </w:t>
      </w:r>
    </w:p>
    <w:p w14:paraId="1C20CFED" w14:textId="77777777" w:rsidR="00AD050D" w:rsidRPr="002D0D81" w:rsidRDefault="00AD050D" w:rsidP="009671BA">
      <w:pPr>
        <w:pStyle w:val="affa"/>
        <w:spacing w:line="360" w:lineRule="auto"/>
        <w:ind w:firstLine="480"/>
      </w:pPr>
      <w:r w:rsidRPr="002D0D81">
        <w:t xml:space="preserve">               &lt;Is Change Env&gt; Is C hange Env ={false|true}&lt;/Is C hange Env&gt; </w:t>
      </w:r>
    </w:p>
    <w:p w14:paraId="31D58912" w14:textId="77777777" w:rsidR="00AD050D" w:rsidRPr="002D0D81" w:rsidRDefault="00AD050D" w:rsidP="009671BA">
      <w:pPr>
        <w:pStyle w:val="affa"/>
        <w:spacing w:line="360" w:lineRule="auto"/>
        <w:ind w:firstLine="480"/>
      </w:pPr>
      <w:r w:rsidRPr="002D0D81">
        <w:t xml:space="preserve">          &lt;/Case&gt; </w:t>
      </w:r>
    </w:p>
    <w:p w14:paraId="67F84670" w14:textId="77777777" w:rsidR="00AD050D" w:rsidRPr="002D0D81" w:rsidRDefault="00AD050D" w:rsidP="009671BA">
      <w:pPr>
        <w:pStyle w:val="affa"/>
        <w:spacing w:line="360" w:lineRule="auto"/>
        <w:ind w:firstLine="480"/>
      </w:pPr>
      <w:r w:rsidRPr="002D0D81">
        <w:t xml:space="preserve">      &lt;/Scene&gt;</w:t>
      </w:r>
    </w:p>
    <w:p w14:paraId="3AB31ACB" w14:textId="77777777" w:rsidR="00AD050D" w:rsidRPr="002D0D81" w:rsidRDefault="00AD050D" w:rsidP="009671BA">
      <w:pPr>
        <w:pStyle w:val="affa"/>
        <w:spacing w:line="360" w:lineRule="auto"/>
        <w:ind w:firstLine="480"/>
      </w:pPr>
      <w:r w:rsidRPr="002D0D81">
        <w:t>&lt;/Test Case&gt;</w:t>
      </w:r>
    </w:p>
    <w:p w14:paraId="0417AB00" w14:textId="77777777" w:rsidR="00AD050D" w:rsidRPr="002D0D81" w:rsidRDefault="00AD050D" w:rsidP="009671BA">
      <w:pPr>
        <w:pStyle w:val="affa"/>
        <w:spacing w:line="360" w:lineRule="auto"/>
        <w:ind w:firstLine="480"/>
      </w:pPr>
      <w:r w:rsidRPr="002D0D81">
        <w:rPr>
          <w:rFonts w:hint="eastAsia"/>
        </w:rPr>
        <w:t>测试用例文档</w:t>
      </w:r>
      <w:r w:rsidRPr="002D0D81">
        <w:t>Test Case.xml</w:t>
      </w:r>
      <w:r w:rsidRPr="002D0D81">
        <w:t>自动生成的流程如下</w:t>
      </w:r>
      <w:r w:rsidRPr="002D0D81">
        <w:rPr>
          <w:rFonts w:hint="eastAsia"/>
        </w:rPr>
        <w:t>：</w:t>
      </w:r>
    </w:p>
    <w:p w14:paraId="1B07DCE5" w14:textId="77777777" w:rsidR="00AD050D" w:rsidRPr="002D0D81" w:rsidRDefault="00AD050D" w:rsidP="009671BA">
      <w:pPr>
        <w:pStyle w:val="affa"/>
        <w:spacing w:line="360" w:lineRule="auto"/>
        <w:ind w:firstLine="480"/>
      </w:pPr>
    </w:p>
    <w:p w14:paraId="17B1F205" w14:textId="77777777" w:rsidR="00AD050D" w:rsidRPr="002D0D81" w:rsidRDefault="00AD050D" w:rsidP="009671BA">
      <w:pPr>
        <w:pStyle w:val="affa"/>
        <w:spacing w:line="360" w:lineRule="auto"/>
        <w:ind w:firstLineChars="0" w:firstLine="0"/>
        <w:jc w:val="center"/>
      </w:pPr>
      <w:r w:rsidRPr="002D0D81">
        <w:object w:dxaOrig="5401" w:dyaOrig="10545" w14:anchorId="1AED36EB">
          <v:shape id="_x0000_i1051" type="#_x0000_t75" style="width:234.75pt;height:459pt" o:ole="">
            <v:imagedata r:id="rId74" o:title=""/>
          </v:shape>
          <o:OLEObject Type="Embed" ProgID="Visio.Drawing.15" ShapeID="_x0000_i1051" DrawAspect="Content" ObjectID="_1627811644" r:id="rId75"/>
        </w:object>
      </w:r>
    </w:p>
    <w:p w14:paraId="209E5F78" w14:textId="77777777" w:rsidR="00AD050D" w:rsidRPr="002D0D81" w:rsidRDefault="00AD050D" w:rsidP="009671BA">
      <w:pPr>
        <w:pStyle w:val="afff2"/>
      </w:pPr>
    </w:p>
    <w:p w14:paraId="76C1342A" w14:textId="77777777" w:rsidR="00AD050D" w:rsidRPr="002D0D81" w:rsidRDefault="00AD050D" w:rsidP="009671BA">
      <w:pPr>
        <w:pStyle w:val="afff2"/>
      </w:pPr>
      <w:r w:rsidRPr="002D0D81">
        <w:rPr>
          <w:rFonts w:hint="eastAsia"/>
        </w:rPr>
        <w:t>图</w:t>
      </w:r>
      <w:r w:rsidRPr="002D0D81">
        <w:rPr>
          <w:rFonts w:hint="eastAsia"/>
        </w:rPr>
        <w:t xml:space="preserve"> </w:t>
      </w:r>
      <w:r w:rsidRPr="002D0D81">
        <w:t>6</w:t>
      </w:r>
      <w:r w:rsidRPr="002D0D81">
        <w:rPr>
          <w:rFonts w:hint="eastAsia"/>
        </w:rPr>
        <w:t>-</w:t>
      </w:r>
      <w:r w:rsidRPr="002D0D81">
        <w:t>3</w:t>
      </w:r>
      <w:r w:rsidRPr="002D0D81">
        <w:rPr>
          <w:rFonts w:hint="eastAsia"/>
        </w:rPr>
        <w:t>-</w:t>
      </w:r>
      <w:r w:rsidRPr="002D0D81">
        <w:t xml:space="preserve">2 </w:t>
      </w:r>
      <w:r w:rsidRPr="002D0D81">
        <w:t>测试用例</w:t>
      </w:r>
      <w:r w:rsidRPr="002D0D81">
        <w:rPr>
          <w:rFonts w:hint="eastAsia"/>
        </w:rPr>
        <w:t>自动</w:t>
      </w:r>
      <w:r w:rsidRPr="002D0D81">
        <w:t>生成流程图</w:t>
      </w:r>
    </w:p>
    <w:p w14:paraId="6CFB2A96" w14:textId="77777777" w:rsidR="00AD050D" w:rsidRPr="002D0D81" w:rsidRDefault="00AD050D" w:rsidP="009671BA"/>
    <w:p w14:paraId="7A9DBC18" w14:textId="77777777" w:rsidR="00AD050D" w:rsidRPr="002D0D81" w:rsidRDefault="00AD050D" w:rsidP="00183012">
      <w:pPr>
        <w:pStyle w:val="3"/>
      </w:pPr>
      <w:bookmarkStart w:id="83" w:name="_Toc16632691"/>
      <w:r w:rsidRPr="002D0D81">
        <w:rPr>
          <w:rFonts w:hint="eastAsia"/>
        </w:rPr>
        <w:t>测试场景可并行测试路径</w:t>
      </w:r>
      <w:bookmarkEnd w:id="83"/>
    </w:p>
    <w:p w14:paraId="1045CB73" w14:textId="77777777" w:rsidR="00AD050D" w:rsidRPr="002D0D81" w:rsidRDefault="00AD050D" w:rsidP="009671BA">
      <w:pPr>
        <w:pStyle w:val="affa"/>
        <w:spacing w:line="360" w:lineRule="auto"/>
        <w:ind w:firstLine="480"/>
      </w:pPr>
      <w:r w:rsidRPr="002D0D81">
        <w:rPr>
          <w:rFonts w:hint="eastAsia"/>
        </w:rPr>
        <w:t>按照测试场景描述文档生成测试场景流图以直观描述场景之间的相互依赖关系，从起始节点出发，结束时回到终止节点，根据每个场景中的用例数量生成对应分支。根据测试用例描述文档的</w:t>
      </w:r>
      <w:r w:rsidRPr="002D0D81">
        <w:t>Next Scene ID</w:t>
      </w:r>
      <w:r w:rsidRPr="002D0D81">
        <w:rPr>
          <w:rFonts w:hint="eastAsia"/>
        </w:rPr>
        <w:t>指向下一个场景，若</w:t>
      </w:r>
      <w:r w:rsidRPr="002D0D81">
        <w:t>Next Scene ID</w:t>
      </w:r>
      <w:r w:rsidRPr="002D0D81">
        <w:rPr>
          <w:rFonts w:hint="eastAsia"/>
        </w:rPr>
        <w:t>指向存在，则指向对应的场景；若</w:t>
      </w:r>
      <w:r w:rsidRPr="002D0D81">
        <w:t>Next Scene</w:t>
      </w:r>
      <w:r w:rsidRPr="002D0D81">
        <w:rPr>
          <w:rFonts w:hint="eastAsia"/>
        </w:rPr>
        <w:t>指向不存在，则指向</w:t>
      </w:r>
      <w:r w:rsidRPr="002D0D81">
        <w:t>NULL scene</w:t>
      </w:r>
      <w:r w:rsidRPr="002D0D81">
        <w:rPr>
          <w:rFonts w:hint="eastAsia"/>
        </w:rPr>
        <w:t>节点，</w:t>
      </w:r>
      <w:r w:rsidRPr="002D0D81">
        <w:t>NULL scene</w:t>
      </w:r>
      <w:r w:rsidRPr="002D0D81">
        <w:rPr>
          <w:rFonts w:hint="eastAsia"/>
        </w:rPr>
        <w:t>用来代表没有后续操作的场景。</w:t>
      </w:r>
    </w:p>
    <w:p w14:paraId="609AAF73" w14:textId="77777777" w:rsidR="00AD050D" w:rsidRPr="002D0D81" w:rsidRDefault="00AD050D" w:rsidP="009671BA">
      <w:pPr>
        <w:pStyle w:val="affa"/>
        <w:spacing w:line="360" w:lineRule="auto"/>
        <w:ind w:firstLine="480"/>
      </w:pPr>
      <w:r w:rsidRPr="002D0D81">
        <w:rPr>
          <w:rFonts w:hint="eastAsia"/>
        </w:rPr>
        <w:t>为了提高测试效率，需要对测试任务进行并行化处理，采用邻接矩阵存储测试场景间的执行先后关系，通过深度遍历该邻接矩阵来构造可并行测试路径。其构造思想如下所示：</w:t>
      </w:r>
    </w:p>
    <w:p w14:paraId="2949C338" w14:textId="77777777" w:rsidR="00AD050D" w:rsidRPr="002D0D81" w:rsidRDefault="00AD050D" w:rsidP="009671BA">
      <w:pPr>
        <w:pStyle w:val="affa"/>
        <w:spacing w:line="360" w:lineRule="auto"/>
        <w:ind w:firstLine="480"/>
      </w:pPr>
      <w:r w:rsidRPr="002D0D81">
        <w:rPr>
          <w:rFonts w:hint="eastAsia"/>
        </w:rPr>
        <w:t>（</w:t>
      </w:r>
      <w:r w:rsidRPr="002D0D81">
        <w:rPr>
          <w:rFonts w:hint="eastAsia"/>
        </w:rPr>
        <w:t>1</w:t>
      </w:r>
      <w:r w:rsidRPr="002D0D81">
        <w:rPr>
          <w:rFonts w:hint="eastAsia"/>
        </w:rPr>
        <w:t>）根据测试场景的数量</w:t>
      </w:r>
      <w:r w:rsidRPr="002D0D81">
        <w:rPr>
          <w:rFonts w:hint="eastAsia"/>
        </w:rPr>
        <w:t>n</w:t>
      </w:r>
      <w:r w:rsidRPr="002D0D81">
        <w:rPr>
          <w:rFonts w:hint="eastAsia"/>
        </w:rPr>
        <w:t>生成一个</w:t>
      </w:r>
      <w:r w:rsidRPr="002D0D81">
        <w:rPr>
          <w:rFonts w:hint="eastAsia"/>
        </w:rPr>
        <w:t>n</w:t>
      </w:r>
      <w:r w:rsidRPr="002D0D81">
        <w:rPr>
          <w:rFonts w:ascii="宋体" w:hAnsi="宋体" w:hint="eastAsia"/>
        </w:rPr>
        <w:t>×</w:t>
      </w:r>
      <w:r w:rsidRPr="002D0D81">
        <w:t>n</w:t>
      </w:r>
      <w:r w:rsidRPr="002D0D81">
        <w:rPr>
          <w:rFonts w:hint="eastAsia"/>
        </w:rPr>
        <w:t>的邻接矩阵，初始值均为</w:t>
      </w:r>
      <w:r w:rsidRPr="002D0D81">
        <w:rPr>
          <w:rFonts w:hint="eastAsia"/>
        </w:rPr>
        <w:t>0</w:t>
      </w:r>
      <w:r w:rsidRPr="002D0D81">
        <w:rPr>
          <w:rFonts w:hint="eastAsia"/>
        </w:rPr>
        <w:t>；</w:t>
      </w:r>
    </w:p>
    <w:p w14:paraId="0DD2F92A" w14:textId="77777777" w:rsidR="00AD050D" w:rsidRPr="002D0D81" w:rsidRDefault="00AD050D" w:rsidP="009671BA">
      <w:pPr>
        <w:pStyle w:val="affa"/>
        <w:spacing w:line="360" w:lineRule="auto"/>
        <w:ind w:firstLine="480"/>
      </w:pPr>
      <w:r w:rsidRPr="002D0D81">
        <w:rPr>
          <w:rFonts w:hint="eastAsia"/>
        </w:rPr>
        <w:t>（</w:t>
      </w:r>
      <w:r w:rsidRPr="002D0D81">
        <w:rPr>
          <w:rFonts w:hint="eastAsia"/>
        </w:rPr>
        <w:t>2</w:t>
      </w:r>
      <w:r w:rsidRPr="002D0D81">
        <w:rPr>
          <w:rFonts w:hint="eastAsia"/>
        </w:rPr>
        <w:t>）当两个测试场景存在执行的先后关系的时候将对应的邻接矩阵值设为</w:t>
      </w:r>
      <w:r w:rsidRPr="002D0D81">
        <w:rPr>
          <w:rFonts w:hint="eastAsia"/>
        </w:rPr>
        <w:t>1</w:t>
      </w:r>
      <w:r w:rsidRPr="002D0D81">
        <w:rPr>
          <w:rFonts w:hint="eastAsia"/>
        </w:rPr>
        <w:t>；</w:t>
      </w:r>
    </w:p>
    <w:p w14:paraId="71AD6E1C" w14:textId="77777777" w:rsidR="00AD050D" w:rsidRPr="002D0D81" w:rsidRDefault="00AD050D" w:rsidP="009671BA">
      <w:pPr>
        <w:pStyle w:val="affa"/>
        <w:spacing w:line="360" w:lineRule="auto"/>
        <w:ind w:firstLine="480"/>
      </w:pPr>
      <w:r w:rsidRPr="002D0D81">
        <w:rPr>
          <w:rFonts w:hint="eastAsia"/>
        </w:rPr>
        <w:t>（</w:t>
      </w:r>
      <w:r w:rsidRPr="002D0D81">
        <w:rPr>
          <w:rFonts w:hint="eastAsia"/>
        </w:rPr>
        <w:t>3</w:t>
      </w:r>
      <w:r w:rsidRPr="002D0D81">
        <w:rPr>
          <w:rFonts w:hint="eastAsia"/>
        </w:rPr>
        <w:t>）该邻接矩阵已经记录了测试场景间的执行先后关系，对其进行深度优先搜索，就可以得到所有的可并行测试路径。</w:t>
      </w:r>
    </w:p>
    <w:p w14:paraId="25662EAC" w14:textId="77777777" w:rsidR="00AD050D" w:rsidRPr="002D0D81" w:rsidRDefault="00AD050D" w:rsidP="009671BA">
      <w:pPr>
        <w:pStyle w:val="affa"/>
        <w:spacing w:line="360" w:lineRule="auto"/>
        <w:ind w:firstLine="480"/>
      </w:pPr>
      <w:r w:rsidRPr="002D0D81">
        <w:rPr>
          <w:rFonts w:hint="eastAsia"/>
        </w:rPr>
        <w:t>可并行测试路径生成的伪代码如下：</w:t>
      </w:r>
    </w:p>
    <w:p w14:paraId="5C1931C2" w14:textId="77777777" w:rsidR="00AD050D" w:rsidRPr="002D0D81" w:rsidRDefault="00AD050D" w:rsidP="009671BA">
      <w:pPr>
        <w:pStyle w:val="affa"/>
        <w:spacing w:line="360" w:lineRule="auto"/>
        <w:ind w:firstLine="480"/>
      </w:pPr>
    </w:p>
    <w:p w14:paraId="4D96BEEF" w14:textId="77777777" w:rsidR="00AD050D" w:rsidRPr="002D0D81" w:rsidRDefault="00AD050D" w:rsidP="009671BA">
      <w:pPr>
        <w:pStyle w:val="affa"/>
        <w:spacing w:line="360" w:lineRule="auto"/>
        <w:ind w:firstLine="480"/>
      </w:pPr>
      <w:r w:rsidRPr="002D0D81">
        <w:t>Begin</w:t>
      </w:r>
      <w:r w:rsidRPr="002D0D81">
        <w:rPr>
          <w:rFonts w:hint="eastAsia"/>
        </w:rPr>
        <w:t>（</w:t>
      </w:r>
      <w:r w:rsidRPr="002D0D81">
        <w:t>算法开始</w:t>
      </w:r>
      <w:r w:rsidRPr="002D0D81">
        <w:rPr>
          <w:rFonts w:hint="eastAsia"/>
        </w:rPr>
        <w:t>）</w:t>
      </w:r>
    </w:p>
    <w:p w14:paraId="2B27C066" w14:textId="77777777" w:rsidR="00AD050D" w:rsidRPr="002D0D81" w:rsidRDefault="00AD050D" w:rsidP="009671BA">
      <w:pPr>
        <w:pStyle w:val="affa"/>
        <w:spacing w:line="360" w:lineRule="auto"/>
        <w:ind w:firstLine="480"/>
      </w:pPr>
      <w:r w:rsidRPr="002D0D81">
        <w:t xml:space="preserve">    </w:t>
      </w:r>
      <w:r w:rsidRPr="002D0D81">
        <w:t>初始邻接矩阵</w:t>
      </w:r>
      <w:r w:rsidRPr="002D0D81">
        <w:rPr>
          <w:rFonts w:hint="eastAsia"/>
        </w:rPr>
        <w:t xml:space="preserve"> =</w:t>
      </w:r>
      <w:r w:rsidRPr="002D0D81">
        <w:t xml:space="preserve"> </w:t>
      </w:r>
      <w:r w:rsidRPr="002D0D81">
        <w:rPr>
          <w:rFonts w:hint="eastAsia"/>
        </w:rPr>
        <w:t>[</w:t>
      </w:r>
      <w:r w:rsidRPr="002D0D81">
        <w:t>([0] *</w:t>
      </w:r>
      <w:r w:rsidRPr="002D0D81">
        <w:t>场景数</w:t>
      </w:r>
      <w:r w:rsidRPr="002D0D81">
        <w:rPr>
          <w:rFonts w:hint="eastAsia"/>
        </w:rPr>
        <w:t>)</w:t>
      </w:r>
      <w:r w:rsidRPr="002D0D81">
        <w:t xml:space="preserve"> for i in range(</w:t>
      </w:r>
      <w:r w:rsidRPr="002D0D81">
        <w:t>场景数</w:t>
      </w:r>
      <w:r w:rsidRPr="002D0D81">
        <w:rPr>
          <w:rFonts w:hint="eastAsia"/>
        </w:rPr>
        <w:t>)</w:t>
      </w:r>
      <w:r w:rsidRPr="002D0D81">
        <w:t>]</w:t>
      </w:r>
    </w:p>
    <w:p w14:paraId="2F0CE046" w14:textId="77777777" w:rsidR="00AD050D" w:rsidRPr="002D0D81" w:rsidRDefault="00AD050D" w:rsidP="009671BA">
      <w:pPr>
        <w:pStyle w:val="affa"/>
        <w:spacing w:line="360" w:lineRule="auto"/>
        <w:ind w:firstLine="480"/>
      </w:pPr>
      <w:r w:rsidRPr="002D0D81">
        <w:t xml:space="preserve">    </w:t>
      </w:r>
      <w:r w:rsidRPr="002D0D81">
        <w:t>所有场景用例</w:t>
      </w:r>
      <w:r w:rsidRPr="002D0D81">
        <w:rPr>
          <w:rFonts w:hint="eastAsia"/>
        </w:rPr>
        <w:t xml:space="preserve"> </w:t>
      </w:r>
      <w:r w:rsidRPr="002D0D81">
        <w:t xml:space="preserve">= </w:t>
      </w:r>
      <w:r w:rsidRPr="002D0D81">
        <w:rPr>
          <w:rFonts w:hint="eastAsia"/>
        </w:rPr>
        <w:t>El</w:t>
      </w:r>
      <w:r w:rsidRPr="002D0D81">
        <w:t>ementTree.parse(TestCase.xml)</w:t>
      </w:r>
    </w:p>
    <w:p w14:paraId="1C04A164" w14:textId="77777777" w:rsidR="00AD050D" w:rsidRPr="002D0D81" w:rsidRDefault="00AD050D" w:rsidP="009671BA">
      <w:pPr>
        <w:pStyle w:val="affa"/>
        <w:spacing w:line="360" w:lineRule="auto"/>
        <w:ind w:firstLine="480"/>
      </w:pPr>
      <w:r w:rsidRPr="002D0D81">
        <w:t xml:space="preserve">    </w:t>
      </w:r>
      <w:r w:rsidRPr="002D0D81">
        <w:t>所有场景集合</w:t>
      </w:r>
      <w:r w:rsidRPr="002D0D81">
        <w:rPr>
          <w:rFonts w:hint="eastAsia"/>
        </w:rPr>
        <w:t xml:space="preserve"> </w:t>
      </w:r>
      <w:r w:rsidRPr="002D0D81">
        <w:t xml:space="preserve">= </w:t>
      </w:r>
      <w:r w:rsidRPr="002D0D81">
        <w:t>场景用例</w:t>
      </w:r>
      <w:r w:rsidRPr="002D0D81">
        <w:rPr>
          <w:rFonts w:hint="eastAsia"/>
        </w:rPr>
        <w:t>.</w:t>
      </w:r>
      <w:r w:rsidRPr="002D0D81">
        <w:t>findall(‘/Scene’)</w:t>
      </w:r>
    </w:p>
    <w:p w14:paraId="78B04980" w14:textId="77777777" w:rsidR="00AD050D" w:rsidRPr="002D0D81" w:rsidRDefault="00AD050D" w:rsidP="009671BA">
      <w:pPr>
        <w:pStyle w:val="affa"/>
        <w:spacing w:line="360" w:lineRule="auto"/>
        <w:ind w:firstLine="480"/>
      </w:pPr>
      <w:r w:rsidRPr="002D0D81">
        <w:t xml:space="preserve">    For </w:t>
      </w:r>
      <w:r w:rsidRPr="002D0D81">
        <w:t>场景</w:t>
      </w:r>
      <w:r w:rsidRPr="002D0D81">
        <w:rPr>
          <w:rFonts w:hint="eastAsia"/>
        </w:rPr>
        <w:t xml:space="preserve"> </w:t>
      </w:r>
      <w:r w:rsidRPr="002D0D81">
        <w:t xml:space="preserve">in </w:t>
      </w:r>
      <w:r w:rsidRPr="002D0D81">
        <w:t>所有场景集合</w:t>
      </w:r>
      <w:r w:rsidRPr="002D0D81">
        <w:rPr>
          <w:rFonts w:hint="eastAsia"/>
        </w:rPr>
        <w:t>：</w:t>
      </w:r>
    </w:p>
    <w:p w14:paraId="1E009AFA" w14:textId="77777777" w:rsidR="00AD050D" w:rsidRPr="002D0D81" w:rsidRDefault="00AD050D" w:rsidP="009671BA">
      <w:pPr>
        <w:pStyle w:val="affa"/>
        <w:spacing w:line="360" w:lineRule="auto"/>
        <w:ind w:firstLine="480"/>
      </w:pPr>
      <w:r w:rsidRPr="002D0D81">
        <w:rPr>
          <w:rFonts w:hint="eastAsia"/>
        </w:rPr>
        <w:t xml:space="preserve"> </w:t>
      </w:r>
      <w:r w:rsidRPr="002D0D81">
        <w:t xml:space="preserve">      For </w:t>
      </w:r>
      <w:r w:rsidRPr="002D0D81">
        <w:t>场景用例</w:t>
      </w:r>
      <w:r w:rsidRPr="002D0D81">
        <w:rPr>
          <w:rFonts w:hint="eastAsia"/>
        </w:rPr>
        <w:t xml:space="preserve"> </w:t>
      </w:r>
      <w:r w:rsidRPr="002D0D81">
        <w:t xml:space="preserve">in </w:t>
      </w:r>
      <w:r w:rsidRPr="002D0D81">
        <w:t>场景</w:t>
      </w:r>
      <w:r w:rsidRPr="002D0D81">
        <w:rPr>
          <w:rFonts w:hint="eastAsia"/>
        </w:rPr>
        <w:t>.</w:t>
      </w:r>
      <w:r w:rsidRPr="002D0D81">
        <w:t>getchildren():</w:t>
      </w:r>
    </w:p>
    <w:p w14:paraId="18463CD1" w14:textId="77777777" w:rsidR="00AD050D" w:rsidRPr="002D0D81" w:rsidRDefault="00AD050D" w:rsidP="009671BA">
      <w:pPr>
        <w:pStyle w:val="affa"/>
        <w:spacing w:line="360" w:lineRule="auto"/>
        <w:ind w:firstLine="480"/>
      </w:pPr>
      <w:r w:rsidRPr="002D0D81">
        <w:t xml:space="preserve">          if </w:t>
      </w:r>
      <w:r w:rsidRPr="002D0D81">
        <w:t>场景</w:t>
      </w:r>
      <w:r w:rsidRPr="002D0D81">
        <w:rPr>
          <w:rFonts w:hint="eastAsia"/>
        </w:rPr>
        <w:t>用例</w:t>
      </w:r>
      <w:r w:rsidRPr="002D0D81">
        <w:t>.tag == ‘NextScene’:</w:t>
      </w:r>
    </w:p>
    <w:p w14:paraId="5997E927" w14:textId="77777777" w:rsidR="00AD050D" w:rsidRPr="002D0D81" w:rsidRDefault="00AD050D" w:rsidP="009671BA">
      <w:pPr>
        <w:pStyle w:val="affa"/>
        <w:spacing w:line="360" w:lineRule="auto"/>
        <w:ind w:firstLine="480"/>
      </w:pPr>
      <w:r w:rsidRPr="002D0D81">
        <w:t xml:space="preserve">            if case.text !=NULL:</w:t>
      </w:r>
    </w:p>
    <w:p w14:paraId="33D86518" w14:textId="77777777" w:rsidR="00AD050D" w:rsidRPr="002D0D81" w:rsidRDefault="00AD050D" w:rsidP="009671BA">
      <w:pPr>
        <w:pStyle w:val="affa"/>
        <w:spacing w:line="360" w:lineRule="auto"/>
        <w:ind w:firstLine="480"/>
      </w:pPr>
      <w:r w:rsidRPr="002D0D81">
        <w:t xml:space="preserve">               </w:t>
      </w:r>
      <w:r w:rsidRPr="002D0D81">
        <w:t>初始邻接矩阵</w:t>
      </w:r>
      <w:r w:rsidRPr="002D0D81">
        <w:rPr>
          <w:rFonts w:hint="eastAsia"/>
        </w:rPr>
        <w:t>[in</w:t>
      </w:r>
      <w:r w:rsidRPr="002D0D81">
        <w:t>(</w:t>
      </w:r>
      <w:r w:rsidRPr="002D0D81">
        <w:t>所有测试场景集合</w:t>
      </w:r>
      <w:r w:rsidRPr="002D0D81">
        <w:rPr>
          <w:rFonts w:hint="eastAsia"/>
        </w:rPr>
        <w:t>.</w:t>
      </w:r>
      <w:r w:rsidRPr="002D0D81">
        <w:t>get(‘id’))]</w:t>
      </w:r>
    </w:p>
    <w:p w14:paraId="0FAB2117" w14:textId="77777777" w:rsidR="00AD050D" w:rsidRPr="002D0D81" w:rsidRDefault="00AD050D" w:rsidP="009671BA">
      <w:pPr>
        <w:pStyle w:val="affa"/>
        <w:spacing w:line="360" w:lineRule="auto"/>
        <w:ind w:firstLine="480"/>
      </w:pPr>
      <w:r w:rsidRPr="002D0D81">
        <w:t xml:space="preserve">               [int(</w:t>
      </w:r>
      <w:r w:rsidRPr="002D0D81">
        <w:t>场景用例</w:t>
      </w:r>
      <w:r w:rsidRPr="002D0D81">
        <w:rPr>
          <w:rFonts w:hint="eastAsia"/>
        </w:rPr>
        <w:t>.</w:t>
      </w:r>
      <w:r w:rsidRPr="002D0D81">
        <w:t>text)]=1</w:t>
      </w:r>
    </w:p>
    <w:p w14:paraId="33211AE4" w14:textId="77777777" w:rsidR="00AD050D" w:rsidRPr="002D0D81" w:rsidRDefault="00AD050D" w:rsidP="009671BA">
      <w:pPr>
        <w:pStyle w:val="affa"/>
        <w:spacing w:line="360" w:lineRule="auto"/>
        <w:ind w:firstLine="480"/>
      </w:pPr>
      <w:r w:rsidRPr="002D0D81">
        <w:t xml:space="preserve">     </w:t>
      </w:r>
      <w:r w:rsidRPr="002D0D81">
        <w:t>场景栈</w:t>
      </w:r>
      <w:r w:rsidRPr="002D0D81">
        <w:rPr>
          <w:rFonts w:hint="eastAsia"/>
        </w:rPr>
        <w:t>p</w:t>
      </w:r>
      <w:r w:rsidRPr="002D0D81">
        <w:t>athstack.append([0])</w:t>
      </w:r>
    </w:p>
    <w:p w14:paraId="181164C3" w14:textId="77777777" w:rsidR="00AD050D" w:rsidRPr="002D0D81" w:rsidRDefault="00AD050D" w:rsidP="009671BA">
      <w:pPr>
        <w:pStyle w:val="affa"/>
        <w:spacing w:line="360" w:lineRule="auto"/>
        <w:ind w:firstLine="480"/>
      </w:pPr>
      <w:r w:rsidRPr="002D0D81">
        <w:t xml:space="preserve">     While len(pathstack)!=0:</w:t>
      </w:r>
    </w:p>
    <w:p w14:paraId="6E534EB3" w14:textId="77777777" w:rsidR="00AD050D" w:rsidRPr="002D0D81" w:rsidRDefault="00AD050D" w:rsidP="009671BA">
      <w:pPr>
        <w:pStyle w:val="affa"/>
        <w:spacing w:line="360" w:lineRule="auto"/>
        <w:ind w:firstLine="480"/>
      </w:pPr>
      <w:r w:rsidRPr="002D0D81">
        <w:t xml:space="preserve">         Path =pathstack.pop();</w:t>
      </w:r>
    </w:p>
    <w:p w14:paraId="0CFF1C45" w14:textId="77777777" w:rsidR="00AD050D" w:rsidRPr="002D0D81" w:rsidRDefault="00AD050D" w:rsidP="009671BA">
      <w:pPr>
        <w:pStyle w:val="affa"/>
        <w:spacing w:line="360" w:lineRule="auto"/>
        <w:ind w:firstLine="480"/>
      </w:pPr>
      <w:r w:rsidRPr="002D0D81">
        <w:t xml:space="preserve">         For i in range(len(path))</w:t>
      </w:r>
    </w:p>
    <w:p w14:paraId="31EC44A1" w14:textId="77777777" w:rsidR="00AD050D" w:rsidRPr="002D0D81" w:rsidRDefault="00AD050D" w:rsidP="009671BA">
      <w:pPr>
        <w:pStyle w:val="affa"/>
        <w:spacing w:line="360" w:lineRule="auto"/>
        <w:ind w:firstLine="480"/>
      </w:pPr>
      <w:r w:rsidRPr="002D0D81">
        <w:t xml:space="preserve">            Iter(request,</w:t>
      </w:r>
      <w:r w:rsidRPr="002D0D81">
        <w:t>场景数</w:t>
      </w:r>
      <w:r w:rsidRPr="002D0D81">
        <w:rPr>
          <w:rFonts w:hint="eastAsia"/>
        </w:rPr>
        <w:t>,</w:t>
      </w:r>
      <w:r w:rsidRPr="002D0D81">
        <w:t>path)</w:t>
      </w:r>
    </w:p>
    <w:p w14:paraId="5011ABDB" w14:textId="77777777" w:rsidR="00AD050D" w:rsidRPr="002D0D81" w:rsidRDefault="00AD050D" w:rsidP="009671BA">
      <w:pPr>
        <w:pStyle w:val="affa"/>
        <w:spacing w:line="360" w:lineRule="auto"/>
        <w:ind w:firstLine="480"/>
      </w:pPr>
      <w:r w:rsidRPr="002D0D81">
        <w:t xml:space="preserve">      Return allpath</w:t>
      </w:r>
    </w:p>
    <w:p w14:paraId="50FAC274" w14:textId="77777777" w:rsidR="00AD050D" w:rsidRPr="002D0D81" w:rsidRDefault="00AD050D" w:rsidP="009671BA">
      <w:pPr>
        <w:pStyle w:val="affa"/>
        <w:spacing w:line="360" w:lineRule="auto"/>
        <w:ind w:firstLine="480"/>
      </w:pPr>
      <w:r w:rsidRPr="002D0D81">
        <w:t>End(</w:t>
      </w:r>
      <w:r w:rsidRPr="002D0D81">
        <w:t>算法结束</w:t>
      </w:r>
      <w:r w:rsidRPr="002D0D81">
        <w:rPr>
          <w:rFonts w:hint="eastAsia"/>
        </w:rPr>
        <w:t>)</w:t>
      </w:r>
    </w:p>
    <w:p w14:paraId="3F02CA6F" w14:textId="77777777" w:rsidR="00AD050D" w:rsidRPr="002D0D81" w:rsidRDefault="00AD050D" w:rsidP="009671BA">
      <w:pPr>
        <w:pStyle w:val="affa"/>
        <w:spacing w:line="360" w:lineRule="auto"/>
        <w:ind w:firstLine="480"/>
      </w:pPr>
    </w:p>
    <w:p w14:paraId="691CEC8C" w14:textId="77777777" w:rsidR="00AD050D" w:rsidRPr="002D0D81" w:rsidRDefault="00AD050D" w:rsidP="009671BA">
      <w:pPr>
        <w:pStyle w:val="affa"/>
        <w:spacing w:line="360" w:lineRule="auto"/>
        <w:ind w:firstLine="480"/>
      </w:pPr>
      <w:r w:rsidRPr="002D0D81">
        <w:rPr>
          <w:rFonts w:hint="eastAsia"/>
        </w:rPr>
        <w:t>通过可并行路径的计算，生成了多条测试路径，每条可并行的测试路径形成测试任务。</w:t>
      </w:r>
    </w:p>
    <w:p w14:paraId="15ABAA1A" w14:textId="77777777" w:rsidR="00AD050D" w:rsidRPr="002D0D81" w:rsidRDefault="00AD050D" w:rsidP="009671BA">
      <w:pPr>
        <w:pStyle w:val="2"/>
        <w:ind w:left="425"/>
      </w:pPr>
      <w:bookmarkStart w:id="84" w:name="_Toc16632692"/>
      <w:r w:rsidRPr="002D0D81">
        <w:rPr>
          <w:rFonts w:hint="eastAsia"/>
        </w:rPr>
        <w:t>测试</w:t>
      </w:r>
      <w:r w:rsidRPr="002D0D81">
        <w:t>任务智能调度技术</w:t>
      </w:r>
      <w:bookmarkEnd w:id="84"/>
    </w:p>
    <w:p w14:paraId="75A968DB" w14:textId="77777777" w:rsidR="00AD050D" w:rsidRPr="002D0D81" w:rsidRDefault="00AD050D" w:rsidP="009671BA">
      <w:pPr>
        <w:pStyle w:val="affa"/>
        <w:spacing w:line="360" w:lineRule="auto"/>
        <w:ind w:firstLine="480"/>
      </w:pPr>
      <w:r w:rsidRPr="002D0D81">
        <w:rPr>
          <w:rFonts w:hint="eastAsia"/>
        </w:rPr>
        <w:t>云测试是一种新的云服务，其数据、服务以及基础架构都是部署在云中的，对其资源、任务的管理调度要采用符合其特性的策略。为测试任务调度虚拟机时，必须考虑云测试的特性，如果按照普通云服务的方式来进行调度，不能充分发挥云测试的作用。云测试中，虚拟机调度策略的优劣将直接决定其测试效率，也决定了其测试任务的执行质量以及虚拟机的负载均衡，因此云测试资源调度算法对云测试来说是至关重要的。</w:t>
      </w:r>
    </w:p>
    <w:p w14:paraId="7F288959" w14:textId="77777777" w:rsidR="00AD050D" w:rsidRPr="002D0D81" w:rsidRDefault="00AD050D" w:rsidP="009671BA">
      <w:pPr>
        <w:pStyle w:val="affa"/>
        <w:spacing w:line="360" w:lineRule="auto"/>
        <w:ind w:firstLine="480"/>
      </w:pPr>
      <w:r w:rsidRPr="002D0D81">
        <w:rPr>
          <w:rFonts w:hint="eastAsia"/>
        </w:rPr>
        <w:t>云测试作为云服务的一种，在资源调度过程也具有云服务的诸多特点：</w:t>
      </w:r>
    </w:p>
    <w:p w14:paraId="512A1BD5" w14:textId="77777777" w:rsidR="00AD050D" w:rsidRPr="002D0D81" w:rsidRDefault="00AD050D" w:rsidP="009671BA">
      <w:pPr>
        <w:pStyle w:val="affa"/>
        <w:spacing w:line="360" w:lineRule="auto"/>
        <w:ind w:firstLine="480"/>
      </w:pPr>
      <w:r w:rsidRPr="002D0D81">
        <w:rPr>
          <w:rFonts w:hint="eastAsia"/>
        </w:rPr>
        <w:t>（</w:t>
      </w:r>
      <w:r w:rsidRPr="002D0D81">
        <w:t>1</w:t>
      </w:r>
      <w:r w:rsidRPr="002D0D81">
        <w:rPr>
          <w:rFonts w:hint="eastAsia"/>
        </w:rPr>
        <w:t>）为使用者提供服务，使用者可以在云测试平台申请各种测试资源或直接使用其中的测试服务；</w:t>
      </w:r>
    </w:p>
    <w:p w14:paraId="577AA7FF" w14:textId="77777777" w:rsidR="00AD050D" w:rsidRPr="002D0D81" w:rsidRDefault="00AD050D" w:rsidP="009671BA">
      <w:pPr>
        <w:pStyle w:val="affa"/>
        <w:spacing w:line="360" w:lineRule="auto"/>
        <w:ind w:firstLine="480"/>
      </w:pPr>
      <w:r w:rsidRPr="002D0D81">
        <w:rPr>
          <w:rFonts w:hint="eastAsia"/>
        </w:rPr>
        <w:t>（</w:t>
      </w:r>
      <w:r w:rsidRPr="002D0D81">
        <w:t>2</w:t>
      </w:r>
      <w:r w:rsidRPr="002D0D81">
        <w:rPr>
          <w:rFonts w:hint="eastAsia"/>
        </w:rPr>
        <w:t>）提供个性定制服务，使用者可以选择由自己申请测试资源并通过虚拟技术自主测试环境，以满足其实际需求；也可以在云测试平台中选择满足自己要求的测试服务，由平台自动完成资源的分配以及环境部署等工作，从而可以大大降低使用者的接入成本。</w:t>
      </w:r>
    </w:p>
    <w:p w14:paraId="178BD7E0" w14:textId="77777777" w:rsidR="00AD050D" w:rsidRPr="002D0D81" w:rsidRDefault="00AD050D" w:rsidP="009671BA">
      <w:pPr>
        <w:pStyle w:val="affa"/>
        <w:spacing w:line="360" w:lineRule="auto"/>
        <w:ind w:firstLine="480"/>
      </w:pPr>
      <w:r w:rsidRPr="002D0D81">
        <w:rPr>
          <w:rFonts w:hint="eastAsia"/>
        </w:rPr>
        <w:t>（</w:t>
      </w:r>
      <w:r w:rsidRPr="002D0D81">
        <w:t>3</w:t>
      </w:r>
      <w:r w:rsidRPr="002D0D81">
        <w:rPr>
          <w:rFonts w:hint="eastAsia"/>
        </w:rPr>
        <w:t>）由使用者配置初始环境，例如建立数据库、录入原始数据、配置注册表等；</w:t>
      </w:r>
    </w:p>
    <w:p w14:paraId="6AE577FA" w14:textId="77777777" w:rsidR="00AD050D" w:rsidRPr="002D0D81" w:rsidRDefault="00AD050D" w:rsidP="009671BA">
      <w:pPr>
        <w:pStyle w:val="affa"/>
        <w:spacing w:line="360" w:lineRule="auto"/>
        <w:ind w:firstLine="480"/>
      </w:pPr>
      <w:r w:rsidRPr="002D0D81">
        <w:rPr>
          <w:rFonts w:hint="eastAsia"/>
        </w:rPr>
        <w:t>（</w:t>
      </w:r>
      <w:r w:rsidRPr="002D0D81">
        <w:t>4</w:t>
      </w:r>
      <w:r w:rsidRPr="002D0D81">
        <w:rPr>
          <w:rFonts w:hint="eastAsia"/>
        </w:rPr>
        <w:t>）测试任务智能调度，使用者选择或定制了某项测试服务并开始执行后，由云测试平台来调度虚拟机资源，使测试任务能够高效执行。一般看来，为使用者的测试任务分配固定虚拟机的策略无法满足云测试的效率要求，并且可能导致平台中的虚拟机负载严重不均衡。</w:t>
      </w:r>
    </w:p>
    <w:p w14:paraId="0038963A" w14:textId="77777777" w:rsidR="00AD050D" w:rsidRPr="002D0D81" w:rsidRDefault="00AD050D" w:rsidP="009671BA">
      <w:pPr>
        <w:pStyle w:val="affa"/>
        <w:spacing w:line="360" w:lineRule="auto"/>
        <w:ind w:firstLine="480"/>
      </w:pPr>
      <w:r w:rsidRPr="002D0D81">
        <w:rPr>
          <w:rFonts w:hint="eastAsia"/>
        </w:rPr>
        <w:t>因此，云测试平台必须提供满足云测试特性的虚拟机调度策略，以使虚拟机负载均衡，达到测试效率高且使用成本低的目的。</w:t>
      </w:r>
    </w:p>
    <w:p w14:paraId="15E7F1D6" w14:textId="77777777" w:rsidR="00AD050D" w:rsidRPr="002D0D81" w:rsidRDefault="00AD050D" w:rsidP="009671BA">
      <w:pPr>
        <w:pStyle w:val="affa"/>
        <w:spacing w:line="360" w:lineRule="auto"/>
        <w:ind w:firstLine="480"/>
      </w:pPr>
      <w:r w:rsidRPr="002D0D81">
        <w:rPr>
          <w:rFonts w:hint="eastAsia"/>
        </w:rPr>
        <w:t>测试资源智能调度是云测试服务的核心机制，下图</w:t>
      </w:r>
      <w:r w:rsidRPr="002D0D81">
        <w:rPr>
          <w:rFonts w:hint="eastAsia"/>
        </w:rPr>
        <w:t>6-</w:t>
      </w:r>
      <w:r w:rsidRPr="002D0D81">
        <w:t>4</w:t>
      </w:r>
      <w:r w:rsidRPr="002D0D81">
        <w:rPr>
          <w:rFonts w:hint="eastAsia"/>
        </w:rPr>
        <w:t>-</w:t>
      </w:r>
      <w:r w:rsidRPr="002D0D81">
        <w:t>1</w:t>
      </w:r>
      <w:r w:rsidRPr="002D0D81">
        <w:rPr>
          <w:rFonts w:hint="eastAsia"/>
        </w:rPr>
        <w:t>为测试资源智能调度的机制。</w:t>
      </w:r>
    </w:p>
    <w:p w14:paraId="7E354C26" w14:textId="77777777" w:rsidR="00AD050D" w:rsidRPr="002D0D81" w:rsidRDefault="00AD050D" w:rsidP="009671BA">
      <w:pPr>
        <w:pStyle w:val="affa"/>
        <w:spacing w:line="360" w:lineRule="auto"/>
        <w:ind w:firstLine="480"/>
        <w:jc w:val="center"/>
      </w:pPr>
      <w:r w:rsidRPr="002D0D81">
        <w:object w:dxaOrig="6286" w:dyaOrig="8340" w14:anchorId="1960967D">
          <v:shape id="_x0000_i1052" type="#_x0000_t75" style="width:228pt;height:302.25pt" o:ole="">
            <v:imagedata r:id="rId76" o:title=""/>
          </v:shape>
          <o:OLEObject Type="Embed" ProgID="Visio.Drawing.15" ShapeID="_x0000_i1052" DrawAspect="Content" ObjectID="_1627811645" r:id="rId77"/>
        </w:object>
      </w:r>
    </w:p>
    <w:p w14:paraId="5DB738DB" w14:textId="77777777" w:rsidR="00AD050D" w:rsidRPr="002D0D81" w:rsidRDefault="00AD050D" w:rsidP="009671BA">
      <w:pPr>
        <w:pStyle w:val="afff2"/>
      </w:pPr>
    </w:p>
    <w:p w14:paraId="590D20EB" w14:textId="77777777" w:rsidR="00AD050D" w:rsidRPr="002D0D81" w:rsidRDefault="00AD050D" w:rsidP="009671BA">
      <w:pPr>
        <w:pStyle w:val="afff2"/>
      </w:pPr>
      <w:r w:rsidRPr="002D0D81">
        <w:rPr>
          <w:rFonts w:hint="eastAsia"/>
        </w:rPr>
        <w:t>图</w:t>
      </w:r>
      <w:r w:rsidRPr="002D0D81">
        <w:rPr>
          <w:rFonts w:hint="eastAsia"/>
        </w:rPr>
        <w:t xml:space="preserve"> </w:t>
      </w:r>
      <w:r w:rsidRPr="002D0D81">
        <w:t>6</w:t>
      </w:r>
      <w:r w:rsidRPr="002D0D81">
        <w:rPr>
          <w:rFonts w:hint="eastAsia"/>
        </w:rPr>
        <w:t>-</w:t>
      </w:r>
      <w:r w:rsidRPr="002D0D81">
        <w:t>4</w:t>
      </w:r>
      <w:r w:rsidRPr="002D0D81">
        <w:rPr>
          <w:rFonts w:hint="eastAsia"/>
        </w:rPr>
        <w:t>-</w:t>
      </w:r>
      <w:r w:rsidRPr="002D0D81">
        <w:t xml:space="preserve">1 </w:t>
      </w:r>
      <w:r w:rsidRPr="002D0D81">
        <w:rPr>
          <w:rFonts w:hint="eastAsia"/>
        </w:rPr>
        <w:t>测试资源智能调度机</w:t>
      </w:r>
    </w:p>
    <w:p w14:paraId="67B4BEC5" w14:textId="77777777" w:rsidR="00AD050D" w:rsidRPr="002D0D81" w:rsidRDefault="00AD050D" w:rsidP="009671BA"/>
    <w:p w14:paraId="1C077EE2" w14:textId="77777777" w:rsidR="00AD050D" w:rsidRPr="002D0D81" w:rsidRDefault="00AD050D" w:rsidP="00183012">
      <w:pPr>
        <w:pStyle w:val="3"/>
      </w:pPr>
      <w:bookmarkStart w:id="85" w:name="_Toc16632693"/>
      <w:r w:rsidRPr="002D0D81">
        <w:t>测试任务的</w:t>
      </w:r>
      <w:r w:rsidRPr="002D0D81">
        <w:rPr>
          <w:rFonts w:hint="eastAsia"/>
        </w:rPr>
        <w:t>定义</w:t>
      </w:r>
      <w:bookmarkEnd w:id="85"/>
    </w:p>
    <w:p w14:paraId="669B6C7B" w14:textId="77777777" w:rsidR="00AD050D" w:rsidRPr="002D0D81" w:rsidRDefault="00AD050D" w:rsidP="009671BA">
      <w:pPr>
        <w:pStyle w:val="affa"/>
        <w:spacing w:line="360" w:lineRule="auto"/>
        <w:ind w:firstLine="480"/>
      </w:pPr>
      <w:r w:rsidRPr="002D0D81">
        <w:rPr>
          <w:rFonts w:hint="eastAsia"/>
        </w:rPr>
        <w:t>测试任务是用户用来管理测试的基本单位，包括要执行的相关测试用例、测试脚本以及测试任务要满足的约束条件等。测试用例可以对应一个功能模块，也可以对应多个功能模块。在白盒测试中，测试任务可能是要对一段代码进行测试；在黑盒测试中，测试任务可能是对一些业务功能或性能进行测试。但最终都要归结到测试用例的执行上，所以本方案中所提到的执行测试脚本和测试用例就代表执行测试任务。</w:t>
      </w:r>
    </w:p>
    <w:p w14:paraId="739D965A" w14:textId="77777777" w:rsidR="00AD050D" w:rsidRPr="002D0D81" w:rsidRDefault="00AD050D" w:rsidP="00183012">
      <w:pPr>
        <w:pStyle w:val="3"/>
      </w:pPr>
      <w:bookmarkStart w:id="86" w:name="_Toc16632694"/>
      <w:r w:rsidRPr="002D0D81">
        <w:t>测试任务的</w:t>
      </w:r>
      <w:r w:rsidRPr="002D0D81">
        <w:rPr>
          <w:rFonts w:hint="eastAsia"/>
        </w:rPr>
        <w:t>依赖</w:t>
      </w:r>
      <w:r w:rsidRPr="002D0D81">
        <w:t>关系</w:t>
      </w:r>
      <w:bookmarkEnd w:id="86"/>
    </w:p>
    <w:p w14:paraId="7F9DFB92" w14:textId="77777777" w:rsidR="00AD050D" w:rsidRPr="002D0D81" w:rsidRDefault="00AD050D" w:rsidP="009671BA">
      <w:pPr>
        <w:pStyle w:val="affa"/>
        <w:spacing w:line="360" w:lineRule="auto"/>
        <w:ind w:firstLine="480"/>
      </w:pPr>
      <w:r w:rsidRPr="002D0D81">
        <w:rPr>
          <w:rFonts w:hint="eastAsia"/>
        </w:rPr>
        <w:t>测试任务具有不同于一般任务的特殊性，主要是由于测试任务的重要级别不同以及测试任务之间存在着依赖关系决定的。有的任务紧迫性比较强，所以它的重要级别就相对较高，在执行任务时就应考虑先执行它；而紧迫性不那么强的，重要级别就不那么高，自然也不会被优先考虑执行。另外，测试任务的重要级别还体现在任务本身的价值，有的测试模块是整个系统要实现的主要功能或关键环节，那么它的重要级别就相对较高。</w:t>
      </w:r>
    </w:p>
    <w:p w14:paraId="6AC8FA0F" w14:textId="77777777" w:rsidR="00AD050D" w:rsidRPr="002D0D81" w:rsidRDefault="00AD050D" w:rsidP="009671BA">
      <w:pPr>
        <w:pStyle w:val="affa"/>
        <w:spacing w:line="360" w:lineRule="auto"/>
        <w:ind w:firstLine="480"/>
      </w:pPr>
      <w:r w:rsidRPr="002D0D81">
        <w:rPr>
          <w:rFonts w:hint="eastAsia"/>
        </w:rPr>
        <w:t>依赖关系是测试任务区别于普通任务的关键，因为有些任务的输出结果将会作为其他任务的输入，或者会影响其他任务的执行。所以想要对测试任务进行调度，就必须考虑测试任务之间的依赖关系。测试任务中常见的依赖关系有下面几种：</w:t>
      </w:r>
    </w:p>
    <w:p w14:paraId="3B2E128D" w14:textId="77777777" w:rsidR="00AD050D" w:rsidRPr="002D0D81" w:rsidRDefault="00AD050D" w:rsidP="009671BA">
      <w:pPr>
        <w:pStyle w:val="affa"/>
        <w:spacing w:line="360" w:lineRule="auto"/>
        <w:ind w:firstLine="480"/>
      </w:pPr>
      <w:r w:rsidRPr="002D0D81">
        <w:rPr>
          <w:rFonts w:hint="eastAsia"/>
        </w:rPr>
        <w:t>（</w:t>
      </w:r>
      <w:r w:rsidRPr="002D0D81">
        <w:rPr>
          <w:rFonts w:hint="eastAsia"/>
        </w:rPr>
        <w:t>1</w:t>
      </w:r>
      <w:r w:rsidRPr="002D0D81">
        <w:rPr>
          <w:rFonts w:hint="eastAsia"/>
        </w:rPr>
        <w:t>）一对一依赖关系</w:t>
      </w:r>
    </w:p>
    <w:p w14:paraId="718A83DC" w14:textId="77777777" w:rsidR="00AD050D" w:rsidRPr="002D0D81" w:rsidRDefault="00AD050D" w:rsidP="009671BA">
      <w:pPr>
        <w:pStyle w:val="affa"/>
        <w:spacing w:line="360" w:lineRule="auto"/>
        <w:ind w:firstLine="480"/>
      </w:pPr>
      <w:r w:rsidRPr="002D0D81">
        <w:rPr>
          <w:rFonts w:hint="eastAsia"/>
        </w:rPr>
        <w:t>一对一的依赖关系也称为单依赖关系，下图所示</w:t>
      </w:r>
      <w:r w:rsidRPr="002D0D81">
        <w:t>task</w:t>
      </w:r>
      <w:r w:rsidRPr="002D0D81">
        <w:rPr>
          <w:rFonts w:hint="eastAsia"/>
          <w:vertAlign w:val="subscript"/>
        </w:rPr>
        <w:t>i</w:t>
      </w:r>
      <w:r w:rsidRPr="002D0D81">
        <w:t>和</w:t>
      </w:r>
      <w:r w:rsidRPr="002D0D81">
        <w:t>task</w:t>
      </w:r>
      <w:r w:rsidRPr="002D0D81">
        <w:rPr>
          <w:vertAlign w:val="subscript"/>
        </w:rPr>
        <w:t>j</w:t>
      </w:r>
      <w:r w:rsidRPr="002D0D81">
        <w:t>之间存在着单依赖关系</w:t>
      </w:r>
      <w:r w:rsidRPr="002D0D81">
        <w:rPr>
          <w:rFonts w:hint="eastAsia"/>
        </w:rPr>
        <w:t>，每个测试任务（除了第一个与最后一个）均存在前驱和后继，对其他测试任务有着直接影响。如图所示，测试任务</w:t>
      </w:r>
      <w:r w:rsidRPr="002D0D81">
        <w:t>task</w:t>
      </w:r>
      <w:r w:rsidRPr="002D0D81">
        <w:rPr>
          <w:rFonts w:hint="eastAsia"/>
          <w:vertAlign w:val="subscript"/>
        </w:rPr>
        <w:t>i</w:t>
      </w:r>
      <w:r w:rsidRPr="002D0D81">
        <w:t>的输出结果作为</w:t>
      </w:r>
      <w:r w:rsidRPr="002D0D81">
        <w:t>task</w:t>
      </w:r>
      <w:r w:rsidRPr="002D0D81">
        <w:rPr>
          <w:vertAlign w:val="subscript"/>
        </w:rPr>
        <w:t>j</w:t>
      </w:r>
      <w:r w:rsidRPr="002D0D81">
        <w:t>的输入</w:t>
      </w:r>
      <w:r w:rsidRPr="002D0D81">
        <w:rPr>
          <w:rFonts w:hint="eastAsia"/>
        </w:rPr>
        <w:t>，</w:t>
      </w:r>
      <w:r w:rsidRPr="002D0D81">
        <w:t>task</w:t>
      </w:r>
      <w:r w:rsidRPr="002D0D81">
        <w:rPr>
          <w:vertAlign w:val="subscript"/>
        </w:rPr>
        <w:t>j</w:t>
      </w:r>
      <w:r w:rsidRPr="002D0D81">
        <w:t>依赖于</w:t>
      </w:r>
      <w:r w:rsidRPr="002D0D81">
        <w:t>task</w:t>
      </w:r>
      <w:r w:rsidRPr="002D0D81">
        <w:rPr>
          <w:rFonts w:hint="eastAsia"/>
          <w:vertAlign w:val="subscript"/>
        </w:rPr>
        <w:t>i</w:t>
      </w:r>
      <w:r w:rsidRPr="002D0D81">
        <w:rPr>
          <w:rFonts w:hint="eastAsia"/>
        </w:rPr>
        <w:t>的实现。</w:t>
      </w:r>
    </w:p>
    <w:p w14:paraId="69F18A8D" w14:textId="77777777" w:rsidR="00AD050D" w:rsidRPr="002D0D81" w:rsidRDefault="00AD050D" w:rsidP="009671BA">
      <w:pPr>
        <w:pStyle w:val="affa"/>
        <w:spacing w:line="360" w:lineRule="auto"/>
        <w:ind w:firstLine="480"/>
      </w:pPr>
    </w:p>
    <w:p w14:paraId="725D3855" w14:textId="77777777" w:rsidR="00AD050D" w:rsidRPr="002D0D81" w:rsidRDefault="00AD050D" w:rsidP="009671BA">
      <w:pPr>
        <w:pStyle w:val="affa"/>
        <w:spacing w:line="360" w:lineRule="auto"/>
        <w:ind w:firstLine="480"/>
        <w:jc w:val="center"/>
      </w:pPr>
      <w:r w:rsidRPr="002D0D81">
        <w:object w:dxaOrig="7366" w:dyaOrig="1020" w14:anchorId="2979F278">
          <v:shape id="_x0000_i1053" type="#_x0000_t75" style="width:325.5pt;height:45.75pt" o:ole="">
            <v:imagedata r:id="rId78" o:title=""/>
          </v:shape>
          <o:OLEObject Type="Embed" ProgID="Visio.Drawing.15" ShapeID="_x0000_i1053" DrawAspect="Content" ObjectID="_1627811646" r:id="rId79"/>
        </w:object>
      </w:r>
    </w:p>
    <w:p w14:paraId="7D471168" w14:textId="77777777" w:rsidR="00AD050D" w:rsidRPr="002D0D81" w:rsidRDefault="00AD050D" w:rsidP="009671BA">
      <w:pPr>
        <w:pStyle w:val="afff2"/>
      </w:pPr>
    </w:p>
    <w:p w14:paraId="2A73BECA" w14:textId="77777777" w:rsidR="00AD050D" w:rsidRPr="002D0D81" w:rsidRDefault="00AD050D" w:rsidP="009671BA">
      <w:pPr>
        <w:pStyle w:val="afff2"/>
      </w:pPr>
      <w:r w:rsidRPr="002D0D81">
        <w:rPr>
          <w:rFonts w:hint="eastAsia"/>
        </w:rPr>
        <w:t>图</w:t>
      </w:r>
      <w:r w:rsidRPr="002D0D81">
        <w:rPr>
          <w:rFonts w:hint="eastAsia"/>
        </w:rPr>
        <w:t xml:space="preserve"> </w:t>
      </w:r>
      <w:r w:rsidRPr="002D0D81">
        <w:t>6</w:t>
      </w:r>
      <w:r w:rsidRPr="002D0D81">
        <w:rPr>
          <w:rFonts w:hint="eastAsia"/>
        </w:rPr>
        <w:t>-</w:t>
      </w:r>
      <w:r w:rsidRPr="002D0D81">
        <w:t>4</w:t>
      </w:r>
      <w:r w:rsidRPr="002D0D81">
        <w:rPr>
          <w:rFonts w:hint="eastAsia"/>
        </w:rPr>
        <w:t>-</w:t>
      </w:r>
      <w:r w:rsidRPr="002D0D81">
        <w:t xml:space="preserve">2 </w:t>
      </w:r>
      <w:r w:rsidRPr="002D0D81">
        <w:rPr>
          <w:rFonts w:hint="eastAsia"/>
        </w:rPr>
        <w:t>一对一依赖关系</w:t>
      </w:r>
    </w:p>
    <w:p w14:paraId="356B1689" w14:textId="77777777" w:rsidR="00AD050D" w:rsidRPr="002D0D81" w:rsidRDefault="00AD050D" w:rsidP="009671BA"/>
    <w:p w14:paraId="684C66B9" w14:textId="77777777" w:rsidR="00AD050D" w:rsidRPr="002D0D81" w:rsidRDefault="00AD050D" w:rsidP="009671BA">
      <w:pPr>
        <w:pStyle w:val="affa"/>
        <w:spacing w:line="360" w:lineRule="auto"/>
        <w:ind w:firstLine="480"/>
      </w:pPr>
      <w:r w:rsidRPr="002D0D81">
        <w:rPr>
          <w:rFonts w:hint="eastAsia"/>
        </w:rPr>
        <w:t>（</w:t>
      </w:r>
      <w:r w:rsidRPr="002D0D81">
        <w:rPr>
          <w:rFonts w:hint="eastAsia"/>
        </w:rPr>
        <w:t>2</w:t>
      </w:r>
      <w:r w:rsidRPr="002D0D81">
        <w:rPr>
          <w:rFonts w:hint="eastAsia"/>
        </w:rPr>
        <w:t>）一对多依赖关系</w:t>
      </w:r>
    </w:p>
    <w:p w14:paraId="560DC90F" w14:textId="77777777" w:rsidR="00AD050D" w:rsidRPr="002D0D81" w:rsidRDefault="00AD050D" w:rsidP="009671BA">
      <w:pPr>
        <w:pStyle w:val="affa"/>
        <w:spacing w:line="360" w:lineRule="auto"/>
        <w:ind w:firstLine="480"/>
      </w:pPr>
      <w:r w:rsidRPr="002D0D81">
        <w:rPr>
          <w:rFonts w:hint="eastAsia"/>
        </w:rPr>
        <w:t>对多依赖关系是一种多依赖关系，下图所示</w:t>
      </w:r>
      <w:r w:rsidRPr="002D0D81">
        <w:rPr>
          <w:rFonts w:hint="eastAsia"/>
        </w:rPr>
        <w:t>t</w:t>
      </w:r>
      <w:r w:rsidRPr="002D0D81">
        <w:t>ask</w:t>
      </w:r>
      <w:r w:rsidRPr="002D0D81">
        <w:rPr>
          <w:vertAlign w:val="subscript"/>
        </w:rPr>
        <w:t>i</w:t>
      </w:r>
      <w:r w:rsidRPr="002D0D81">
        <w:t>和</w:t>
      </w:r>
      <w:r w:rsidRPr="002D0D81">
        <w:t>task</w:t>
      </w:r>
      <w:r w:rsidRPr="002D0D81">
        <w:rPr>
          <w:vertAlign w:val="subscript"/>
        </w:rPr>
        <w:t>j</w:t>
      </w:r>
      <w:r w:rsidRPr="002D0D81">
        <w:rPr>
          <w:rFonts w:hint="eastAsia"/>
        </w:rPr>
        <w:t>（</w:t>
      </w:r>
      <w:r w:rsidRPr="002D0D81">
        <w:rPr>
          <w:rFonts w:hint="eastAsia"/>
        </w:rPr>
        <w:t>j</w:t>
      </w:r>
      <w:r w:rsidRPr="002D0D81">
        <w:t>=i+k</w:t>
      </w:r>
      <w:r w:rsidRPr="002D0D81">
        <w:rPr>
          <w:rFonts w:hint="eastAsia"/>
        </w:rPr>
        <w:t>，</w:t>
      </w:r>
      <w:r w:rsidRPr="002D0D81">
        <w:rPr>
          <w:rFonts w:hint="eastAsia"/>
        </w:rPr>
        <w:t>0&lt;</w:t>
      </w:r>
      <w:r w:rsidRPr="002D0D81">
        <w:t>k</w:t>
      </w:r>
      <w:r w:rsidRPr="002D0D81">
        <w:rPr>
          <w:rFonts w:ascii="宋体" w:hAnsi="宋体" w:hint="eastAsia"/>
        </w:rPr>
        <w:t>≤</w:t>
      </w:r>
      <w:r w:rsidRPr="002D0D81">
        <w:t>n</w:t>
      </w:r>
      <w:r w:rsidRPr="002D0D81">
        <w:rPr>
          <w:rFonts w:hint="eastAsia"/>
        </w:rPr>
        <w:t>，</w:t>
      </w:r>
      <m:oMath>
        <m:r>
          <m:rPr>
            <m:sty m:val="p"/>
          </m:rPr>
          <w:rPr>
            <w:rFonts w:ascii="Cambria Math" w:hAnsi="Cambria Math"/>
          </w:rPr>
          <m:t>n∈N</m:t>
        </m:r>
      </m:oMath>
      <w:r w:rsidRPr="002D0D81">
        <w:rPr>
          <w:rFonts w:hint="eastAsia"/>
        </w:rPr>
        <w:t>）之间就存在着多依赖关系，</w:t>
      </w:r>
      <w:r w:rsidRPr="002D0D81">
        <w:t>task</w:t>
      </w:r>
      <w:r w:rsidRPr="002D0D81">
        <w:rPr>
          <w:vertAlign w:val="subscript"/>
        </w:rPr>
        <w:t>j</w:t>
      </w:r>
      <w:r w:rsidRPr="002D0D81">
        <w:t>必须在</w:t>
      </w:r>
      <w:r w:rsidRPr="002D0D81">
        <w:t>task</w:t>
      </w:r>
      <w:r w:rsidRPr="002D0D81">
        <w:rPr>
          <w:vertAlign w:val="subscript"/>
        </w:rPr>
        <w:t>i</w:t>
      </w:r>
      <w:r w:rsidRPr="002D0D81">
        <w:t>执行之后才能执行</w:t>
      </w:r>
      <w:r w:rsidRPr="002D0D81">
        <w:rPr>
          <w:rFonts w:hint="eastAsia"/>
        </w:rPr>
        <w:t>。</w:t>
      </w:r>
    </w:p>
    <w:p w14:paraId="69E715F8" w14:textId="77777777" w:rsidR="00AD050D" w:rsidRPr="002D0D81" w:rsidRDefault="00AD050D" w:rsidP="009671BA">
      <w:pPr>
        <w:pStyle w:val="affa"/>
        <w:spacing w:line="360" w:lineRule="auto"/>
        <w:ind w:firstLine="480"/>
      </w:pPr>
    </w:p>
    <w:p w14:paraId="6142BCE8" w14:textId="77777777" w:rsidR="00AD050D" w:rsidRPr="002D0D81" w:rsidRDefault="00AD050D" w:rsidP="009671BA">
      <w:pPr>
        <w:pStyle w:val="affa"/>
        <w:spacing w:line="360" w:lineRule="auto"/>
        <w:ind w:firstLine="480"/>
        <w:jc w:val="center"/>
      </w:pPr>
      <w:r w:rsidRPr="002D0D81">
        <w:object w:dxaOrig="3360" w:dyaOrig="4020" w14:anchorId="4657B880">
          <v:shape id="_x0000_i1054" type="#_x0000_t75" style="width:140.25pt;height:168pt" o:ole="">
            <v:imagedata r:id="rId80" o:title=""/>
          </v:shape>
          <o:OLEObject Type="Embed" ProgID="Visio.Drawing.15" ShapeID="_x0000_i1054" DrawAspect="Content" ObjectID="_1627811647" r:id="rId81"/>
        </w:object>
      </w:r>
    </w:p>
    <w:p w14:paraId="58560D1C" w14:textId="77777777" w:rsidR="00AD050D" w:rsidRPr="002D0D81" w:rsidRDefault="00AD050D" w:rsidP="009671BA">
      <w:pPr>
        <w:pStyle w:val="afff2"/>
      </w:pPr>
    </w:p>
    <w:p w14:paraId="7841DC89" w14:textId="77777777" w:rsidR="00AD050D" w:rsidRPr="002D0D81" w:rsidRDefault="00AD050D" w:rsidP="009671BA">
      <w:pPr>
        <w:pStyle w:val="afff2"/>
      </w:pPr>
      <w:r w:rsidRPr="002D0D81">
        <w:rPr>
          <w:rFonts w:hint="eastAsia"/>
        </w:rPr>
        <w:t>图</w:t>
      </w:r>
      <w:r w:rsidRPr="002D0D81">
        <w:rPr>
          <w:rFonts w:hint="eastAsia"/>
        </w:rPr>
        <w:t xml:space="preserve"> </w:t>
      </w:r>
      <w:r w:rsidRPr="002D0D81">
        <w:t>6</w:t>
      </w:r>
      <w:r w:rsidRPr="002D0D81">
        <w:rPr>
          <w:rFonts w:hint="eastAsia"/>
        </w:rPr>
        <w:t>-</w:t>
      </w:r>
      <w:r w:rsidRPr="002D0D81">
        <w:t>4</w:t>
      </w:r>
      <w:r w:rsidRPr="002D0D81">
        <w:rPr>
          <w:rFonts w:hint="eastAsia"/>
        </w:rPr>
        <w:t>-</w:t>
      </w:r>
      <w:r w:rsidRPr="002D0D81">
        <w:t xml:space="preserve">3 </w:t>
      </w:r>
      <w:r w:rsidRPr="002D0D81">
        <w:rPr>
          <w:rFonts w:hint="eastAsia"/>
        </w:rPr>
        <w:t>一对多依赖关系</w:t>
      </w:r>
    </w:p>
    <w:p w14:paraId="11B66D28" w14:textId="77777777" w:rsidR="00AD050D" w:rsidRPr="002D0D81" w:rsidRDefault="00AD050D" w:rsidP="009671BA"/>
    <w:p w14:paraId="1E8654E6" w14:textId="77777777" w:rsidR="00AD050D" w:rsidRPr="002D0D81" w:rsidRDefault="00AD050D" w:rsidP="009671BA">
      <w:pPr>
        <w:pStyle w:val="affa"/>
        <w:spacing w:line="360" w:lineRule="auto"/>
        <w:ind w:firstLine="480"/>
      </w:pPr>
      <w:r w:rsidRPr="002D0D81">
        <w:rPr>
          <w:rFonts w:hint="eastAsia"/>
        </w:rPr>
        <w:t>（</w:t>
      </w:r>
      <w:r w:rsidRPr="002D0D81">
        <w:rPr>
          <w:rFonts w:hint="eastAsia"/>
        </w:rPr>
        <w:t>3</w:t>
      </w:r>
      <w:r w:rsidRPr="002D0D81">
        <w:rPr>
          <w:rFonts w:hint="eastAsia"/>
        </w:rPr>
        <w:t>）多对一依赖关系</w:t>
      </w:r>
    </w:p>
    <w:p w14:paraId="2273CC54" w14:textId="77777777" w:rsidR="00AD050D" w:rsidRPr="002D0D81" w:rsidRDefault="00AD050D" w:rsidP="009671BA">
      <w:pPr>
        <w:pStyle w:val="affa"/>
        <w:spacing w:line="360" w:lineRule="auto"/>
        <w:ind w:firstLine="480"/>
      </w:pPr>
      <w:r w:rsidRPr="002D0D81">
        <w:rPr>
          <w:rFonts w:hint="eastAsia"/>
        </w:rPr>
        <w:t>测试任务</w:t>
      </w:r>
      <w:r w:rsidRPr="002D0D81">
        <w:rPr>
          <w:rFonts w:hint="eastAsia"/>
        </w:rPr>
        <w:t>t</w:t>
      </w:r>
      <w:r w:rsidRPr="002D0D81">
        <w:t>ask</w:t>
      </w:r>
      <w:r w:rsidRPr="002D0D81">
        <w:rPr>
          <w:vertAlign w:val="subscript"/>
        </w:rPr>
        <w:t>i</w:t>
      </w:r>
      <w:r w:rsidRPr="002D0D81">
        <w:rPr>
          <w:rFonts w:hint="eastAsia"/>
        </w:rPr>
        <w:t>（</w:t>
      </w:r>
      <w:r w:rsidRPr="002D0D81">
        <w:rPr>
          <w:rFonts w:hint="eastAsia"/>
        </w:rPr>
        <w:t>i</w:t>
      </w:r>
      <w:r w:rsidRPr="002D0D81">
        <w:t>=1,2,…,n</w:t>
      </w:r>
      <w:r w:rsidRPr="002D0D81">
        <w:rPr>
          <w:rFonts w:hint="eastAsia"/>
        </w:rPr>
        <w:t>）是测试任务</w:t>
      </w:r>
      <w:r w:rsidRPr="002D0D81">
        <w:rPr>
          <w:rFonts w:hint="eastAsia"/>
        </w:rPr>
        <w:t>t</w:t>
      </w:r>
      <w:r w:rsidRPr="002D0D81">
        <w:t>ask</w:t>
      </w:r>
      <w:r w:rsidRPr="002D0D81">
        <w:rPr>
          <w:vertAlign w:val="subscript"/>
        </w:rPr>
        <w:t>n+1</w:t>
      </w:r>
      <w:r w:rsidRPr="002D0D81">
        <w:t>的前驱</w:t>
      </w:r>
      <w:r w:rsidRPr="002D0D81">
        <w:rPr>
          <w:rFonts w:hint="eastAsia"/>
        </w:rPr>
        <w:t>，</w:t>
      </w:r>
      <w:r w:rsidRPr="002D0D81">
        <w:rPr>
          <w:rFonts w:hint="eastAsia"/>
        </w:rPr>
        <w:t>t</w:t>
      </w:r>
      <w:r w:rsidRPr="002D0D81">
        <w:t>ask</w:t>
      </w:r>
      <w:r w:rsidRPr="002D0D81">
        <w:rPr>
          <w:vertAlign w:val="subscript"/>
        </w:rPr>
        <w:t>n+1</w:t>
      </w:r>
      <w:r w:rsidRPr="002D0D81">
        <w:t>在</w:t>
      </w:r>
      <w:r w:rsidRPr="002D0D81">
        <w:rPr>
          <w:rFonts w:hint="eastAsia"/>
        </w:rPr>
        <w:t>t</w:t>
      </w:r>
      <w:r w:rsidRPr="002D0D81">
        <w:t>ask</w:t>
      </w:r>
      <w:r w:rsidRPr="002D0D81">
        <w:rPr>
          <w:vertAlign w:val="subscript"/>
        </w:rPr>
        <w:t>i</w:t>
      </w:r>
      <w:r w:rsidRPr="002D0D81">
        <w:t>执行完毕后才开始执行</w:t>
      </w:r>
      <w:r w:rsidRPr="002D0D81">
        <w:rPr>
          <w:rFonts w:hint="eastAsia"/>
        </w:rPr>
        <w:t>，</w:t>
      </w:r>
      <w:r w:rsidRPr="002D0D81">
        <w:t>如下图所示</w:t>
      </w:r>
      <w:r w:rsidRPr="002D0D81">
        <w:rPr>
          <w:rFonts w:hint="eastAsia"/>
        </w:rPr>
        <w:t>，</w:t>
      </w:r>
      <w:r w:rsidRPr="002D0D81">
        <w:rPr>
          <w:rFonts w:hint="eastAsia"/>
        </w:rPr>
        <w:t>t</w:t>
      </w:r>
      <w:r w:rsidRPr="002D0D81">
        <w:t>ask</w:t>
      </w:r>
      <w:r w:rsidRPr="002D0D81">
        <w:rPr>
          <w:vertAlign w:val="subscript"/>
        </w:rPr>
        <w:t>i</w:t>
      </w:r>
      <w:r w:rsidRPr="002D0D81">
        <w:rPr>
          <w:rFonts w:hint="eastAsia"/>
        </w:rPr>
        <w:t>的输出结果作为</w:t>
      </w:r>
      <w:r w:rsidRPr="002D0D81">
        <w:rPr>
          <w:rFonts w:hint="eastAsia"/>
        </w:rPr>
        <w:t>t</w:t>
      </w:r>
      <w:r w:rsidRPr="002D0D81">
        <w:t>ask</w:t>
      </w:r>
      <w:r w:rsidRPr="002D0D81">
        <w:rPr>
          <w:vertAlign w:val="subscript"/>
        </w:rPr>
        <w:t>n+1</w:t>
      </w:r>
      <w:r w:rsidRPr="002D0D81">
        <w:t>的输入</w:t>
      </w:r>
      <w:r w:rsidRPr="002D0D81">
        <w:rPr>
          <w:rFonts w:hint="eastAsia"/>
        </w:rPr>
        <w:t>，</w:t>
      </w:r>
      <w:r w:rsidRPr="002D0D81">
        <w:rPr>
          <w:rFonts w:hint="eastAsia"/>
        </w:rPr>
        <w:t>t</w:t>
      </w:r>
      <w:r w:rsidRPr="002D0D81">
        <w:t>ask</w:t>
      </w:r>
      <w:r w:rsidRPr="002D0D81">
        <w:rPr>
          <w:vertAlign w:val="subscript"/>
        </w:rPr>
        <w:t>n+1</w:t>
      </w:r>
      <w:r w:rsidRPr="002D0D81">
        <w:t>依赖于</w:t>
      </w:r>
      <w:r w:rsidRPr="002D0D81">
        <w:rPr>
          <w:rFonts w:hint="eastAsia"/>
        </w:rPr>
        <w:t>t</w:t>
      </w:r>
      <w:r w:rsidRPr="002D0D81">
        <w:t>ask</w:t>
      </w:r>
      <w:r w:rsidRPr="002D0D81">
        <w:rPr>
          <w:vertAlign w:val="subscript"/>
        </w:rPr>
        <w:t>j</w:t>
      </w:r>
      <w:r w:rsidRPr="002D0D81">
        <w:t>的实现</w:t>
      </w:r>
      <w:r w:rsidRPr="002D0D81">
        <w:rPr>
          <w:rFonts w:hint="eastAsia"/>
        </w:rPr>
        <w:t>。</w:t>
      </w:r>
    </w:p>
    <w:p w14:paraId="4F728503" w14:textId="77777777" w:rsidR="00AD050D" w:rsidRPr="002D0D81" w:rsidRDefault="00AD050D" w:rsidP="009671BA">
      <w:pPr>
        <w:pStyle w:val="affa"/>
        <w:spacing w:line="360" w:lineRule="auto"/>
        <w:ind w:firstLine="480"/>
      </w:pPr>
    </w:p>
    <w:p w14:paraId="77659D67" w14:textId="77777777" w:rsidR="00AD050D" w:rsidRPr="002D0D81" w:rsidRDefault="00AD050D" w:rsidP="009671BA">
      <w:pPr>
        <w:pStyle w:val="affa"/>
        <w:spacing w:line="360" w:lineRule="auto"/>
        <w:ind w:firstLine="480"/>
        <w:jc w:val="center"/>
      </w:pPr>
      <w:r w:rsidRPr="002D0D81">
        <w:object w:dxaOrig="7710" w:dyaOrig="3556" w14:anchorId="2E4DF2F6">
          <v:shape id="_x0000_i1055" type="#_x0000_t75" style="width:300pt;height:138pt" o:ole="">
            <v:imagedata r:id="rId82" o:title=""/>
          </v:shape>
          <o:OLEObject Type="Embed" ProgID="Visio.Drawing.15" ShapeID="_x0000_i1055" DrawAspect="Content" ObjectID="_1627811648" r:id="rId83"/>
        </w:object>
      </w:r>
    </w:p>
    <w:p w14:paraId="1054660B" w14:textId="77777777" w:rsidR="00AD050D" w:rsidRPr="002D0D81" w:rsidRDefault="00AD050D" w:rsidP="009671BA">
      <w:pPr>
        <w:pStyle w:val="afff2"/>
      </w:pPr>
    </w:p>
    <w:p w14:paraId="10DB5D96" w14:textId="77777777" w:rsidR="00AD050D" w:rsidRPr="002D0D81" w:rsidRDefault="00AD050D" w:rsidP="009671BA">
      <w:pPr>
        <w:pStyle w:val="afff2"/>
      </w:pPr>
      <w:r w:rsidRPr="002D0D81">
        <w:rPr>
          <w:rFonts w:hint="eastAsia"/>
        </w:rPr>
        <w:t>图</w:t>
      </w:r>
      <w:r w:rsidRPr="002D0D81">
        <w:rPr>
          <w:rFonts w:hint="eastAsia"/>
        </w:rPr>
        <w:t xml:space="preserve"> </w:t>
      </w:r>
      <w:r w:rsidRPr="002D0D81">
        <w:t>6</w:t>
      </w:r>
      <w:r w:rsidRPr="002D0D81">
        <w:rPr>
          <w:rFonts w:hint="eastAsia"/>
        </w:rPr>
        <w:t>-</w:t>
      </w:r>
      <w:r w:rsidRPr="002D0D81">
        <w:t>4</w:t>
      </w:r>
      <w:r w:rsidRPr="002D0D81">
        <w:rPr>
          <w:rFonts w:hint="eastAsia"/>
        </w:rPr>
        <w:t>-</w:t>
      </w:r>
      <w:r w:rsidRPr="002D0D81">
        <w:t xml:space="preserve">4 </w:t>
      </w:r>
      <w:r w:rsidRPr="002D0D81">
        <w:rPr>
          <w:rFonts w:hint="eastAsia"/>
        </w:rPr>
        <w:t>多对一依赖关系</w:t>
      </w:r>
    </w:p>
    <w:p w14:paraId="4AA1EFB3" w14:textId="77777777" w:rsidR="00AD050D" w:rsidRPr="002D0D81" w:rsidRDefault="00AD050D" w:rsidP="009671BA"/>
    <w:p w14:paraId="4175864F" w14:textId="77777777" w:rsidR="00AD050D" w:rsidRPr="002D0D81" w:rsidRDefault="00AD050D" w:rsidP="009671BA">
      <w:pPr>
        <w:pStyle w:val="affa"/>
        <w:spacing w:line="360" w:lineRule="auto"/>
        <w:ind w:firstLine="480"/>
      </w:pPr>
      <w:r w:rsidRPr="002D0D81">
        <w:rPr>
          <w:rFonts w:hint="eastAsia"/>
        </w:rPr>
        <w:t>（</w:t>
      </w:r>
      <w:r w:rsidRPr="002D0D81">
        <w:rPr>
          <w:rFonts w:hint="eastAsia"/>
        </w:rPr>
        <w:t>4</w:t>
      </w:r>
      <w:r w:rsidRPr="002D0D81">
        <w:rPr>
          <w:rFonts w:hint="eastAsia"/>
        </w:rPr>
        <w:t>）多对多依赖关系</w:t>
      </w:r>
    </w:p>
    <w:p w14:paraId="54AE6E33" w14:textId="77777777" w:rsidR="00AD050D" w:rsidRPr="002D0D81" w:rsidRDefault="00AD050D" w:rsidP="009671BA">
      <w:pPr>
        <w:pStyle w:val="affa"/>
        <w:spacing w:line="360" w:lineRule="auto"/>
        <w:ind w:firstLine="480"/>
      </w:pPr>
      <w:r w:rsidRPr="002D0D81">
        <w:rPr>
          <w:rFonts w:hint="eastAsia"/>
        </w:rPr>
        <w:t>测试任务</w:t>
      </w:r>
      <w:r w:rsidRPr="002D0D81">
        <w:rPr>
          <w:rFonts w:hint="eastAsia"/>
        </w:rPr>
        <w:t>t</w:t>
      </w:r>
      <w:r w:rsidRPr="002D0D81">
        <w:t>ask</w:t>
      </w:r>
      <w:r w:rsidRPr="002D0D81">
        <w:rPr>
          <w:vertAlign w:val="subscript"/>
        </w:rPr>
        <w:t>i</w:t>
      </w:r>
      <w:r w:rsidRPr="002D0D81">
        <w:rPr>
          <w:rFonts w:hint="eastAsia"/>
        </w:rPr>
        <w:t>（</w:t>
      </w:r>
      <w:r w:rsidRPr="002D0D81">
        <w:t>i=1,2,…,m</w:t>
      </w:r>
      <w:r w:rsidRPr="002D0D81">
        <w:rPr>
          <w:rFonts w:hint="eastAsia"/>
        </w:rPr>
        <w:t>）是</w:t>
      </w:r>
      <w:r w:rsidRPr="002D0D81">
        <w:rPr>
          <w:rFonts w:hint="eastAsia"/>
        </w:rPr>
        <w:t>t</w:t>
      </w:r>
      <w:r w:rsidRPr="002D0D81">
        <w:t>ask</w:t>
      </w:r>
      <w:r w:rsidRPr="002D0D81">
        <w:rPr>
          <w:vertAlign w:val="subscript"/>
        </w:rPr>
        <w:t>j</w:t>
      </w:r>
      <w:r w:rsidRPr="002D0D81">
        <w:rPr>
          <w:rFonts w:hint="eastAsia"/>
        </w:rPr>
        <w:t>（</w:t>
      </w:r>
      <w:r w:rsidRPr="002D0D81">
        <w:t>j=1,2,…,n</w:t>
      </w:r>
      <w:r w:rsidRPr="002D0D81">
        <w:rPr>
          <w:rFonts w:hint="eastAsia"/>
        </w:rPr>
        <w:t>）的前驱，</w:t>
      </w:r>
      <w:r w:rsidRPr="002D0D81">
        <w:rPr>
          <w:rFonts w:hint="eastAsia"/>
        </w:rPr>
        <w:t>t</w:t>
      </w:r>
      <w:r w:rsidRPr="002D0D81">
        <w:t>ask</w:t>
      </w:r>
      <w:r w:rsidRPr="002D0D81">
        <w:rPr>
          <w:vertAlign w:val="subscript"/>
        </w:rPr>
        <w:t>j</w:t>
      </w:r>
      <w:r w:rsidRPr="002D0D81">
        <w:t>是</w:t>
      </w:r>
      <w:r w:rsidRPr="002D0D81">
        <w:rPr>
          <w:rFonts w:hint="eastAsia"/>
        </w:rPr>
        <w:t>t</w:t>
      </w:r>
      <w:r w:rsidRPr="002D0D81">
        <w:t>ask</w:t>
      </w:r>
      <w:r w:rsidRPr="002D0D81">
        <w:rPr>
          <w:vertAlign w:val="subscript"/>
        </w:rPr>
        <w:t>i</w:t>
      </w:r>
      <w:r w:rsidRPr="002D0D81">
        <w:t>全部执行完毕后才开始执行</w:t>
      </w:r>
      <w:r w:rsidRPr="002D0D81">
        <w:rPr>
          <w:rFonts w:hint="eastAsia"/>
        </w:rPr>
        <w:t>，</w:t>
      </w:r>
      <w:r w:rsidRPr="002D0D81">
        <w:rPr>
          <w:rFonts w:hint="eastAsia"/>
        </w:rPr>
        <w:t>t</w:t>
      </w:r>
      <w:r w:rsidRPr="002D0D81">
        <w:t>ask</w:t>
      </w:r>
      <w:r w:rsidRPr="002D0D81">
        <w:rPr>
          <w:vertAlign w:val="subscript"/>
        </w:rPr>
        <w:t>j</w:t>
      </w:r>
      <w:r w:rsidRPr="002D0D81">
        <w:rPr>
          <w:rFonts w:hint="eastAsia"/>
        </w:rPr>
        <w:t>依赖</w:t>
      </w:r>
      <w:r w:rsidRPr="002D0D81">
        <w:t>于</w:t>
      </w:r>
      <w:r w:rsidRPr="002D0D81">
        <w:rPr>
          <w:rFonts w:hint="eastAsia"/>
        </w:rPr>
        <w:t>t</w:t>
      </w:r>
      <w:r w:rsidRPr="002D0D81">
        <w:t>ask</w:t>
      </w:r>
      <w:r w:rsidRPr="002D0D81">
        <w:rPr>
          <w:vertAlign w:val="subscript"/>
        </w:rPr>
        <w:t>i</w:t>
      </w:r>
      <w:r w:rsidRPr="002D0D81">
        <w:t>的实现</w:t>
      </w:r>
      <w:r w:rsidRPr="002D0D81">
        <w:rPr>
          <w:rFonts w:hint="eastAsia"/>
        </w:rPr>
        <w:t>，</w:t>
      </w:r>
      <w:r w:rsidRPr="002D0D81">
        <w:rPr>
          <w:rFonts w:hint="eastAsia"/>
        </w:rPr>
        <w:t>t</w:t>
      </w:r>
      <w:r w:rsidRPr="002D0D81">
        <w:t>ask</w:t>
      </w:r>
      <w:r w:rsidRPr="002D0D81">
        <w:rPr>
          <w:vertAlign w:val="subscript"/>
        </w:rPr>
        <w:t>i</w:t>
      </w:r>
      <w:r w:rsidRPr="002D0D81">
        <w:t>的长度制约着</w:t>
      </w:r>
      <w:r w:rsidRPr="002D0D81">
        <w:rPr>
          <w:rFonts w:hint="eastAsia"/>
        </w:rPr>
        <w:t>t</w:t>
      </w:r>
      <w:r w:rsidRPr="002D0D81">
        <w:t>ask</w:t>
      </w:r>
      <w:r w:rsidRPr="002D0D81">
        <w:rPr>
          <w:vertAlign w:val="subscript"/>
        </w:rPr>
        <w:t>j</w:t>
      </w:r>
      <w:r w:rsidRPr="002D0D81">
        <w:t>的开始执行时间</w:t>
      </w:r>
      <w:r w:rsidRPr="002D0D81">
        <w:rPr>
          <w:rFonts w:hint="eastAsia"/>
        </w:rPr>
        <w:t>。</w:t>
      </w:r>
    </w:p>
    <w:p w14:paraId="42C66AC7" w14:textId="77777777" w:rsidR="00AD050D" w:rsidRPr="002D0D81" w:rsidRDefault="00AD050D" w:rsidP="009671BA">
      <w:pPr>
        <w:pStyle w:val="affa"/>
        <w:spacing w:line="360" w:lineRule="auto"/>
        <w:ind w:firstLine="480"/>
      </w:pPr>
    </w:p>
    <w:p w14:paraId="50FB1C60" w14:textId="77777777" w:rsidR="00AD050D" w:rsidRPr="002D0D81" w:rsidRDefault="00AD050D" w:rsidP="009671BA">
      <w:pPr>
        <w:pStyle w:val="affa"/>
        <w:spacing w:line="360" w:lineRule="auto"/>
        <w:ind w:firstLine="480"/>
        <w:jc w:val="center"/>
      </w:pPr>
      <w:r w:rsidRPr="002D0D81">
        <w:object w:dxaOrig="7410" w:dyaOrig="4876" w14:anchorId="7F6E8B19">
          <v:shape id="_x0000_i1056" type="#_x0000_t75" style="width:272.25pt;height:178.5pt" o:ole="">
            <v:imagedata r:id="rId84" o:title=""/>
          </v:shape>
          <o:OLEObject Type="Embed" ProgID="Visio.Drawing.15" ShapeID="_x0000_i1056" DrawAspect="Content" ObjectID="_1627811649" r:id="rId85"/>
        </w:object>
      </w:r>
    </w:p>
    <w:p w14:paraId="4C7C5EAC" w14:textId="77777777" w:rsidR="00AD050D" w:rsidRPr="002D0D81" w:rsidRDefault="00AD050D" w:rsidP="009671BA">
      <w:pPr>
        <w:pStyle w:val="afff2"/>
      </w:pPr>
    </w:p>
    <w:p w14:paraId="5A48D77B" w14:textId="77777777" w:rsidR="00AD050D" w:rsidRPr="002D0D81" w:rsidRDefault="00AD050D" w:rsidP="009671BA">
      <w:pPr>
        <w:pStyle w:val="afff2"/>
      </w:pPr>
    </w:p>
    <w:p w14:paraId="377F7236" w14:textId="77777777" w:rsidR="00AD050D" w:rsidRPr="002D0D81" w:rsidRDefault="00AD050D" w:rsidP="009671BA">
      <w:pPr>
        <w:pStyle w:val="afff2"/>
      </w:pPr>
      <w:r w:rsidRPr="002D0D81">
        <w:rPr>
          <w:rFonts w:hint="eastAsia"/>
        </w:rPr>
        <w:t>图</w:t>
      </w:r>
      <w:r w:rsidRPr="002D0D81">
        <w:rPr>
          <w:rFonts w:hint="eastAsia"/>
        </w:rPr>
        <w:t xml:space="preserve"> </w:t>
      </w:r>
      <w:r w:rsidRPr="002D0D81">
        <w:t>6</w:t>
      </w:r>
      <w:r w:rsidRPr="002D0D81">
        <w:rPr>
          <w:rFonts w:hint="eastAsia"/>
        </w:rPr>
        <w:t>-</w:t>
      </w:r>
      <w:r w:rsidRPr="002D0D81">
        <w:t>4</w:t>
      </w:r>
      <w:r w:rsidRPr="002D0D81">
        <w:rPr>
          <w:rFonts w:hint="eastAsia"/>
        </w:rPr>
        <w:t>-</w:t>
      </w:r>
      <w:r w:rsidRPr="002D0D81">
        <w:t xml:space="preserve">5 </w:t>
      </w:r>
      <w:r w:rsidRPr="002D0D81">
        <w:rPr>
          <w:rFonts w:hint="eastAsia"/>
        </w:rPr>
        <w:t>多对多依赖关系</w:t>
      </w:r>
    </w:p>
    <w:p w14:paraId="2F4D4401" w14:textId="77777777" w:rsidR="00AD050D" w:rsidRPr="002D0D81" w:rsidRDefault="00AD050D" w:rsidP="009671BA"/>
    <w:p w14:paraId="4236B1A8" w14:textId="77777777" w:rsidR="00AD050D" w:rsidRPr="002D0D81" w:rsidRDefault="00AD050D" w:rsidP="009671BA">
      <w:pPr>
        <w:pStyle w:val="affa"/>
        <w:spacing w:line="360" w:lineRule="auto"/>
        <w:ind w:firstLine="480"/>
      </w:pPr>
      <w:r w:rsidRPr="002D0D81">
        <w:rPr>
          <w:rFonts w:hint="eastAsia"/>
        </w:rPr>
        <w:t>通过以上测试任务依赖关系描述可知，测试任务间的依赖关系直接影响着整个测试工作的效率。在为测试任务调度虚拟机的过程中，如果考虑测试任务间的依赖关系将会避免虚拟机资源的重复调度，减少了资源的浪费。</w:t>
      </w:r>
    </w:p>
    <w:p w14:paraId="474A44F6" w14:textId="77777777" w:rsidR="00AD050D" w:rsidRPr="002D0D81" w:rsidRDefault="00AD050D" w:rsidP="00183012">
      <w:pPr>
        <w:pStyle w:val="3"/>
      </w:pPr>
      <w:bookmarkStart w:id="87" w:name="_Toc16632695"/>
      <w:r w:rsidRPr="002D0D81">
        <w:t>测试任务调度器的结构模型</w:t>
      </w:r>
      <w:bookmarkEnd w:id="87"/>
    </w:p>
    <w:p w14:paraId="07445D6C" w14:textId="77777777" w:rsidR="00AD050D" w:rsidRPr="002D0D81" w:rsidRDefault="00AD050D" w:rsidP="009671BA">
      <w:pPr>
        <w:pStyle w:val="affa"/>
        <w:spacing w:line="360" w:lineRule="auto"/>
        <w:ind w:firstLine="480"/>
      </w:pPr>
      <w:r w:rsidRPr="002D0D81">
        <w:rPr>
          <w:rFonts w:hint="eastAsia"/>
        </w:rPr>
        <w:t>用户提交测试任务之后，根据任务的数量以及对测试项目的分析，预测出需要的虚拟机数量是不可缺少的，这样可以减少因请求过多虚拟机而造成的浪费，也可以避免测试执行过程中虚拟机太少重新向云资源管理器申请带来的时间浪费。下图</w:t>
      </w:r>
      <w:r w:rsidRPr="002D0D81">
        <w:rPr>
          <w:rFonts w:hint="eastAsia"/>
        </w:rPr>
        <w:t>6-</w:t>
      </w:r>
      <w:r w:rsidRPr="002D0D81">
        <w:t>4</w:t>
      </w:r>
      <w:r w:rsidRPr="002D0D81">
        <w:rPr>
          <w:rFonts w:hint="eastAsia"/>
        </w:rPr>
        <w:t>-</w:t>
      </w:r>
      <w:r w:rsidRPr="002D0D81">
        <w:t>6</w:t>
      </w:r>
      <w:r w:rsidRPr="002D0D81">
        <w:rPr>
          <w:rFonts w:hint="eastAsia"/>
        </w:rPr>
        <w:t>为测试任务调度子系统的基本结构。</w:t>
      </w:r>
    </w:p>
    <w:p w14:paraId="64C0B9B8" w14:textId="77777777" w:rsidR="00AD050D" w:rsidRPr="002D0D81" w:rsidRDefault="00AD050D" w:rsidP="009671BA">
      <w:pPr>
        <w:pStyle w:val="affa"/>
        <w:spacing w:line="360" w:lineRule="auto"/>
        <w:ind w:firstLine="480"/>
      </w:pPr>
    </w:p>
    <w:p w14:paraId="50A1BE9B" w14:textId="77777777" w:rsidR="00AD050D" w:rsidRPr="002D0D81" w:rsidRDefault="00AD050D" w:rsidP="009671BA">
      <w:pPr>
        <w:pStyle w:val="affa"/>
        <w:spacing w:line="360" w:lineRule="auto"/>
        <w:ind w:firstLineChars="0" w:firstLine="0"/>
        <w:jc w:val="center"/>
      </w:pPr>
      <w:r w:rsidRPr="002D0D81">
        <w:object w:dxaOrig="6975" w:dyaOrig="4291" w14:anchorId="4EDB4614">
          <v:shape id="_x0000_i1057" type="#_x0000_t75" style="width:277.5pt;height:170.25pt" o:ole="">
            <v:imagedata r:id="rId86" o:title=""/>
          </v:shape>
          <o:OLEObject Type="Embed" ProgID="Visio.Drawing.15" ShapeID="_x0000_i1057" DrawAspect="Content" ObjectID="_1627811650" r:id="rId87"/>
        </w:object>
      </w:r>
    </w:p>
    <w:p w14:paraId="681A1653" w14:textId="77777777" w:rsidR="00AD050D" w:rsidRPr="002D0D81" w:rsidRDefault="00AD050D" w:rsidP="009671BA">
      <w:pPr>
        <w:pStyle w:val="afff2"/>
      </w:pPr>
    </w:p>
    <w:p w14:paraId="4BD75C12" w14:textId="77777777" w:rsidR="00AD050D" w:rsidRPr="002D0D81" w:rsidRDefault="00AD050D" w:rsidP="009671BA">
      <w:pPr>
        <w:pStyle w:val="afff2"/>
      </w:pPr>
    </w:p>
    <w:p w14:paraId="1FF40A4A" w14:textId="77777777" w:rsidR="00AD050D" w:rsidRPr="002D0D81" w:rsidRDefault="00AD050D" w:rsidP="009671BA">
      <w:pPr>
        <w:pStyle w:val="afff2"/>
      </w:pPr>
      <w:r w:rsidRPr="002D0D81">
        <w:rPr>
          <w:rFonts w:hint="eastAsia"/>
        </w:rPr>
        <w:t>图</w:t>
      </w:r>
      <w:r w:rsidRPr="002D0D81">
        <w:rPr>
          <w:rFonts w:hint="eastAsia"/>
        </w:rPr>
        <w:t xml:space="preserve"> </w:t>
      </w:r>
      <w:r w:rsidRPr="002D0D81">
        <w:t>6</w:t>
      </w:r>
      <w:r w:rsidRPr="002D0D81">
        <w:rPr>
          <w:rFonts w:hint="eastAsia"/>
        </w:rPr>
        <w:t>-</w:t>
      </w:r>
      <w:r w:rsidRPr="002D0D81">
        <w:t>4</w:t>
      </w:r>
      <w:r w:rsidRPr="002D0D81">
        <w:rPr>
          <w:rFonts w:hint="eastAsia"/>
        </w:rPr>
        <w:t>-</w:t>
      </w:r>
      <w:r w:rsidRPr="002D0D81">
        <w:t xml:space="preserve">6 </w:t>
      </w:r>
      <w:r w:rsidRPr="002D0D81">
        <w:rPr>
          <w:rFonts w:hint="eastAsia"/>
        </w:rPr>
        <w:t>测试</w:t>
      </w:r>
      <w:r w:rsidRPr="002D0D81">
        <w:t>任务调度子系统</w:t>
      </w:r>
    </w:p>
    <w:p w14:paraId="703B7400" w14:textId="77777777" w:rsidR="00AD050D" w:rsidRPr="002D0D81" w:rsidRDefault="00AD050D" w:rsidP="009671BA"/>
    <w:p w14:paraId="33DE09E7" w14:textId="77777777" w:rsidR="00AD050D" w:rsidRPr="002D0D81" w:rsidRDefault="00AD050D" w:rsidP="009671BA">
      <w:pPr>
        <w:pStyle w:val="affa"/>
        <w:spacing w:line="360" w:lineRule="auto"/>
        <w:ind w:firstLine="480"/>
      </w:pPr>
      <w:r w:rsidRPr="002D0D81">
        <w:rPr>
          <w:rFonts w:hint="eastAsia"/>
        </w:rPr>
        <w:t>在基于云平台的测试系统中，根据对资源提出请求角色的不同，将对资源的请求分为两类：</w:t>
      </w:r>
    </w:p>
    <w:p w14:paraId="682EBDF4" w14:textId="77777777" w:rsidR="00AD050D" w:rsidRPr="002D0D81" w:rsidRDefault="00AD050D" w:rsidP="009671BA">
      <w:pPr>
        <w:pStyle w:val="affa"/>
        <w:spacing w:line="360" w:lineRule="auto"/>
        <w:ind w:firstLine="480"/>
      </w:pPr>
      <w:r w:rsidRPr="002D0D81">
        <w:rPr>
          <w:rFonts w:hint="eastAsia"/>
        </w:rPr>
        <w:t>一是由测试执行人员提出对处理机、网络设备、内存和数据库等虚拟资源的请求；</w:t>
      </w:r>
    </w:p>
    <w:p w14:paraId="643A2E14" w14:textId="77777777" w:rsidR="00AD050D" w:rsidRPr="002D0D81" w:rsidRDefault="00AD050D" w:rsidP="009671BA">
      <w:pPr>
        <w:pStyle w:val="affa"/>
        <w:spacing w:line="360" w:lineRule="auto"/>
        <w:ind w:firstLine="480"/>
      </w:pPr>
      <w:r w:rsidRPr="002D0D81">
        <w:rPr>
          <w:rFonts w:hint="eastAsia"/>
        </w:rPr>
        <w:t>二是系统根据用户提交的测试项目和需求制定好测试计划，测试服务开始执行后，由云监控模块根据执行情况向虚拟资源池提出资源请求。</w:t>
      </w:r>
    </w:p>
    <w:p w14:paraId="27069972" w14:textId="77777777" w:rsidR="00AD050D" w:rsidRPr="002D0D81" w:rsidRDefault="00AD050D" w:rsidP="009671BA">
      <w:pPr>
        <w:pStyle w:val="affa"/>
        <w:spacing w:line="360" w:lineRule="auto"/>
        <w:ind w:firstLine="480"/>
      </w:pPr>
      <w:r w:rsidRPr="002D0D81">
        <w:rPr>
          <w:rFonts w:hint="eastAsia"/>
        </w:rPr>
        <w:t>云控制模块对不同测试项目规模中每类虚拟资源的请求设置一个最大使用量值，该值的设定根据预测公式得到，可以满足一般情况下对应规模的项目测试服务需求。</w:t>
      </w:r>
    </w:p>
    <w:p w14:paraId="43397EA2" w14:textId="77777777" w:rsidR="00AD050D" w:rsidRPr="002D0D81" w:rsidRDefault="00AD050D" w:rsidP="009671BA">
      <w:pPr>
        <w:pStyle w:val="affa"/>
        <w:spacing w:line="360" w:lineRule="auto"/>
        <w:ind w:firstLine="480"/>
      </w:pPr>
      <w:r w:rsidRPr="002D0D81">
        <w:rPr>
          <w:rFonts w:hint="eastAsia"/>
        </w:rPr>
        <w:t>当测试执行人员对虚拟资源的请求数量在最大使用量值范围内，则分配对应的虚拟机给测试执行人员。</w:t>
      </w:r>
    </w:p>
    <w:p w14:paraId="0FBBECFD" w14:textId="77777777" w:rsidR="00AD050D" w:rsidRPr="002D0D81" w:rsidRDefault="00AD050D" w:rsidP="009671BA">
      <w:pPr>
        <w:pStyle w:val="affa"/>
        <w:spacing w:line="360" w:lineRule="auto"/>
        <w:ind w:firstLine="480"/>
      </w:pPr>
      <w:r w:rsidRPr="002D0D81">
        <w:rPr>
          <w:rFonts w:hint="eastAsia"/>
        </w:rPr>
        <w:t>当请求数量超过最大使用量值时，向云管理模块发送消息，请求增加底层虚拟基础设施，云管理模块接收并处理消息，调度部署需求的虚拟资源来保证测试服务能够顺利执行。通过这种方法，可以降低因虚拟基础设施不足向管理模块发送消息带来的消耗，同时避免了虚拟资源分配过多造成的资源控制浪费。</w:t>
      </w:r>
    </w:p>
    <w:p w14:paraId="377F5B1C" w14:textId="77777777" w:rsidR="00AD050D" w:rsidRPr="002D0D81" w:rsidRDefault="00AD050D" w:rsidP="009671BA">
      <w:pPr>
        <w:pStyle w:val="affa"/>
        <w:spacing w:line="360" w:lineRule="auto"/>
        <w:ind w:firstLine="480"/>
      </w:pPr>
      <w:r w:rsidRPr="002D0D81">
        <w:rPr>
          <w:rFonts w:hint="eastAsia"/>
        </w:rPr>
        <w:t>对于测试服务执行时系统对资源池中虚拟资源的请求，把具有简单依赖关系的测试任务动态分配给适当的虚拟机。为平衡虚拟机和服务器的负载，调度系统包括四部分：</w:t>
      </w:r>
    </w:p>
    <w:p w14:paraId="2BD719AA" w14:textId="77777777" w:rsidR="00AD050D" w:rsidRPr="002D0D81" w:rsidRDefault="00AD050D" w:rsidP="009671BA">
      <w:pPr>
        <w:pStyle w:val="affa"/>
        <w:spacing w:line="360" w:lineRule="auto"/>
        <w:ind w:firstLine="480"/>
      </w:pPr>
      <w:r w:rsidRPr="002D0D81">
        <w:rPr>
          <w:rFonts w:hint="eastAsia"/>
        </w:rPr>
        <w:t>（</w:t>
      </w:r>
      <w:r w:rsidRPr="002D0D81">
        <w:rPr>
          <w:rFonts w:hint="eastAsia"/>
        </w:rPr>
        <w:t>1</w:t>
      </w:r>
      <w:r w:rsidRPr="002D0D81">
        <w:rPr>
          <w:rFonts w:hint="eastAsia"/>
        </w:rPr>
        <w:t>）预测规划模块</w:t>
      </w:r>
    </w:p>
    <w:p w14:paraId="76005616" w14:textId="77777777" w:rsidR="00AD050D" w:rsidRPr="002D0D81" w:rsidRDefault="00AD050D" w:rsidP="009671BA">
      <w:pPr>
        <w:pStyle w:val="affa"/>
        <w:spacing w:line="360" w:lineRule="auto"/>
        <w:ind w:firstLine="480"/>
      </w:pPr>
      <w:r w:rsidRPr="002D0D81">
        <w:rPr>
          <w:rFonts w:hint="eastAsia"/>
        </w:rPr>
        <w:t>测试服务开始执行前，根据测试需求和测试项目的规模预测项目测试需要的各类虚拟机的数量，如果当前的虚拟机数量不够，发送消息给云资源管理系统，调度新的虚拟机。</w:t>
      </w:r>
    </w:p>
    <w:p w14:paraId="05F38734" w14:textId="77777777" w:rsidR="00AD050D" w:rsidRPr="002D0D81" w:rsidRDefault="00AD050D" w:rsidP="009671BA">
      <w:pPr>
        <w:pStyle w:val="affa"/>
        <w:spacing w:line="360" w:lineRule="auto"/>
        <w:ind w:firstLine="480"/>
      </w:pPr>
      <w:r w:rsidRPr="002D0D81">
        <w:rPr>
          <w:rFonts w:hint="eastAsia"/>
        </w:rPr>
        <w:t>需要的虚拟机预测公式如下：</w:t>
      </w:r>
    </w:p>
    <w:p w14:paraId="6A967715" w14:textId="77777777" w:rsidR="00AD050D" w:rsidRPr="002D0D81" w:rsidRDefault="00AD050D" w:rsidP="009671BA">
      <w:pPr>
        <w:pStyle w:val="affa"/>
        <w:spacing w:line="360" w:lineRule="auto"/>
        <w:ind w:firstLine="480"/>
      </w:pPr>
      <m:oMathPara>
        <m:oMath>
          <m:sSup>
            <m:sSupPr>
              <m:ctrlPr>
                <w:rPr>
                  <w:rFonts w:ascii="Cambria Math" w:hAnsi="Cambria Math"/>
                </w:rPr>
              </m:ctrlPr>
            </m:sSupPr>
            <m:e>
              <m:r>
                <m:rPr>
                  <m:sty m:val="p"/>
                </m:rPr>
                <w:rPr>
                  <w:rFonts w:ascii="Cambria Math" w:hAnsi="Cambria Math" w:hint="eastAsia"/>
                </w:rPr>
                <m:t>m</m:t>
              </m:r>
              <m:ctrlPr>
                <w:rPr>
                  <w:rFonts w:ascii="Cambria Math" w:hAnsi="Cambria Math" w:hint="eastAsia"/>
                </w:rPr>
              </m:ctrlP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den>
          </m:f>
          <m:d>
            <m:dPr>
              <m:ctrlPr>
                <w:rPr>
                  <w:rFonts w:ascii="Cambria Math" w:hAnsi="Cambria Math"/>
                </w:rPr>
              </m:ctrlPr>
            </m:dPr>
            <m:e>
              <m:f>
                <m:fPr>
                  <m:ctrlPr>
                    <w:rPr>
                      <w:rFonts w:ascii="Cambria Math" w:hAnsi="Cambria Math"/>
                    </w:rPr>
                  </m:ctrlPr>
                </m:fPr>
                <m:num>
                  <m:r>
                    <m:rPr>
                      <m:sty m:val="p"/>
                    </m:rPr>
                    <w:rPr>
                      <w:rFonts w:ascii="Cambria Math" w:hAnsi="Cambria Math"/>
                    </w:rPr>
                    <m:t>d-r</m:t>
                  </m:r>
                </m:num>
                <m:den>
                  <m:r>
                    <m:rPr>
                      <m:sty m:val="p"/>
                    </m:rPr>
                    <w:rPr>
                      <w:rFonts w:ascii="Cambria Math" w:hAnsi="Cambria Math"/>
                    </w:rPr>
                    <m:t>c</m:t>
                  </m:r>
                </m:den>
              </m:f>
            </m:e>
          </m:d>
        </m:oMath>
      </m:oMathPara>
    </w:p>
    <w:p w14:paraId="29634C61" w14:textId="77777777" w:rsidR="00AD050D" w:rsidRPr="002D0D81" w:rsidRDefault="00AD050D" w:rsidP="009671BA">
      <w:pPr>
        <w:pStyle w:val="affa"/>
        <w:spacing w:line="360" w:lineRule="auto"/>
        <w:ind w:firstLine="480"/>
      </w:pPr>
      <w:r w:rsidRPr="002D0D81">
        <w:rPr>
          <w:rFonts w:hint="eastAsia"/>
        </w:rPr>
        <w:t>其中：</w:t>
      </w:r>
    </w:p>
    <w:p w14:paraId="6175E05B" w14:textId="77777777" w:rsidR="00AD050D" w:rsidRPr="002D0D81" w:rsidRDefault="00AD050D" w:rsidP="009671BA">
      <w:pPr>
        <w:pStyle w:val="affa"/>
        <w:spacing w:line="360" w:lineRule="auto"/>
        <w:ind w:left="780" w:firstLine="480"/>
      </w:pPr>
      <w:r w:rsidRPr="002D0D81">
        <w:t>n----</w:t>
      </w:r>
      <w:r w:rsidRPr="002D0D81">
        <w:t>当前的测试任务总数</w:t>
      </w:r>
    </w:p>
    <w:p w14:paraId="022CE8F7" w14:textId="77777777" w:rsidR="00AD050D" w:rsidRPr="002D0D81" w:rsidRDefault="00AD050D" w:rsidP="009671BA">
      <w:pPr>
        <w:pStyle w:val="affa"/>
        <w:spacing w:line="360" w:lineRule="auto"/>
        <w:ind w:left="780" w:firstLine="480"/>
      </w:pPr>
      <w:r w:rsidRPr="002D0D81">
        <w:t>m---</w:t>
      </w:r>
      <w:r w:rsidRPr="002D0D81">
        <w:t>云平台中</w:t>
      </w:r>
      <w:r w:rsidRPr="002D0D81">
        <w:rPr>
          <w:rFonts w:hint="eastAsia"/>
        </w:rPr>
        <w:t>适用这个任务环境的可用的虚拟资源数量</w:t>
      </w:r>
    </w:p>
    <w:p w14:paraId="0FF20069" w14:textId="77777777" w:rsidR="00AD050D" w:rsidRPr="002D0D81" w:rsidRDefault="00AD050D" w:rsidP="009671BA">
      <w:pPr>
        <w:pStyle w:val="affa"/>
        <w:spacing w:line="360" w:lineRule="auto"/>
        <w:ind w:left="780" w:firstLine="480"/>
      </w:pPr>
      <w:r w:rsidRPr="002D0D81">
        <w:t>n</w:t>
      </w:r>
      <w:r w:rsidRPr="002D0D81">
        <w:rPr>
          <w:vertAlign w:val="subscript"/>
        </w:rPr>
        <w:t>0</w:t>
      </w:r>
      <w:r w:rsidRPr="002D0D81">
        <w:t>---</w:t>
      </w:r>
      <w:r w:rsidRPr="002D0D81">
        <w:rPr>
          <w:rFonts w:hint="eastAsia"/>
        </w:rPr>
        <w:t>完成的测试任务数量</w:t>
      </w:r>
    </w:p>
    <w:p w14:paraId="520663DC" w14:textId="77777777" w:rsidR="00AD050D" w:rsidRPr="002D0D81" w:rsidRDefault="00AD050D" w:rsidP="009671BA">
      <w:pPr>
        <w:pStyle w:val="affa"/>
        <w:spacing w:line="360" w:lineRule="auto"/>
        <w:ind w:left="780" w:firstLine="480"/>
      </w:pPr>
      <w:r w:rsidRPr="002D0D81">
        <w:t>d----</w:t>
      </w:r>
      <w:r w:rsidRPr="002D0D81">
        <w:rPr>
          <w:rFonts w:hint="eastAsia"/>
        </w:rPr>
        <w:t>测试任务的截止时间</w:t>
      </w:r>
    </w:p>
    <w:p w14:paraId="5A31C3BD" w14:textId="77777777" w:rsidR="00AD050D" w:rsidRPr="002D0D81" w:rsidRDefault="00AD050D" w:rsidP="009671BA">
      <w:pPr>
        <w:pStyle w:val="affa"/>
        <w:spacing w:line="360" w:lineRule="auto"/>
        <w:ind w:left="780" w:firstLine="480"/>
      </w:pPr>
      <w:r w:rsidRPr="002D0D81">
        <w:rPr>
          <w:rFonts w:hint="eastAsia"/>
        </w:rPr>
        <w:t>r----</w:t>
      </w:r>
      <w:r w:rsidRPr="002D0D81">
        <w:rPr>
          <w:rFonts w:hint="eastAsia"/>
        </w:rPr>
        <w:t>任务的释放时间</w:t>
      </w:r>
    </w:p>
    <w:p w14:paraId="422F1B2D" w14:textId="77777777" w:rsidR="00AD050D" w:rsidRPr="002D0D81" w:rsidRDefault="00AD050D" w:rsidP="009671BA">
      <w:pPr>
        <w:pStyle w:val="affa"/>
        <w:spacing w:line="360" w:lineRule="auto"/>
        <w:ind w:left="780" w:firstLine="480"/>
      </w:pPr>
      <w:r w:rsidRPr="002D0D81">
        <w:t>c----</w:t>
      </w:r>
      <w:r w:rsidRPr="002D0D81">
        <w:rPr>
          <w:rFonts w:hint="eastAsia"/>
        </w:rPr>
        <w:t>上一个任务的完成时间</w:t>
      </w:r>
    </w:p>
    <w:p w14:paraId="24326E4F" w14:textId="77777777" w:rsidR="00AD050D" w:rsidRPr="002D0D81" w:rsidRDefault="00AD050D" w:rsidP="009671BA">
      <w:pPr>
        <w:pStyle w:val="affa"/>
        <w:spacing w:line="360" w:lineRule="auto"/>
        <w:ind w:firstLine="480"/>
      </w:pPr>
      <w:r w:rsidRPr="002D0D81">
        <w:rPr>
          <w:rFonts w:hint="eastAsia"/>
        </w:rPr>
        <w:t>（</w:t>
      </w:r>
      <w:r w:rsidRPr="002D0D81">
        <w:rPr>
          <w:rFonts w:hint="eastAsia"/>
        </w:rPr>
        <w:t>2</w:t>
      </w:r>
      <w:r w:rsidRPr="002D0D81">
        <w:rPr>
          <w:rFonts w:hint="eastAsia"/>
        </w:rPr>
        <w:t>）测试任务调度模块</w:t>
      </w:r>
    </w:p>
    <w:p w14:paraId="3DBE81D3" w14:textId="77777777" w:rsidR="00AD050D" w:rsidRPr="002D0D81" w:rsidRDefault="00AD050D" w:rsidP="009671BA">
      <w:pPr>
        <w:pStyle w:val="affa"/>
        <w:spacing w:line="360" w:lineRule="auto"/>
        <w:ind w:firstLine="480"/>
      </w:pPr>
      <w:r w:rsidRPr="002D0D81">
        <w:rPr>
          <w:rFonts w:hint="eastAsia"/>
        </w:rPr>
        <w:t>进行任务之间的任务级调度，选出一个测试任务。</w:t>
      </w:r>
    </w:p>
    <w:p w14:paraId="50874D2C" w14:textId="77777777" w:rsidR="00AD050D" w:rsidRPr="002D0D81" w:rsidRDefault="00AD050D" w:rsidP="009671BA">
      <w:pPr>
        <w:pStyle w:val="affa"/>
        <w:spacing w:line="360" w:lineRule="auto"/>
        <w:ind w:firstLine="480"/>
      </w:pPr>
      <w:r w:rsidRPr="002D0D81">
        <w:rPr>
          <w:rFonts w:hint="eastAsia"/>
        </w:rPr>
        <w:t>（</w:t>
      </w:r>
      <w:r w:rsidRPr="002D0D81">
        <w:rPr>
          <w:rFonts w:hint="eastAsia"/>
        </w:rPr>
        <w:t>3</w:t>
      </w:r>
      <w:r w:rsidRPr="002D0D81">
        <w:rPr>
          <w:rFonts w:hint="eastAsia"/>
        </w:rPr>
        <w:t>）测试用例调度模块</w:t>
      </w:r>
    </w:p>
    <w:p w14:paraId="71A882CC" w14:textId="77777777" w:rsidR="00AD050D" w:rsidRPr="002D0D81" w:rsidRDefault="00AD050D" w:rsidP="009671BA">
      <w:pPr>
        <w:pStyle w:val="affa"/>
        <w:spacing w:line="360" w:lineRule="auto"/>
        <w:ind w:firstLine="480"/>
      </w:pPr>
      <w:r w:rsidRPr="002D0D81">
        <w:rPr>
          <w:rFonts w:hint="eastAsia"/>
        </w:rPr>
        <w:t>测试任务内部进行用例级调度，调整测试用例执行顺序，保证缩短测试任务执行时间。</w:t>
      </w:r>
    </w:p>
    <w:p w14:paraId="68AEC8F0" w14:textId="77777777" w:rsidR="00AD050D" w:rsidRPr="002D0D81" w:rsidRDefault="00AD050D" w:rsidP="009671BA">
      <w:pPr>
        <w:pStyle w:val="affa"/>
        <w:spacing w:line="360" w:lineRule="auto"/>
        <w:ind w:firstLine="480"/>
      </w:pPr>
      <w:r w:rsidRPr="002D0D81">
        <w:rPr>
          <w:rFonts w:hint="eastAsia"/>
        </w:rPr>
        <w:t>（</w:t>
      </w:r>
      <w:r w:rsidRPr="002D0D81">
        <w:t>4</w:t>
      </w:r>
      <w:r w:rsidRPr="002D0D81">
        <w:rPr>
          <w:rFonts w:hint="eastAsia"/>
        </w:rPr>
        <w:t>）虚拟机分配模块</w:t>
      </w:r>
    </w:p>
    <w:p w14:paraId="145F90B5" w14:textId="77777777" w:rsidR="00AD050D" w:rsidRPr="002D0D81" w:rsidRDefault="00AD050D" w:rsidP="009671BA">
      <w:pPr>
        <w:pStyle w:val="affa"/>
        <w:spacing w:line="360" w:lineRule="auto"/>
        <w:ind w:firstLine="480"/>
      </w:pPr>
      <w:r w:rsidRPr="002D0D81">
        <w:rPr>
          <w:rFonts w:hint="eastAsia"/>
        </w:rPr>
        <w:t>任务级调度和虚拟机分配都是以测试任务为基本单位的，且在虚拟机分配完后需要启动任务执行进程，然后返回任务级调度进行下一个任务的调度，用例级调度在测试任务内部进行，它以测试用例为基本单位。</w:t>
      </w:r>
    </w:p>
    <w:p w14:paraId="313F2A59" w14:textId="77777777" w:rsidR="00AD050D" w:rsidRPr="002D0D81" w:rsidRDefault="00AD050D" w:rsidP="00183012">
      <w:pPr>
        <w:pStyle w:val="3"/>
      </w:pPr>
      <w:bookmarkStart w:id="88" w:name="_Toc16632696"/>
      <w:r w:rsidRPr="002D0D81">
        <w:t>测试任务</w:t>
      </w:r>
      <w:r w:rsidRPr="002D0D81">
        <w:rPr>
          <w:rFonts w:hint="eastAsia"/>
        </w:rPr>
        <w:t>调度的算法模型</w:t>
      </w:r>
      <w:bookmarkEnd w:id="88"/>
    </w:p>
    <w:p w14:paraId="5F4873D1" w14:textId="77777777" w:rsidR="00AD050D" w:rsidRPr="002D0D81" w:rsidRDefault="00AD050D" w:rsidP="009671BA">
      <w:pPr>
        <w:pStyle w:val="affa"/>
        <w:spacing w:line="360" w:lineRule="auto"/>
        <w:ind w:firstLine="480"/>
      </w:pPr>
      <w:r w:rsidRPr="002D0D81">
        <w:rPr>
          <w:rFonts w:hint="eastAsia"/>
        </w:rPr>
        <w:t>假设云中有</w:t>
      </w:r>
      <w:r w:rsidRPr="002D0D81">
        <w:rPr>
          <w:rFonts w:hint="eastAsia"/>
        </w:rPr>
        <w:t>n</w:t>
      </w:r>
      <w:r w:rsidRPr="002D0D81">
        <w:rPr>
          <w:rFonts w:hint="eastAsia"/>
        </w:rPr>
        <w:t>个测试任务</w:t>
      </w:r>
      <w:r w:rsidRPr="002D0D81">
        <w:rPr>
          <w:rFonts w:hint="eastAsia"/>
        </w:rPr>
        <w:t>T</w:t>
      </w:r>
      <w:r w:rsidRPr="002D0D81">
        <w:t>asks={task</w:t>
      </w:r>
      <w:r w:rsidRPr="002D0D81">
        <w:rPr>
          <w:vertAlign w:val="subscript"/>
        </w:rPr>
        <w:t>1</w:t>
      </w:r>
      <w:r w:rsidRPr="002D0D81">
        <w:rPr>
          <w:rFonts w:hint="eastAsia"/>
        </w:rPr>
        <w:t>,</w:t>
      </w:r>
      <w:r w:rsidRPr="002D0D81">
        <w:t xml:space="preserve"> task</w:t>
      </w:r>
      <w:r w:rsidRPr="002D0D81">
        <w:rPr>
          <w:vertAlign w:val="subscript"/>
        </w:rPr>
        <w:t>2</w:t>
      </w:r>
      <w:r w:rsidRPr="002D0D81">
        <w:t>,…,task</w:t>
      </w:r>
      <w:r w:rsidRPr="002D0D81">
        <w:rPr>
          <w:vertAlign w:val="subscript"/>
        </w:rPr>
        <w:t>n</w:t>
      </w:r>
      <w:r w:rsidRPr="002D0D81">
        <w:t>}</w:t>
      </w:r>
      <w:r w:rsidRPr="002D0D81">
        <w:rPr>
          <w:rFonts w:hint="eastAsia"/>
        </w:rPr>
        <w:t>，</w:t>
      </w:r>
      <w:r w:rsidRPr="002D0D81">
        <w:rPr>
          <w:rFonts w:hint="eastAsia"/>
        </w:rPr>
        <w:t>m</w:t>
      </w:r>
      <w:r w:rsidRPr="002D0D81">
        <w:rPr>
          <w:rFonts w:hint="eastAsia"/>
        </w:rPr>
        <w:t>个虚拟机资源</w:t>
      </w:r>
      <w:r w:rsidRPr="002D0D81">
        <w:rPr>
          <w:rFonts w:hint="eastAsia"/>
        </w:rPr>
        <w:t>Vm</w:t>
      </w:r>
      <w:r w:rsidRPr="002D0D81">
        <w:t>={vm</w:t>
      </w:r>
      <w:r w:rsidRPr="002D0D81">
        <w:rPr>
          <w:vertAlign w:val="subscript"/>
        </w:rPr>
        <w:t>1</w:t>
      </w:r>
      <w:r w:rsidRPr="002D0D81">
        <w:t>, vm</w:t>
      </w:r>
      <w:r w:rsidRPr="002D0D81">
        <w:rPr>
          <w:vertAlign w:val="subscript"/>
        </w:rPr>
        <w:t>2</w:t>
      </w:r>
      <w:r w:rsidRPr="002D0D81">
        <w:t>,…,vm</w:t>
      </w:r>
      <w:r w:rsidRPr="002D0D81">
        <w:rPr>
          <w:vertAlign w:val="subscript"/>
        </w:rPr>
        <w:t>m</w:t>
      </w:r>
      <w:r w:rsidRPr="002D0D81">
        <w:t>}</w:t>
      </w:r>
      <w:r w:rsidRPr="002D0D81">
        <w:rPr>
          <w:rFonts w:hint="eastAsia"/>
        </w:rPr>
        <w:t>，</w:t>
      </w:r>
      <w:r w:rsidRPr="002D0D81">
        <w:t>测试任务调度的目标就是为测试任务</w:t>
      </w:r>
      <w:r w:rsidRPr="002D0D81">
        <w:t>task</w:t>
      </w:r>
      <w:r w:rsidRPr="002D0D81">
        <w:rPr>
          <w:rFonts w:hint="eastAsia"/>
          <w:vertAlign w:val="subscript"/>
        </w:rPr>
        <w:t>i</w:t>
      </w:r>
      <w:r w:rsidRPr="002D0D81">
        <w:rPr>
          <w:rFonts w:hint="eastAsia"/>
        </w:rPr>
        <w:t>（</w:t>
      </w:r>
      <w:r w:rsidRPr="002D0D81">
        <w:rPr>
          <w:rFonts w:hint="eastAsia"/>
        </w:rPr>
        <w:t>0&lt;i</w:t>
      </w:r>
      <w:r w:rsidRPr="002D0D81">
        <w:rPr>
          <w:rFonts w:ascii="宋体" w:hAnsi="宋体" w:hint="eastAsia"/>
        </w:rPr>
        <w:t>≤</w:t>
      </w:r>
      <w:r w:rsidRPr="002D0D81">
        <w:t>n</w:t>
      </w:r>
      <w:r w:rsidRPr="002D0D81">
        <w:rPr>
          <w:rFonts w:hint="eastAsia"/>
        </w:rPr>
        <w:t>）</w:t>
      </w:r>
      <w:r w:rsidRPr="002D0D81">
        <w:t>选择虚拟机资源</w:t>
      </w:r>
      <w:r w:rsidRPr="002D0D81">
        <w:t>vm</w:t>
      </w:r>
      <w:r w:rsidRPr="002D0D81">
        <w:rPr>
          <w:vertAlign w:val="subscript"/>
        </w:rPr>
        <w:t>j</w:t>
      </w:r>
      <w:r w:rsidRPr="002D0D81">
        <w:rPr>
          <w:rFonts w:hint="eastAsia"/>
        </w:rPr>
        <w:t>（</w:t>
      </w:r>
      <w:r w:rsidRPr="002D0D81">
        <w:rPr>
          <w:rFonts w:hint="eastAsia"/>
        </w:rPr>
        <w:t>0&lt;</w:t>
      </w:r>
      <w:r w:rsidRPr="002D0D81">
        <w:t>j</w:t>
      </w:r>
      <w:r w:rsidRPr="002D0D81">
        <w:rPr>
          <w:rFonts w:ascii="宋体" w:hAnsi="宋体" w:hint="eastAsia"/>
        </w:rPr>
        <w:t>≤</w:t>
      </w:r>
      <w:r w:rsidRPr="002D0D81">
        <w:t>m</w:t>
      </w:r>
      <w:r w:rsidRPr="002D0D81">
        <w:rPr>
          <w:rFonts w:hint="eastAsia"/>
        </w:rPr>
        <w:t>），建立测试任务与虚拟机的映射对应关系。</w:t>
      </w:r>
    </w:p>
    <w:p w14:paraId="799010CF" w14:textId="77777777" w:rsidR="00AD050D" w:rsidRPr="002D0D81" w:rsidRDefault="00AD050D" w:rsidP="009671BA">
      <w:pPr>
        <w:pStyle w:val="affa"/>
        <w:spacing w:line="360" w:lineRule="auto"/>
        <w:ind w:firstLine="480"/>
      </w:pPr>
      <w:r w:rsidRPr="002D0D81">
        <w:rPr>
          <w:rFonts w:hint="eastAsia"/>
        </w:rPr>
        <w:t>测试任务之间的依赖关系，可以表示为元素为</w:t>
      </w:r>
      <w:r w:rsidRPr="002D0D81">
        <w:rPr>
          <w:rFonts w:hint="eastAsia"/>
        </w:rPr>
        <w:t>0</w:t>
      </w:r>
      <w:r w:rsidRPr="002D0D81">
        <w:t>或</w:t>
      </w:r>
      <w:r w:rsidRPr="002D0D81">
        <w:rPr>
          <w:rFonts w:hint="eastAsia"/>
        </w:rPr>
        <w:t>1</w:t>
      </w:r>
      <w:r w:rsidRPr="002D0D81">
        <w:rPr>
          <w:rFonts w:hint="eastAsia"/>
        </w:rPr>
        <w:t>的方阵</w:t>
      </w:r>
      <w:r w:rsidRPr="002D0D81">
        <w:rPr>
          <w:rFonts w:hint="eastAsia"/>
        </w:rPr>
        <w:t>T</w:t>
      </w:r>
      <w:r w:rsidRPr="002D0D81">
        <w:t>DD</w:t>
      </w:r>
      <w:r w:rsidRPr="002D0D81">
        <w:rPr>
          <w:rFonts w:hint="eastAsia"/>
        </w:rPr>
        <w:t>：</w:t>
      </w:r>
    </w:p>
    <w:p w14:paraId="26E1C704" w14:textId="77777777" w:rsidR="00AD050D" w:rsidRPr="002D0D81" w:rsidRDefault="00AD050D" w:rsidP="009671BA">
      <w:pPr>
        <w:pStyle w:val="affa"/>
        <w:spacing w:line="360" w:lineRule="auto"/>
        <w:ind w:firstLine="480"/>
      </w:pPr>
      <m:oMathPara>
        <m:oMath>
          <m:sSub>
            <m:sSubPr>
              <m:ctrlPr>
                <w:rPr>
                  <w:rFonts w:ascii="Cambria Math" w:hAnsi="Cambria Math"/>
                </w:rPr>
              </m:ctrlPr>
            </m:sSubPr>
            <m:e>
              <m:r>
                <m:rPr>
                  <m:sty m:val="p"/>
                </m:rPr>
                <w:rPr>
                  <w:rFonts w:ascii="Cambria Math" w:hAnsi="Cambria Math"/>
                </w:rPr>
                <m:t>TDD</m:t>
              </m:r>
            </m:e>
            <m:sub>
              <m:r>
                <m:rPr>
                  <m:sty m:val="p"/>
                </m:rPr>
                <w:rPr>
                  <w:rFonts w:ascii="Cambria Math" w:hAnsi="Cambria Math"/>
                </w:rPr>
                <m:t>n×n</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TDD</m:t>
                        </m:r>
                      </m:e>
                      <m:sub>
                        <m:r>
                          <m:rPr>
                            <m:sty m:val="p"/>
                          </m:rPr>
                          <w:rPr>
                            <w:rFonts w:ascii="Cambria Math" w:hAnsi="Cambria Math"/>
                          </w:rPr>
                          <m:t>00</m:t>
                        </m:r>
                      </m:sub>
                    </m:sSub>
                  </m:e>
                  <m:e>
                    <m:r>
                      <m:rPr>
                        <m:sty m:val="p"/>
                      </m:rPr>
                      <w:rPr>
                        <w:rFonts w:ascii="Cambria Math" w:hAnsi="Cambria Math"/>
                      </w:rPr>
                      <m:t>⋯</m:t>
                    </m:r>
                  </m:e>
                  <m:e>
                    <m:sSub>
                      <m:sSubPr>
                        <m:ctrlPr>
                          <w:rPr>
                            <w:rFonts w:ascii="Cambria Math" w:hAnsi="Cambria Math"/>
                          </w:rPr>
                        </m:ctrlPr>
                      </m:sSubPr>
                      <m:e>
                        <m:r>
                          <m:rPr>
                            <m:sty m:val="p"/>
                          </m:rPr>
                          <w:rPr>
                            <w:rFonts w:ascii="Cambria Math" w:hAnsi="Cambria Math"/>
                          </w:rPr>
                          <m:t>TDD</m:t>
                        </m:r>
                      </m:e>
                      <m:sub>
                        <m:r>
                          <m:rPr>
                            <m:sty m:val="p"/>
                          </m:rPr>
                          <w:rPr>
                            <w:rFonts w:ascii="Cambria Math" w:hAnsi="Cambria Math"/>
                          </w:rPr>
                          <m:t>0n</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m:rPr>
                            <m:sty m:val="p"/>
                          </m:rPr>
                          <w:rPr>
                            <w:rFonts w:ascii="Cambria Math" w:hAnsi="Cambria Math"/>
                          </w:rPr>
                          <m:t>TDD</m:t>
                        </m:r>
                      </m:e>
                      <m:sub>
                        <m:r>
                          <m:rPr>
                            <m:sty m:val="p"/>
                          </m:rPr>
                          <w:rPr>
                            <w:rFonts w:ascii="Cambria Math" w:hAnsi="Cambria Math"/>
                          </w:rPr>
                          <m:t>n0</m:t>
                        </m:r>
                      </m:sub>
                    </m:sSub>
                  </m:e>
                  <m:e>
                    <m:r>
                      <m:rPr>
                        <m:sty m:val="p"/>
                      </m:rPr>
                      <w:rPr>
                        <w:rFonts w:ascii="Cambria Math" w:hAnsi="Cambria Math"/>
                      </w:rPr>
                      <m:t>⋯</m:t>
                    </m:r>
                  </m:e>
                  <m:e>
                    <m:sSub>
                      <m:sSubPr>
                        <m:ctrlPr>
                          <w:rPr>
                            <w:rFonts w:ascii="Cambria Math" w:hAnsi="Cambria Math"/>
                          </w:rPr>
                        </m:ctrlPr>
                      </m:sSubPr>
                      <m:e>
                        <m:r>
                          <m:rPr>
                            <m:sty m:val="p"/>
                          </m:rPr>
                          <w:rPr>
                            <w:rFonts w:ascii="Cambria Math" w:hAnsi="Cambria Math"/>
                          </w:rPr>
                          <m:t>TDD</m:t>
                        </m:r>
                      </m:e>
                      <m:sub>
                        <m:r>
                          <m:rPr>
                            <m:sty m:val="p"/>
                          </m:rPr>
                          <w:rPr>
                            <w:rFonts w:ascii="Cambria Math" w:hAnsi="Cambria Math"/>
                          </w:rPr>
                          <m:t>nn</m:t>
                        </m:r>
                      </m:sub>
                    </m:sSub>
                  </m:e>
                </m:mr>
              </m:m>
            </m:e>
          </m:d>
        </m:oMath>
      </m:oMathPara>
    </w:p>
    <w:p w14:paraId="3E9CBAFF" w14:textId="77777777" w:rsidR="00AD050D" w:rsidRPr="002D0D81" w:rsidRDefault="00AD050D" w:rsidP="009671BA">
      <w:pPr>
        <w:pStyle w:val="affa"/>
        <w:spacing w:line="360" w:lineRule="auto"/>
        <w:ind w:firstLine="480"/>
      </w:pPr>
      <w:r w:rsidRPr="002D0D81">
        <w:rPr>
          <w:rFonts w:hint="eastAsia"/>
        </w:rPr>
        <w:t>即：</w:t>
      </w:r>
    </w:p>
    <w:p w14:paraId="1DBE9A9C" w14:textId="77777777" w:rsidR="00AD050D" w:rsidRPr="002D0D81" w:rsidRDefault="00AD050D" w:rsidP="009671BA">
      <w:pPr>
        <w:pStyle w:val="affa"/>
        <w:spacing w:line="360" w:lineRule="auto"/>
        <w:ind w:firstLineChars="1350" w:firstLine="3240"/>
        <w:jc w:val="left"/>
      </w:pPr>
      <w:r w:rsidRPr="002D0D81">
        <w:rPr>
          <w:noProof/>
        </w:rPr>
        <w:t xml:space="preserve"> </w:t>
      </w:r>
      <m:oMath>
        <m:sSub>
          <m:sSubPr>
            <m:ctrlPr>
              <w:rPr>
                <w:rFonts w:ascii="Cambria Math" w:hAnsi="Cambria Math"/>
              </w:rPr>
            </m:ctrlPr>
          </m:sSubPr>
          <m:e>
            <m:r>
              <m:rPr>
                <m:sty m:val="p"/>
              </m:rPr>
              <w:rPr>
                <w:rFonts w:ascii="Cambria Math" w:hAnsi="Cambria Math" w:hint="eastAsia"/>
              </w:rPr>
              <m:t>TDD</m:t>
            </m:r>
            <m:ctrlPr>
              <w:rPr>
                <w:rFonts w:ascii="Cambria Math" w:hAnsi="Cambria Math" w:hint="eastAsia"/>
              </w:rPr>
            </m:ctrlP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sSub>
                  <m:sSubPr>
                    <m:ctrlPr>
                      <w:rPr>
                        <w:rFonts w:ascii="Cambria Math" w:hAnsi="Cambria Math"/>
                      </w:rPr>
                    </m:ctrlPr>
                  </m:sSubPr>
                  <m:e>
                    <m:r>
                      <m:rPr>
                        <m:sty m:val="p"/>
                      </m:rPr>
                      <w:rPr>
                        <w:rFonts w:ascii="Cambria Math" w:hAnsi="Cambria Math"/>
                      </w:rPr>
                      <m:t>task</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hint="eastAsia"/>
                      </w:rPr>
                      <m:t>依赖</m:t>
                    </m:r>
                    <m:r>
                      <m:rPr>
                        <m:sty m:val="p"/>
                      </m:rPr>
                      <w:rPr>
                        <w:rFonts w:ascii="Cambria Math" w:hAnsi="Cambria Math"/>
                      </w:rPr>
                      <m:t>于</m:t>
                    </m:r>
                    <m:r>
                      <m:rPr>
                        <m:sty m:val="p"/>
                      </m:rPr>
                      <w:rPr>
                        <w:rFonts w:ascii="Cambria Math" w:hAnsi="Cambria Math"/>
                      </w:rPr>
                      <m:t>task</m:t>
                    </m:r>
                  </m:e>
                  <m:sub>
                    <m:r>
                      <m:rPr>
                        <m:sty m:val="p"/>
                      </m:rPr>
                      <w:rPr>
                        <w:rFonts w:ascii="Cambria Math" w:hAnsi="Cambria Math"/>
                      </w:rPr>
                      <m:t>i</m:t>
                    </m:r>
                  </m:sub>
                </m:sSub>
              </m:e>
              <m:e>
                <m:r>
                  <m:rPr>
                    <m:sty m:val="p"/>
                  </m:rPr>
                  <w:rPr>
                    <w:rFonts w:ascii="Cambria Math" w:hAnsi="Cambria Math"/>
                  </w:rPr>
                  <m:t>1,</m:t>
                </m:r>
                <m:sSub>
                  <m:sSubPr>
                    <m:ctrlPr>
                      <w:rPr>
                        <w:rFonts w:ascii="Cambria Math" w:hAnsi="Cambria Math"/>
                      </w:rPr>
                    </m:ctrlPr>
                  </m:sSubPr>
                  <m:e>
                    <m:r>
                      <m:rPr>
                        <m:sty m:val="p"/>
                      </m:rPr>
                      <w:rPr>
                        <w:rFonts w:ascii="Cambria Math" w:hAnsi="Cambria Math"/>
                      </w:rPr>
                      <m:t>task</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hint="eastAsia"/>
                      </w:rPr>
                      <m:t>独立</m:t>
                    </m:r>
                    <m:r>
                      <m:rPr>
                        <m:sty m:val="p"/>
                      </m:rPr>
                      <w:rPr>
                        <w:rFonts w:ascii="Cambria Math" w:hAnsi="Cambria Math"/>
                      </w:rPr>
                      <m:t>于</m:t>
                    </m:r>
                    <m:r>
                      <m:rPr>
                        <m:sty m:val="p"/>
                      </m:rPr>
                      <w:rPr>
                        <w:rFonts w:ascii="Cambria Math" w:hAnsi="Cambria Math"/>
                      </w:rPr>
                      <m:t>task</m:t>
                    </m:r>
                  </m:e>
                  <m:sub>
                    <m:r>
                      <m:rPr>
                        <m:sty m:val="p"/>
                      </m:rPr>
                      <w:rPr>
                        <w:rFonts w:ascii="Cambria Math" w:hAnsi="Cambria Math"/>
                      </w:rPr>
                      <m:t>i</m:t>
                    </m:r>
                  </m:sub>
                </m:sSub>
              </m:e>
            </m:eqArr>
          </m:e>
        </m:d>
      </m:oMath>
      <w:r w:rsidRPr="002D0D81">
        <w:t xml:space="preserve"> </w:t>
      </w:r>
    </w:p>
    <w:p w14:paraId="343E2193" w14:textId="77777777" w:rsidR="00AD050D" w:rsidRPr="002D0D81" w:rsidRDefault="00AD050D" w:rsidP="009671BA">
      <w:pPr>
        <w:pStyle w:val="affa"/>
        <w:spacing w:line="360" w:lineRule="auto"/>
        <w:ind w:firstLine="480"/>
        <w:jc w:val="left"/>
      </w:pPr>
      <w:r w:rsidRPr="002D0D81">
        <w:rPr>
          <w:rFonts w:hint="eastAsia"/>
        </w:rPr>
        <w:t>测试任务的执行状态用数组</w:t>
      </w:r>
      <w:r w:rsidRPr="002D0D81">
        <w:rPr>
          <w:rFonts w:hint="eastAsia"/>
        </w:rPr>
        <w:t>A</w:t>
      </w:r>
      <w:r w:rsidRPr="002D0D81">
        <w:t>lloted</w:t>
      </w:r>
      <w:r w:rsidRPr="002D0D81">
        <w:rPr>
          <w:rFonts w:hint="eastAsia"/>
        </w:rPr>
        <w:t>表示：</w:t>
      </w:r>
    </w:p>
    <w:p w14:paraId="4E9AC225" w14:textId="77777777" w:rsidR="00AD050D" w:rsidRPr="002D0D81" w:rsidRDefault="00AD050D" w:rsidP="009671BA">
      <w:pPr>
        <w:pStyle w:val="affa"/>
        <w:spacing w:line="360" w:lineRule="auto"/>
        <w:ind w:firstLine="480"/>
        <w:jc w:val="center"/>
      </w:pPr>
      <w:r w:rsidRPr="002D0D81">
        <w:t>Allted={alloted</w:t>
      </w:r>
      <w:r w:rsidRPr="002D0D81">
        <w:rPr>
          <w:vertAlign w:val="subscript"/>
        </w:rPr>
        <w:t>0</w:t>
      </w:r>
      <w:r w:rsidRPr="002D0D81">
        <w:rPr>
          <w:rFonts w:hint="eastAsia"/>
        </w:rPr>
        <w:t>,</w:t>
      </w:r>
      <w:r w:rsidRPr="002D0D81">
        <w:t xml:space="preserve"> alloted</w:t>
      </w:r>
      <w:r w:rsidRPr="002D0D81">
        <w:rPr>
          <w:vertAlign w:val="subscript"/>
        </w:rPr>
        <w:t xml:space="preserve"> 1</w:t>
      </w:r>
      <w:r w:rsidRPr="002D0D81">
        <w:rPr>
          <w:rFonts w:hint="eastAsia"/>
        </w:rPr>
        <w:t>,</w:t>
      </w:r>
      <w:r w:rsidRPr="002D0D81">
        <w:t>…., alloted</w:t>
      </w:r>
      <w:r w:rsidRPr="002D0D81">
        <w:rPr>
          <w:vertAlign w:val="subscript"/>
        </w:rPr>
        <w:t xml:space="preserve"> n</w:t>
      </w:r>
      <w:r w:rsidRPr="002D0D81">
        <w:rPr>
          <w:rFonts w:hint="eastAsia"/>
        </w:rPr>
        <w:t>}</w:t>
      </w:r>
    </w:p>
    <w:p w14:paraId="2216D2B2" w14:textId="77777777" w:rsidR="00AD050D" w:rsidRPr="002D0D81" w:rsidRDefault="00AD050D" w:rsidP="009671BA">
      <w:pPr>
        <w:pStyle w:val="affa"/>
        <w:spacing w:line="360" w:lineRule="auto"/>
        <w:ind w:firstLine="480"/>
        <w:jc w:val="left"/>
      </w:pPr>
      <w:r w:rsidRPr="002D0D81">
        <w:rPr>
          <w:rFonts w:hint="eastAsia"/>
        </w:rPr>
        <w:t>a</w:t>
      </w:r>
      <w:r w:rsidRPr="002D0D81">
        <w:t>lloted</w:t>
      </w:r>
      <w:r w:rsidRPr="002D0D81">
        <w:rPr>
          <w:rFonts w:hint="eastAsia"/>
          <w:vertAlign w:val="subscript"/>
        </w:rPr>
        <w:t>i</w:t>
      </w:r>
      <w:r w:rsidRPr="002D0D81">
        <w:rPr>
          <w:rFonts w:hint="eastAsia"/>
        </w:rPr>
        <w:t>取值如下：</w:t>
      </w:r>
    </w:p>
    <w:p w14:paraId="609DB48E" w14:textId="77777777" w:rsidR="00AD050D" w:rsidRPr="002D0D81" w:rsidRDefault="00AD050D" w:rsidP="009671BA">
      <w:pPr>
        <w:pStyle w:val="affa"/>
        <w:spacing w:line="360" w:lineRule="auto"/>
        <w:ind w:firstLine="480"/>
        <w:jc w:val="center"/>
      </w:pPr>
      <m:oMathPara>
        <m:oMath>
          <m:sSub>
            <m:sSubPr>
              <m:ctrlPr>
                <w:rPr>
                  <w:rFonts w:ascii="Cambria Math" w:hAnsi="Cambria Math"/>
                  <w:vertAlign w:val="subscript"/>
                </w:rPr>
              </m:ctrlPr>
            </m:sSubPr>
            <m:e>
              <m:r>
                <m:rPr>
                  <m:sty m:val="p"/>
                </m:rPr>
                <w:rPr>
                  <w:rFonts w:ascii="Cambria Math" w:hAnsi="Cambria Math"/>
                </w:rPr>
                <m:t>Alloted</m:t>
              </m:r>
              <m:ctrlPr>
                <w:rPr>
                  <w:rFonts w:ascii="Cambria Math" w:hAnsi="Cambria Math"/>
                </w:rPr>
              </m:ctrlPr>
            </m:e>
            <m:sub>
              <m:r>
                <m:rPr>
                  <m:sty m:val="p"/>
                </m:rPr>
                <w:rPr>
                  <w:rFonts w:ascii="Cambria Math" w:hAnsi="Cambria Math" w:hint="eastAsia"/>
                  <w:vertAlign w:val="subscript"/>
                </w:rPr>
                <m:t>i</m:t>
              </m:r>
            </m:sub>
          </m:sSub>
          <m:r>
            <m:rPr>
              <m:sty m:val="p"/>
            </m:rPr>
            <w:rPr>
              <w:rFonts w:ascii="Cambria Math" w:hAnsi="Cambria Math"/>
              <w:vertAlign w:val="subscript"/>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task</m:t>
                      </m:r>
                    </m:e>
                    <m:sub>
                      <m:r>
                        <m:rPr>
                          <m:sty m:val="p"/>
                        </m:rPr>
                        <w:rPr>
                          <w:rFonts w:ascii="Cambria Math" w:hAnsi="Cambria Math"/>
                        </w:rPr>
                        <m:t>i</m:t>
                      </m:r>
                    </m:sub>
                  </m:sSub>
                  <m:r>
                    <m:rPr>
                      <m:sty m:val="p"/>
                    </m:rPr>
                    <w:rPr>
                      <w:rFonts w:ascii="Cambria Math" w:hAnsi="Cambria Math" w:hint="eastAsia"/>
                    </w:rPr>
                    <m:t>待</m:t>
                  </m:r>
                  <m:r>
                    <m:rPr>
                      <m:sty m:val="p"/>
                    </m:rPr>
                    <w:rPr>
                      <w:rFonts w:ascii="Cambria Math" w:hAnsi="Cambria Math"/>
                    </w:rPr>
                    <m:t>执行</m:t>
                  </m:r>
                </m:e>
                <m:e>
                  <m:r>
                    <m:rPr>
                      <m:sty m:val="p"/>
                    </m:rPr>
                    <w:rPr>
                      <w:rFonts w:ascii="Cambria Math" w:hAnsi="Cambria Math"/>
                    </w:rPr>
                    <m:t>0</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task</m:t>
                      </m:r>
                    </m:e>
                    <m:sub>
                      <m:r>
                        <m:rPr>
                          <m:sty m:val="p"/>
                        </m:rPr>
                        <w:rPr>
                          <w:rFonts w:ascii="Cambria Math" w:hAnsi="Cambria Math"/>
                        </w:rPr>
                        <m:t>i</m:t>
                      </m:r>
                    </m:sub>
                  </m:sSub>
                  <m:r>
                    <m:rPr>
                      <m:sty m:val="p"/>
                    </m:rPr>
                    <w:rPr>
                      <w:rFonts w:ascii="Cambria Math" w:hAnsi="Cambria Math" w:hint="eastAsia"/>
                    </w:rPr>
                    <m:t>已</m:t>
                  </m:r>
                  <m:r>
                    <m:rPr>
                      <m:sty m:val="p"/>
                    </m:rPr>
                    <w:rPr>
                      <w:rFonts w:ascii="Cambria Math" w:hAnsi="Cambria Math"/>
                    </w:rPr>
                    <m:t>执行</m:t>
                  </m:r>
                </m:e>
              </m:eqArr>
            </m:e>
          </m:d>
        </m:oMath>
      </m:oMathPara>
    </w:p>
    <w:p w14:paraId="1D2486C7" w14:textId="77777777" w:rsidR="00AD050D" w:rsidRPr="002D0D81" w:rsidRDefault="00AD050D" w:rsidP="009671BA">
      <w:pPr>
        <w:pStyle w:val="affa"/>
        <w:spacing w:line="360" w:lineRule="auto"/>
        <w:ind w:firstLine="480"/>
        <w:jc w:val="left"/>
      </w:pPr>
      <w:r w:rsidRPr="002D0D81">
        <w:rPr>
          <w:rFonts w:hint="eastAsia"/>
        </w:rPr>
        <w:t>开始时，需要计算测试任务在不同机器上执行所需的时间，</w:t>
      </w:r>
      <w:r w:rsidRPr="002D0D81">
        <w:t>EET</w:t>
      </w:r>
      <w:r w:rsidRPr="002D0D81">
        <w:rPr>
          <w:vertAlign w:val="subscript"/>
        </w:rPr>
        <w:t>ij</w:t>
      </w:r>
      <w:r w:rsidRPr="002D0D81">
        <w:rPr>
          <w:rFonts w:hint="eastAsia"/>
        </w:rPr>
        <w:t>表示</w:t>
      </w:r>
      <w:r w:rsidRPr="002D0D81">
        <w:rPr>
          <w:rFonts w:hint="eastAsia"/>
        </w:rPr>
        <w:t>vm</w:t>
      </w:r>
      <w:r w:rsidRPr="002D0D81">
        <w:rPr>
          <w:vertAlign w:val="subscript"/>
        </w:rPr>
        <w:t>j</w:t>
      </w:r>
      <w:r w:rsidRPr="002D0D81">
        <w:rPr>
          <w:rFonts w:hint="eastAsia"/>
        </w:rPr>
        <w:t>独立执行</w:t>
      </w:r>
      <w:r w:rsidRPr="002D0D81">
        <w:t>task</w:t>
      </w:r>
      <w:r w:rsidRPr="002D0D81">
        <w:rPr>
          <w:vertAlign w:val="subscript"/>
        </w:rPr>
        <w:t>i</w:t>
      </w:r>
      <w:r w:rsidRPr="002D0D81">
        <w:rPr>
          <w:rFonts w:hint="eastAsia"/>
        </w:rPr>
        <w:t>所需的时间。</w:t>
      </w:r>
    </w:p>
    <w:p w14:paraId="1D5335F2" w14:textId="77777777" w:rsidR="00AD050D" w:rsidRPr="002D0D81" w:rsidRDefault="00AD050D" w:rsidP="009671BA">
      <w:pPr>
        <w:pStyle w:val="affa"/>
        <w:spacing w:line="360" w:lineRule="auto"/>
        <w:ind w:firstLine="480"/>
        <w:jc w:val="left"/>
      </w:pPr>
      <m:oMathPara>
        <m:oMath>
          <m:sSub>
            <m:sSubPr>
              <m:ctrlPr>
                <w:rPr>
                  <w:rFonts w:ascii="Cambria Math" w:hAnsi="Cambria Math"/>
                </w:rPr>
              </m:ctrlPr>
            </m:sSubPr>
            <m:e>
              <m:r>
                <m:rPr>
                  <m:sty m:val="p"/>
                </m:rPr>
                <w:rPr>
                  <w:rFonts w:ascii="Cambria Math" w:hAnsi="Cambria Math"/>
                </w:rPr>
                <m:t>EET</m:t>
              </m:r>
            </m:e>
            <m:sub>
              <m:r>
                <m:rPr>
                  <m:sty m:val="p"/>
                </m:rPr>
                <w:rPr>
                  <w:rFonts w:ascii="Cambria Math" w:hAnsi="Cambria Math"/>
                </w:rPr>
                <m:t>n×m</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EET</m:t>
                        </m:r>
                      </m:e>
                      <m:sub>
                        <m:r>
                          <m:rPr>
                            <m:sty m:val="p"/>
                          </m:rPr>
                          <w:rPr>
                            <w:rFonts w:ascii="Cambria Math" w:hAnsi="Cambria Math"/>
                          </w:rPr>
                          <m:t>11</m:t>
                        </m:r>
                      </m:sub>
                    </m:sSub>
                  </m:e>
                  <m:e>
                    <m:r>
                      <m:rPr>
                        <m:sty m:val="p"/>
                      </m:rPr>
                      <w:rPr>
                        <w:rFonts w:ascii="Cambria Math" w:hAnsi="Cambria Math"/>
                      </w:rPr>
                      <m:t>⋯</m:t>
                    </m:r>
                  </m:e>
                  <m:e>
                    <m:sSub>
                      <m:sSubPr>
                        <m:ctrlPr>
                          <w:rPr>
                            <w:rFonts w:ascii="Cambria Math" w:hAnsi="Cambria Math"/>
                          </w:rPr>
                        </m:ctrlPr>
                      </m:sSubPr>
                      <m:e>
                        <m:r>
                          <m:rPr>
                            <m:sty m:val="p"/>
                          </m:rPr>
                          <w:rPr>
                            <w:rFonts w:ascii="Cambria Math" w:hAnsi="Cambria Math"/>
                          </w:rPr>
                          <m:t>EET</m:t>
                        </m:r>
                      </m:e>
                      <m:sub>
                        <m:r>
                          <m:rPr>
                            <m:sty m:val="p"/>
                          </m:rPr>
                          <w:rPr>
                            <w:rFonts w:ascii="Cambria Math" w:hAnsi="Cambria Math"/>
                          </w:rPr>
                          <m:t>1m</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m:rPr>
                            <m:sty m:val="p"/>
                          </m:rPr>
                          <w:rPr>
                            <w:rFonts w:ascii="Cambria Math" w:hAnsi="Cambria Math"/>
                          </w:rPr>
                          <m:t>EET</m:t>
                        </m:r>
                      </m:e>
                      <m:sub>
                        <m:r>
                          <m:rPr>
                            <m:sty m:val="p"/>
                          </m:rPr>
                          <w:rPr>
                            <w:rFonts w:ascii="Cambria Math" w:hAnsi="Cambria Math"/>
                          </w:rPr>
                          <m:t>n1</m:t>
                        </m:r>
                      </m:sub>
                    </m:sSub>
                  </m:e>
                  <m:e>
                    <m:r>
                      <m:rPr>
                        <m:sty m:val="p"/>
                      </m:rPr>
                      <w:rPr>
                        <w:rFonts w:ascii="Cambria Math" w:hAnsi="Cambria Math"/>
                      </w:rPr>
                      <m:t>⋯</m:t>
                    </m:r>
                  </m:e>
                  <m:e>
                    <m:sSub>
                      <m:sSubPr>
                        <m:ctrlPr>
                          <w:rPr>
                            <w:rFonts w:ascii="Cambria Math" w:hAnsi="Cambria Math"/>
                          </w:rPr>
                        </m:ctrlPr>
                      </m:sSubPr>
                      <m:e>
                        <m:r>
                          <m:rPr>
                            <m:sty m:val="p"/>
                          </m:rPr>
                          <w:rPr>
                            <w:rFonts w:ascii="Cambria Math" w:hAnsi="Cambria Math"/>
                          </w:rPr>
                          <m:t>EET</m:t>
                        </m:r>
                      </m:e>
                      <m:sub>
                        <m:r>
                          <m:rPr>
                            <m:sty m:val="p"/>
                          </m:rPr>
                          <w:rPr>
                            <w:rFonts w:ascii="Cambria Math" w:hAnsi="Cambria Math"/>
                          </w:rPr>
                          <m:t>nm</m:t>
                        </m:r>
                      </m:sub>
                    </m:sSub>
                  </m:e>
                </m:mr>
              </m:m>
            </m:e>
          </m:d>
        </m:oMath>
      </m:oMathPara>
    </w:p>
    <w:p w14:paraId="1C493A7E" w14:textId="77777777" w:rsidR="00AD050D" w:rsidRPr="002D0D81" w:rsidRDefault="00AD050D" w:rsidP="009671BA">
      <w:pPr>
        <w:pStyle w:val="affa"/>
        <w:spacing w:line="360" w:lineRule="auto"/>
        <w:ind w:firstLine="480"/>
        <w:jc w:val="left"/>
      </w:pPr>
      <w:r w:rsidRPr="002D0D81">
        <w:rPr>
          <w:rFonts w:hint="eastAsia"/>
        </w:rPr>
        <w:t>为测试任务分配合适的虚拟机以形成最佳的调度序列是测试任务调度的目标。</w:t>
      </w:r>
    </w:p>
    <w:p w14:paraId="4055A261" w14:textId="77777777" w:rsidR="00AD050D" w:rsidRPr="002D0D81" w:rsidRDefault="00AD050D" w:rsidP="009671BA">
      <w:pPr>
        <w:pStyle w:val="affa"/>
        <w:spacing w:line="360" w:lineRule="auto"/>
        <w:ind w:firstLine="480"/>
        <w:jc w:val="left"/>
      </w:pPr>
      <w:r w:rsidRPr="002D0D81">
        <w:rPr>
          <w:rFonts w:hint="eastAsia"/>
        </w:rPr>
        <w:t>在调度算法中，给测试任务赋予一个优先权值，优先权值高的任务先执行。</w:t>
      </w:r>
    </w:p>
    <w:p w14:paraId="30433C54" w14:textId="77777777" w:rsidR="00AD050D" w:rsidRPr="002D0D81" w:rsidRDefault="00AD050D" w:rsidP="009671BA">
      <w:pPr>
        <w:pStyle w:val="affa"/>
        <w:spacing w:line="360" w:lineRule="auto"/>
        <w:ind w:firstLine="480"/>
        <w:jc w:val="left"/>
      </w:pPr>
      <w:r w:rsidRPr="002D0D81">
        <w:rPr>
          <w:rFonts w:hint="eastAsia"/>
        </w:rPr>
        <w:t>优先权通常分为静态优先权和动态优先权。</w:t>
      </w:r>
    </w:p>
    <w:p w14:paraId="1E6E3B3C" w14:textId="77777777" w:rsidR="00AD050D" w:rsidRPr="002D0D81" w:rsidRDefault="00AD050D" w:rsidP="009671BA">
      <w:pPr>
        <w:pStyle w:val="affa"/>
        <w:spacing w:line="360" w:lineRule="auto"/>
        <w:ind w:firstLine="480"/>
        <w:jc w:val="left"/>
      </w:pPr>
      <w:r w:rsidRPr="002D0D81">
        <w:rPr>
          <w:rFonts w:hint="eastAsia"/>
        </w:rPr>
        <w:t>静态优先权在测试任务提交时就确定，一直到执行结束保持不变。</w:t>
      </w:r>
    </w:p>
    <w:p w14:paraId="05E322AD" w14:textId="77777777" w:rsidR="00AD050D" w:rsidRPr="002D0D81" w:rsidRDefault="00AD050D" w:rsidP="009671BA">
      <w:pPr>
        <w:pStyle w:val="affa"/>
        <w:spacing w:line="360" w:lineRule="auto"/>
        <w:ind w:firstLine="480"/>
        <w:jc w:val="left"/>
      </w:pPr>
      <w:r w:rsidRPr="002D0D81">
        <w:rPr>
          <w:rFonts w:hint="eastAsia"/>
        </w:rPr>
        <w:t>动态优先权在任务的执行过程中不断地发生变化，通常运行时间长的任务优先权高，优先权值也会随着任务的等待时间的增加而变高。</w:t>
      </w:r>
    </w:p>
    <w:p w14:paraId="75B5EAF6" w14:textId="77777777" w:rsidR="00AD050D" w:rsidRPr="002D0D81" w:rsidRDefault="00AD050D" w:rsidP="009671BA">
      <w:pPr>
        <w:pStyle w:val="affa"/>
        <w:spacing w:line="360" w:lineRule="auto"/>
        <w:ind w:firstLine="480"/>
        <w:jc w:val="left"/>
      </w:pPr>
      <w:r w:rsidRPr="002D0D81">
        <w:rPr>
          <w:rFonts w:hint="eastAsia"/>
        </w:rPr>
        <w:t>基于优先权的任务调度算法的框架如下：</w:t>
      </w:r>
    </w:p>
    <w:p w14:paraId="5F03CE56" w14:textId="77777777" w:rsidR="00AD050D" w:rsidRPr="002D0D81" w:rsidRDefault="00AD050D" w:rsidP="009671BA">
      <w:pPr>
        <w:pStyle w:val="affa"/>
        <w:spacing w:line="360" w:lineRule="auto"/>
        <w:ind w:firstLine="482"/>
        <w:jc w:val="left"/>
        <w:rPr>
          <w:b/>
        </w:rPr>
      </w:pPr>
    </w:p>
    <w:p w14:paraId="300F9388" w14:textId="77777777" w:rsidR="00AD050D" w:rsidRPr="002D0D81" w:rsidRDefault="00AD050D" w:rsidP="009671BA">
      <w:pPr>
        <w:pStyle w:val="affa"/>
        <w:spacing w:line="360" w:lineRule="auto"/>
        <w:ind w:firstLine="482"/>
        <w:jc w:val="left"/>
        <w:rPr>
          <w:b/>
        </w:rPr>
      </w:pPr>
      <w:r w:rsidRPr="002D0D81">
        <w:rPr>
          <w:rFonts w:hint="eastAsia"/>
          <w:b/>
        </w:rPr>
        <w:t>算法：基于优先级的任务调度</w:t>
      </w:r>
    </w:p>
    <w:p w14:paraId="609B9D86" w14:textId="77777777" w:rsidR="00AD050D" w:rsidRPr="002D0D81" w:rsidRDefault="00AD050D" w:rsidP="009671BA">
      <w:pPr>
        <w:pStyle w:val="affa"/>
        <w:spacing w:line="360" w:lineRule="auto"/>
        <w:ind w:firstLine="480"/>
        <w:jc w:val="left"/>
      </w:pPr>
      <w:r w:rsidRPr="002D0D81">
        <w:rPr>
          <w:rFonts w:hint="eastAsia"/>
        </w:rPr>
        <w:t>输入：</w:t>
      </w:r>
      <w:r w:rsidRPr="002D0D81">
        <w:rPr>
          <w:rFonts w:hint="eastAsia"/>
        </w:rPr>
        <w:t>EE</w:t>
      </w:r>
      <w:r w:rsidRPr="002D0D81">
        <w:t>T</w:t>
      </w:r>
      <w:r w:rsidRPr="002D0D81">
        <w:rPr>
          <w:vertAlign w:val="subscript"/>
        </w:rPr>
        <w:t>nm</w:t>
      </w:r>
      <w:r w:rsidRPr="002D0D81">
        <w:t>—</w:t>
      </w:r>
      <w:r w:rsidRPr="002D0D81">
        <w:t>任务执行时间矩阵</w:t>
      </w:r>
      <w:r w:rsidRPr="002D0D81">
        <w:rPr>
          <w:rFonts w:hint="eastAsia"/>
        </w:rPr>
        <w:t>，</w:t>
      </w:r>
      <w:r w:rsidRPr="002D0D81">
        <w:t>任务数</w:t>
      </w:r>
      <w:r w:rsidRPr="002D0D81">
        <w:rPr>
          <w:rFonts w:hint="eastAsia"/>
        </w:rPr>
        <w:t>n</w:t>
      </w:r>
      <w:r w:rsidRPr="002D0D81">
        <w:rPr>
          <w:rFonts w:hint="eastAsia"/>
        </w:rPr>
        <w:t>，处理机数</w:t>
      </w:r>
      <w:r w:rsidRPr="002D0D81">
        <w:rPr>
          <w:rFonts w:hint="eastAsia"/>
        </w:rPr>
        <w:t>m</w:t>
      </w:r>
    </w:p>
    <w:p w14:paraId="4CF704B5" w14:textId="77777777" w:rsidR="00AD050D" w:rsidRPr="002D0D81" w:rsidRDefault="00AD050D" w:rsidP="009671BA">
      <w:pPr>
        <w:pStyle w:val="affa"/>
        <w:spacing w:line="360" w:lineRule="auto"/>
        <w:ind w:firstLine="480"/>
        <w:jc w:val="left"/>
      </w:pPr>
      <w:r w:rsidRPr="002D0D81">
        <w:t>输出</w:t>
      </w:r>
      <w:r w:rsidRPr="002D0D81">
        <w:rPr>
          <w:rFonts w:hint="eastAsia"/>
        </w:rPr>
        <w:t>：</w:t>
      </w:r>
      <w:r w:rsidRPr="002D0D81">
        <w:rPr>
          <w:rFonts w:hint="eastAsia"/>
        </w:rPr>
        <w:t>tas</w:t>
      </w:r>
      <w:r w:rsidRPr="002D0D81">
        <w:t>k</w:t>
      </w:r>
      <w:r w:rsidRPr="002D0D81">
        <w:rPr>
          <w:vertAlign w:val="subscript"/>
        </w:rPr>
        <w:t>i</w:t>
      </w:r>
      <w:r w:rsidRPr="002D0D81">
        <w:t>到虚拟机</w:t>
      </w:r>
      <w:r w:rsidRPr="002D0D81">
        <w:rPr>
          <w:rFonts w:hint="eastAsia"/>
        </w:rPr>
        <w:t>v</w:t>
      </w:r>
      <w:r w:rsidRPr="002D0D81">
        <w:t>m</w:t>
      </w:r>
      <w:r w:rsidRPr="002D0D81">
        <w:rPr>
          <w:vertAlign w:val="subscript"/>
        </w:rPr>
        <w:t>j</w:t>
      </w:r>
      <w:r w:rsidRPr="002D0D81">
        <w:t>的映射</w:t>
      </w:r>
    </w:p>
    <w:p w14:paraId="3B7C643A" w14:textId="77777777" w:rsidR="00AD050D" w:rsidRPr="002D0D81" w:rsidRDefault="00AD050D" w:rsidP="009671BA">
      <w:pPr>
        <w:pStyle w:val="affa"/>
        <w:spacing w:line="360" w:lineRule="auto"/>
        <w:ind w:firstLine="480"/>
        <w:jc w:val="left"/>
      </w:pPr>
      <w:r w:rsidRPr="002D0D81">
        <w:t>Step1:</w:t>
      </w:r>
      <w:r w:rsidRPr="002D0D81">
        <w:t>计算每个任务的优先级</w:t>
      </w:r>
    </w:p>
    <w:p w14:paraId="2E1DE20F" w14:textId="77777777" w:rsidR="00AD050D" w:rsidRPr="002D0D81" w:rsidRDefault="00AD050D" w:rsidP="009671BA">
      <w:pPr>
        <w:pStyle w:val="affa"/>
        <w:spacing w:line="360" w:lineRule="auto"/>
        <w:ind w:firstLine="480"/>
        <w:jc w:val="left"/>
      </w:pPr>
      <w:r w:rsidRPr="002D0D81">
        <w:t>Step2:</w:t>
      </w:r>
      <w:r w:rsidRPr="002D0D81">
        <w:t>计算每个任务的优先级</w:t>
      </w:r>
    </w:p>
    <w:p w14:paraId="4B761CE2" w14:textId="77777777" w:rsidR="00AD050D" w:rsidRPr="002D0D81" w:rsidRDefault="00AD050D" w:rsidP="009671BA">
      <w:pPr>
        <w:pStyle w:val="affa"/>
        <w:spacing w:line="360" w:lineRule="auto"/>
        <w:ind w:firstLine="480"/>
        <w:jc w:val="left"/>
      </w:pPr>
      <w:r w:rsidRPr="002D0D81">
        <w:t>Step3:</w:t>
      </w:r>
      <w:r w:rsidRPr="002D0D81">
        <w:rPr>
          <w:rFonts w:hint="eastAsia"/>
        </w:rPr>
        <w:t>将任务按照优先级降序排序</w:t>
      </w:r>
    </w:p>
    <w:p w14:paraId="0D3EF63A" w14:textId="77777777" w:rsidR="00AD050D" w:rsidRPr="002D0D81" w:rsidRDefault="00AD050D" w:rsidP="009671BA">
      <w:pPr>
        <w:pStyle w:val="affa"/>
        <w:spacing w:line="360" w:lineRule="auto"/>
        <w:ind w:firstLine="480"/>
        <w:jc w:val="left"/>
      </w:pPr>
      <w:r w:rsidRPr="002D0D81">
        <w:t>Step4:</w:t>
      </w:r>
      <w:r w:rsidRPr="002D0D81">
        <w:rPr>
          <w:rFonts w:hint="eastAsia"/>
        </w:rPr>
        <w:t>对任务进行分组</w:t>
      </w:r>
    </w:p>
    <w:p w14:paraId="4378C6AB" w14:textId="77777777" w:rsidR="00AD050D" w:rsidRPr="002D0D81" w:rsidRDefault="00AD050D" w:rsidP="009671BA">
      <w:pPr>
        <w:pStyle w:val="affa"/>
        <w:spacing w:line="360" w:lineRule="auto"/>
        <w:ind w:firstLine="480"/>
        <w:jc w:val="left"/>
      </w:pPr>
      <w:r w:rsidRPr="002D0D81">
        <w:t>Step5:</w:t>
      </w:r>
      <w:r w:rsidRPr="002D0D81">
        <w:rPr>
          <w:rFonts w:hint="eastAsia"/>
        </w:rPr>
        <w:t>对各组任务分别执行调度算法</w:t>
      </w:r>
    </w:p>
    <w:p w14:paraId="0B6A5F6C" w14:textId="77777777" w:rsidR="00AD050D" w:rsidRPr="002D0D81" w:rsidRDefault="00AD050D" w:rsidP="009671BA">
      <w:pPr>
        <w:pStyle w:val="affa"/>
        <w:spacing w:line="360" w:lineRule="auto"/>
        <w:ind w:firstLine="480"/>
        <w:jc w:val="left"/>
      </w:pPr>
      <w:r w:rsidRPr="002D0D81">
        <w:rPr>
          <w:rFonts w:hint="eastAsia"/>
        </w:rPr>
        <w:t>下面给出任务调度算法的详细流程，如下图</w:t>
      </w:r>
      <w:r w:rsidRPr="002D0D81">
        <w:rPr>
          <w:rFonts w:hint="eastAsia"/>
        </w:rPr>
        <w:t>6-</w:t>
      </w:r>
      <w:r w:rsidRPr="002D0D81">
        <w:t>4</w:t>
      </w:r>
      <w:r w:rsidRPr="002D0D81">
        <w:rPr>
          <w:rFonts w:hint="eastAsia"/>
        </w:rPr>
        <w:t>-</w:t>
      </w:r>
      <w:r w:rsidRPr="002D0D81">
        <w:t>7</w:t>
      </w:r>
      <w:r w:rsidRPr="002D0D81">
        <w:rPr>
          <w:rFonts w:hint="eastAsia"/>
        </w:rPr>
        <w:t>所示：</w:t>
      </w:r>
    </w:p>
    <w:p w14:paraId="0ADB68C9" w14:textId="77777777" w:rsidR="00AD050D" w:rsidRPr="002D0D81" w:rsidRDefault="00AD050D" w:rsidP="009671BA">
      <w:pPr>
        <w:pStyle w:val="affa"/>
        <w:spacing w:line="360" w:lineRule="auto"/>
        <w:ind w:firstLine="480"/>
        <w:jc w:val="left"/>
      </w:pPr>
    </w:p>
    <w:p w14:paraId="1E4FA37D" w14:textId="77777777" w:rsidR="00AD050D" w:rsidRPr="002D0D81" w:rsidRDefault="00AD050D" w:rsidP="009671BA">
      <w:pPr>
        <w:pStyle w:val="affa"/>
        <w:spacing w:line="360" w:lineRule="auto"/>
        <w:ind w:firstLine="480"/>
        <w:jc w:val="center"/>
      </w:pPr>
      <w:r w:rsidRPr="002D0D81">
        <w:object w:dxaOrig="5550" w:dyaOrig="11536" w14:anchorId="4D1C3AD1">
          <v:shape id="_x0000_i1058" type="#_x0000_t75" style="width:196.5pt;height:407.25pt" o:ole="">
            <v:imagedata r:id="rId88" o:title=""/>
          </v:shape>
          <o:OLEObject Type="Embed" ProgID="Visio.Drawing.15" ShapeID="_x0000_i1058" DrawAspect="Content" ObjectID="_1627811651" r:id="rId89"/>
        </w:object>
      </w:r>
    </w:p>
    <w:p w14:paraId="703FBC49" w14:textId="77777777" w:rsidR="00AD050D" w:rsidRPr="002D0D81" w:rsidRDefault="00AD050D" w:rsidP="009671BA">
      <w:pPr>
        <w:pStyle w:val="afff2"/>
      </w:pPr>
    </w:p>
    <w:p w14:paraId="58274078" w14:textId="77777777" w:rsidR="00AD050D" w:rsidRPr="002D0D81" w:rsidRDefault="00AD050D" w:rsidP="009671BA">
      <w:pPr>
        <w:pStyle w:val="afff2"/>
      </w:pPr>
    </w:p>
    <w:p w14:paraId="74E1107C" w14:textId="77777777" w:rsidR="00AD050D" w:rsidRPr="002D0D81" w:rsidRDefault="00AD050D" w:rsidP="009671BA">
      <w:pPr>
        <w:pStyle w:val="afff2"/>
      </w:pPr>
      <w:r w:rsidRPr="002D0D81">
        <w:rPr>
          <w:rFonts w:hint="eastAsia"/>
        </w:rPr>
        <w:t>图</w:t>
      </w:r>
      <w:r w:rsidRPr="002D0D81">
        <w:rPr>
          <w:rFonts w:hint="eastAsia"/>
        </w:rPr>
        <w:t xml:space="preserve"> </w:t>
      </w:r>
      <w:r w:rsidRPr="002D0D81">
        <w:t>6</w:t>
      </w:r>
      <w:r w:rsidRPr="002D0D81">
        <w:rPr>
          <w:rFonts w:hint="eastAsia"/>
        </w:rPr>
        <w:t>-</w:t>
      </w:r>
      <w:r w:rsidRPr="002D0D81">
        <w:t>4</w:t>
      </w:r>
      <w:r w:rsidRPr="002D0D81">
        <w:rPr>
          <w:rFonts w:hint="eastAsia"/>
        </w:rPr>
        <w:t>-</w:t>
      </w:r>
      <w:r w:rsidRPr="002D0D81">
        <w:t xml:space="preserve">7 </w:t>
      </w:r>
      <w:r w:rsidRPr="002D0D81">
        <w:rPr>
          <w:rFonts w:hint="eastAsia"/>
        </w:rPr>
        <w:t>任务调度算法流程</w:t>
      </w:r>
    </w:p>
    <w:p w14:paraId="79425D87" w14:textId="77777777" w:rsidR="00AD050D" w:rsidRPr="002D0D81" w:rsidRDefault="00AD050D" w:rsidP="009671BA"/>
    <w:p w14:paraId="020B073F"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1</w:t>
      </w:r>
      <w:r w:rsidRPr="002D0D81">
        <w:rPr>
          <w:rFonts w:hint="eastAsia"/>
        </w:rPr>
        <w:t>）在调度过程中，假设任务数和虚拟机数是有限的。设有</w:t>
      </w:r>
      <w:r w:rsidRPr="002D0D81">
        <w:rPr>
          <w:rFonts w:hint="eastAsia"/>
        </w:rPr>
        <w:t>n</w:t>
      </w:r>
      <w:r w:rsidRPr="002D0D81">
        <w:rPr>
          <w:rFonts w:hint="eastAsia"/>
        </w:rPr>
        <w:t>个独立的任务</w:t>
      </w:r>
      <w:r w:rsidRPr="002D0D81">
        <w:rPr>
          <w:rFonts w:hint="eastAsia"/>
        </w:rPr>
        <w:t>T</w:t>
      </w:r>
      <w:r w:rsidRPr="002D0D81">
        <w:t>={T</w:t>
      </w:r>
      <w:r w:rsidRPr="002D0D81">
        <w:rPr>
          <w:vertAlign w:val="subscript"/>
        </w:rPr>
        <w:t>1</w:t>
      </w:r>
      <w:r w:rsidRPr="002D0D81">
        <w:t>,T</w:t>
      </w:r>
      <w:r w:rsidRPr="002D0D81">
        <w:rPr>
          <w:vertAlign w:val="subscript"/>
        </w:rPr>
        <w:t>2</w:t>
      </w:r>
      <w:r w:rsidRPr="002D0D81">
        <w:t>,…, T</w:t>
      </w:r>
      <w:r w:rsidRPr="002D0D81">
        <w:rPr>
          <w:vertAlign w:val="subscript"/>
        </w:rPr>
        <w:t>n</w:t>
      </w:r>
      <w:r w:rsidRPr="002D0D81">
        <w:t>}</w:t>
      </w:r>
      <w:r w:rsidRPr="002D0D81">
        <w:rPr>
          <w:rFonts w:hint="eastAsia"/>
        </w:rPr>
        <w:t>，</w:t>
      </w:r>
      <w:r w:rsidRPr="002D0D81">
        <w:t>由</w:t>
      </w:r>
      <w:r w:rsidRPr="002D0D81">
        <w:rPr>
          <w:rFonts w:hint="eastAsia"/>
        </w:rPr>
        <w:t>m</w:t>
      </w:r>
      <w:r w:rsidRPr="002D0D81">
        <w:t>个虚拟机</w:t>
      </w:r>
      <w:r w:rsidRPr="002D0D81">
        <w:rPr>
          <w:rFonts w:hint="eastAsia"/>
        </w:rPr>
        <w:t>M</w:t>
      </w:r>
      <w:r w:rsidRPr="002D0D81">
        <w:t>={M</w:t>
      </w:r>
      <w:r w:rsidRPr="002D0D81">
        <w:rPr>
          <w:vertAlign w:val="subscript"/>
        </w:rPr>
        <w:t>1</w:t>
      </w:r>
      <w:r w:rsidRPr="002D0D81">
        <w:t>,</w:t>
      </w:r>
      <w:r w:rsidRPr="002D0D81">
        <w:rPr>
          <w:rFonts w:hint="eastAsia"/>
        </w:rPr>
        <w:t>M</w:t>
      </w:r>
      <w:r w:rsidRPr="002D0D81">
        <w:rPr>
          <w:vertAlign w:val="subscript"/>
        </w:rPr>
        <w:t>2</w:t>
      </w:r>
      <w:r w:rsidRPr="002D0D81">
        <w:t>,…, M</w:t>
      </w:r>
      <w:r w:rsidRPr="002D0D81">
        <w:rPr>
          <w:vertAlign w:val="subscript"/>
        </w:rPr>
        <w:t>n</w:t>
      </w:r>
      <w:r w:rsidRPr="002D0D81">
        <w:t>}</w:t>
      </w:r>
      <w:r w:rsidRPr="002D0D81">
        <w:t>执行</w:t>
      </w:r>
      <w:r w:rsidRPr="002D0D81">
        <w:rPr>
          <w:rFonts w:hint="eastAsia"/>
        </w:rPr>
        <w:t>。现约定，任何任务可以在任何一台虚拟机上执行，但未完工之前不允许中断处理。任何任务不能拆分成更小的子任务。第一次调度之后的每次调度过程中，等待执行的任务数赋值给</w:t>
      </w:r>
      <w:r w:rsidRPr="002D0D81">
        <w:rPr>
          <w:rFonts w:hint="eastAsia"/>
        </w:rPr>
        <w:t>n</w:t>
      </w:r>
      <w:r w:rsidRPr="002D0D81">
        <w:rPr>
          <w:rFonts w:hint="eastAsia"/>
        </w:rPr>
        <w:t>，空闲虚拟机数赋值给</w:t>
      </w:r>
      <w:r w:rsidRPr="002D0D81">
        <w:rPr>
          <w:rFonts w:hint="eastAsia"/>
        </w:rPr>
        <w:t>m</w:t>
      </w:r>
      <w:r w:rsidRPr="002D0D81">
        <w:rPr>
          <w:rFonts w:hint="eastAsia"/>
        </w:rPr>
        <w:t>。</w:t>
      </w:r>
    </w:p>
    <w:p w14:paraId="7C21B175" w14:textId="77777777" w:rsidR="00AD050D" w:rsidRPr="002D0D81" w:rsidRDefault="00AD050D" w:rsidP="009671BA">
      <w:pPr>
        <w:pStyle w:val="affa"/>
        <w:spacing w:line="360" w:lineRule="auto"/>
        <w:ind w:firstLine="480"/>
        <w:jc w:val="left"/>
      </w:pPr>
      <w:r w:rsidRPr="002D0D81">
        <w:rPr>
          <w:rFonts w:hint="eastAsia"/>
        </w:rPr>
        <w:t>定义两个队列：测试任务等待队列</w:t>
      </w:r>
      <w:r w:rsidRPr="002D0D81">
        <w:rPr>
          <w:rFonts w:hint="eastAsia"/>
        </w:rPr>
        <w:t>W</w:t>
      </w:r>
      <w:r w:rsidRPr="002D0D81">
        <w:t>aitList</w:t>
      </w:r>
      <w:r w:rsidRPr="002D0D81">
        <w:rPr>
          <w:rFonts w:hint="eastAsia"/>
        </w:rPr>
        <w:t>；空闲虚拟机队列</w:t>
      </w:r>
      <w:r w:rsidRPr="002D0D81">
        <w:rPr>
          <w:rFonts w:hint="eastAsia"/>
        </w:rPr>
        <w:t>F</w:t>
      </w:r>
      <w:r w:rsidRPr="002D0D81">
        <w:t>reeVMList</w:t>
      </w:r>
      <w:r w:rsidRPr="002D0D81">
        <w:rPr>
          <w:rFonts w:hint="eastAsia"/>
        </w:rPr>
        <w:t>。</w:t>
      </w:r>
    </w:p>
    <w:p w14:paraId="33A1D0D7"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2</w:t>
      </w:r>
      <w:r w:rsidRPr="002D0D81">
        <w:rPr>
          <w:rFonts w:hint="eastAsia"/>
        </w:rPr>
        <w:t>）用户通过系统接口提交测试任务，并按提示给各任务赋权重值，加入测试任务等待队列</w:t>
      </w:r>
      <w:r w:rsidRPr="002D0D81">
        <w:rPr>
          <w:rFonts w:hint="eastAsia"/>
        </w:rPr>
        <w:t>W</w:t>
      </w:r>
      <w:r w:rsidRPr="002D0D81">
        <w:t>aitList</w:t>
      </w:r>
      <w:r w:rsidRPr="002D0D81">
        <w:rPr>
          <w:rFonts w:hint="eastAsia"/>
        </w:rPr>
        <w:t>。</w:t>
      </w:r>
    </w:p>
    <w:p w14:paraId="61D591E8" w14:textId="77777777" w:rsidR="00AD050D" w:rsidRPr="002D0D81" w:rsidRDefault="00AD050D" w:rsidP="009671BA">
      <w:pPr>
        <w:pStyle w:val="affa"/>
        <w:spacing w:line="360" w:lineRule="auto"/>
        <w:ind w:firstLine="480"/>
        <w:jc w:val="left"/>
      </w:pPr>
      <w:r w:rsidRPr="002D0D81">
        <w:t>用户在提交任务时</w:t>
      </w:r>
      <w:r w:rsidRPr="002D0D81">
        <w:rPr>
          <w:rFonts w:hint="eastAsia"/>
        </w:rPr>
        <w:t>，决定每个任务的权重，根据测试任务的等待时间，处理时间以及权重得到任务的优先权。计算公式如下：</w:t>
      </w:r>
    </w:p>
    <w:p w14:paraId="594B6E43" w14:textId="77777777" w:rsidR="00AD050D" w:rsidRPr="002D0D81" w:rsidRDefault="00AD050D" w:rsidP="009671BA">
      <w:pPr>
        <w:pStyle w:val="affa"/>
        <w:spacing w:line="360" w:lineRule="auto"/>
        <w:ind w:firstLine="480"/>
        <w:jc w:val="center"/>
      </w:pPr>
      <m:oMath>
        <m:sSub>
          <m:sSubPr>
            <m:ctrlPr>
              <w:rPr>
                <w:rFonts w:ascii="Cambria Math" w:eastAsia="Cambria Math" w:hAnsi="Cambria Math"/>
                <w:vertAlign w:val="subscript"/>
              </w:rPr>
            </m:ctrlPr>
          </m:sSubPr>
          <m:e>
            <m:r>
              <m:rPr>
                <m:sty m:val="p"/>
              </m:rPr>
              <w:rPr>
                <w:rFonts w:ascii="Cambria Math" w:hAnsi="Cambria Math"/>
                <w:vertAlign w:val="subscript"/>
              </w:rPr>
              <m:t>p</m:t>
            </m:r>
          </m:e>
          <m:sub>
            <m:r>
              <m:rPr>
                <m:sty m:val="p"/>
              </m:rPr>
              <w:rPr>
                <w:rFonts w:ascii="Cambria Math" w:hAnsi="Cambria Math"/>
                <w:vertAlign w:val="subscript"/>
              </w:rPr>
              <m:t>j</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q</m:t>
                </m:r>
              </m:e>
              <m:sub>
                <m:r>
                  <m:rPr>
                    <m:sty m:val="p"/>
                  </m:rPr>
                  <w:rPr>
                    <w:rFonts w:ascii="Cambria Math" w:hAnsi="Cambria Math"/>
                  </w:rPr>
                  <m:t>j+</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sub>
            </m:sSub>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den>
        </m:f>
        <m:r>
          <m:rPr>
            <m:sty m:val="p"/>
          </m:rPr>
          <w:rPr>
            <w:rFonts w:ascii="Cambria Math" w:hAnsi="Cambria Math" w:hint="eastAsia"/>
          </w:rPr>
          <m:t>+</m:t>
        </m:r>
      </m:oMath>
      <w:r w:rsidRPr="002D0D81">
        <w:t>π</w:t>
      </w:r>
      <w:r w:rsidRPr="002D0D81">
        <w:rPr>
          <w:rFonts w:hint="eastAsia"/>
        </w:rPr>
        <w:t>w</w:t>
      </w:r>
      <w:r w:rsidRPr="002D0D81">
        <w:rPr>
          <w:vertAlign w:val="subscript"/>
        </w:rPr>
        <w:t>j</w:t>
      </w:r>
    </w:p>
    <w:p w14:paraId="3DD1D948" w14:textId="77777777" w:rsidR="00AD050D" w:rsidRPr="002D0D81" w:rsidRDefault="00AD050D" w:rsidP="009671BA">
      <w:pPr>
        <w:pStyle w:val="affa"/>
        <w:spacing w:line="360" w:lineRule="auto"/>
        <w:ind w:firstLine="480"/>
        <w:jc w:val="left"/>
      </w:pPr>
      <w:r w:rsidRPr="002D0D81">
        <w:rPr>
          <w:rFonts w:hint="eastAsia"/>
        </w:rPr>
        <w:t>式中，</w:t>
      </w:r>
    </w:p>
    <w:p w14:paraId="368969F0" w14:textId="77777777" w:rsidR="00AD050D" w:rsidRPr="002D0D81" w:rsidRDefault="00AD050D" w:rsidP="009671BA">
      <w:pPr>
        <w:pStyle w:val="affa"/>
        <w:spacing w:line="360" w:lineRule="auto"/>
        <w:ind w:firstLine="480"/>
        <w:jc w:val="left"/>
      </w:pPr>
      <w:r w:rsidRPr="002D0D81">
        <w:t>q</w:t>
      </w:r>
      <w:r w:rsidRPr="002D0D81">
        <w:rPr>
          <w:vertAlign w:val="subscript"/>
        </w:rPr>
        <w:t>j</w:t>
      </w:r>
      <w:r w:rsidRPr="002D0D81">
        <w:t>---</w:t>
      </w:r>
      <w:r w:rsidRPr="002D0D81">
        <w:t>任务</w:t>
      </w:r>
      <w:r w:rsidRPr="002D0D81">
        <w:rPr>
          <w:rFonts w:hint="eastAsia"/>
        </w:rPr>
        <w:t>j</w:t>
      </w:r>
      <w:r w:rsidRPr="002D0D81">
        <w:rPr>
          <w:rFonts w:hint="eastAsia"/>
        </w:rPr>
        <w:t>的等待时间</w:t>
      </w:r>
    </w:p>
    <w:p w14:paraId="50B1DA4D" w14:textId="77777777" w:rsidR="00AD050D" w:rsidRPr="002D0D81" w:rsidRDefault="00AD050D" w:rsidP="009671BA">
      <w:pPr>
        <w:pStyle w:val="affa"/>
        <w:spacing w:line="360" w:lineRule="auto"/>
        <w:ind w:firstLine="480"/>
        <w:jc w:val="left"/>
      </w:pPr>
      <w:r w:rsidRPr="002D0D81">
        <w:rPr>
          <w:rFonts w:hint="eastAsia"/>
        </w:rPr>
        <w:t>d</w:t>
      </w:r>
      <w:r w:rsidRPr="002D0D81">
        <w:rPr>
          <w:rFonts w:hint="eastAsia"/>
          <w:vertAlign w:val="subscript"/>
        </w:rPr>
        <w:t>j</w:t>
      </w:r>
      <w:r w:rsidRPr="002D0D81">
        <w:t>---</w:t>
      </w:r>
      <w:r w:rsidRPr="002D0D81">
        <w:rPr>
          <w:rFonts w:hint="eastAsia"/>
        </w:rPr>
        <w:t>任务</w:t>
      </w:r>
      <w:r w:rsidRPr="002D0D81">
        <w:rPr>
          <w:rFonts w:hint="eastAsia"/>
        </w:rPr>
        <w:t>j</w:t>
      </w:r>
      <w:r w:rsidRPr="002D0D81">
        <w:rPr>
          <w:rFonts w:hint="eastAsia"/>
        </w:rPr>
        <w:t>处理时间；</w:t>
      </w:r>
    </w:p>
    <w:p w14:paraId="5210AC11" w14:textId="77777777" w:rsidR="00AD050D" w:rsidRPr="002D0D81" w:rsidRDefault="00AD050D" w:rsidP="009671BA">
      <w:pPr>
        <w:pStyle w:val="affa"/>
        <w:spacing w:line="360" w:lineRule="auto"/>
        <w:ind w:firstLine="480"/>
        <w:jc w:val="left"/>
      </w:pPr>
      <w:r w:rsidRPr="002D0D81">
        <w:rPr>
          <w:rFonts w:hint="eastAsia"/>
        </w:rPr>
        <w:t>w</w:t>
      </w:r>
      <w:r w:rsidRPr="002D0D81">
        <w:rPr>
          <w:vertAlign w:val="subscript"/>
        </w:rPr>
        <w:t>j</w:t>
      </w:r>
      <w:r w:rsidRPr="002D0D81">
        <w:rPr>
          <w:rFonts w:hint="eastAsia"/>
        </w:rPr>
        <w:t>---</w:t>
      </w:r>
      <w:r w:rsidRPr="002D0D81">
        <w:rPr>
          <w:rFonts w:hint="eastAsia"/>
        </w:rPr>
        <w:t>任务</w:t>
      </w:r>
      <w:r w:rsidRPr="002D0D81">
        <w:rPr>
          <w:rFonts w:hint="eastAsia"/>
        </w:rPr>
        <w:t>j</w:t>
      </w:r>
      <w:r w:rsidRPr="002D0D81">
        <w:rPr>
          <w:rFonts w:hint="eastAsia"/>
        </w:rPr>
        <w:t>的权重；</w:t>
      </w:r>
    </w:p>
    <w:p w14:paraId="64A5D7D3" w14:textId="77777777" w:rsidR="00AD050D" w:rsidRPr="002D0D81" w:rsidRDefault="00AD050D" w:rsidP="009671BA">
      <w:pPr>
        <w:pStyle w:val="affa"/>
        <w:spacing w:line="360" w:lineRule="auto"/>
        <w:ind w:firstLine="480"/>
        <w:jc w:val="left"/>
      </w:pPr>
      <w:r w:rsidRPr="002D0D81">
        <w:rPr>
          <w:rFonts w:hint="eastAsia"/>
        </w:rPr>
        <w:t>p</w:t>
      </w:r>
      <w:r w:rsidRPr="002D0D81">
        <w:rPr>
          <w:vertAlign w:val="subscript"/>
        </w:rPr>
        <w:t>j</w:t>
      </w:r>
      <w:r w:rsidRPr="002D0D81">
        <w:rPr>
          <w:rFonts w:hint="eastAsia"/>
        </w:rPr>
        <w:t>----</w:t>
      </w:r>
      <w:r w:rsidRPr="002D0D81">
        <w:rPr>
          <w:rFonts w:hint="eastAsia"/>
        </w:rPr>
        <w:t>任务</w:t>
      </w:r>
      <w:r w:rsidRPr="002D0D81">
        <w:rPr>
          <w:rFonts w:hint="eastAsia"/>
        </w:rPr>
        <w:t>j</w:t>
      </w:r>
      <w:r w:rsidRPr="002D0D81">
        <w:rPr>
          <w:rFonts w:hint="eastAsia"/>
        </w:rPr>
        <w:t>的优先级；</w:t>
      </w:r>
    </w:p>
    <w:p w14:paraId="495596B7" w14:textId="77777777" w:rsidR="00AD050D" w:rsidRPr="002D0D81" w:rsidRDefault="00AD050D" w:rsidP="009671BA">
      <w:pPr>
        <w:pStyle w:val="affa"/>
        <w:spacing w:line="360" w:lineRule="auto"/>
        <w:ind w:firstLine="480"/>
        <w:jc w:val="left"/>
      </w:pPr>
      <w:r w:rsidRPr="002D0D81">
        <w:rPr>
          <w:rFonts w:hint="eastAsia"/>
        </w:rPr>
        <w:t>π</w:t>
      </w:r>
      <w:r w:rsidRPr="002D0D81">
        <w:rPr>
          <w:rFonts w:hint="eastAsia"/>
        </w:rPr>
        <w:t>-</w:t>
      </w:r>
      <w:r w:rsidRPr="002D0D81">
        <w:t>--</w:t>
      </w:r>
      <w:r w:rsidRPr="002D0D81">
        <w:rPr>
          <w:rFonts w:hint="eastAsia"/>
        </w:rPr>
        <w:t>引进的参数，调节</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q</m:t>
                </m:r>
              </m:e>
              <m:sub>
                <m:r>
                  <m:rPr>
                    <m:sty m:val="p"/>
                  </m:rPr>
                  <w:rPr>
                    <w:rFonts w:ascii="Cambria Math" w:hAnsi="Cambria Math"/>
                  </w:rPr>
                  <m:t>j+</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sub>
            </m:sSub>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den>
        </m:f>
        <m:r>
          <m:rPr>
            <m:sty m:val="p"/>
          </m:rPr>
          <w:rPr>
            <w:rFonts w:ascii="Cambria Math" w:hAnsi="Cambria Math"/>
          </w:rPr>
          <m:t xml:space="preserve"> </m:t>
        </m:r>
      </m:oMath>
      <w:r w:rsidRPr="002D0D81">
        <w:rPr>
          <w:rFonts w:hint="eastAsia"/>
        </w:rPr>
        <w:t>与</w:t>
      </w:r>
      <w:r w:rsidRPr="002D0D81">
        <w:rPr>
          <w:rFonts w:hint="eastAsia"/>
        </w:rPr>
        <w:t>w</w:t>
      </w:r>
      <w:r w:rsidRPr="002D0D81">
        <w:rPr>
          <w:vertAlign w:val="subscript"/>
        </w:rPr>
        <w:t>j</w:t>
      </w:r>
      <w:r w:rsidRPr="002D0D81">
        <w:rPr>
          <w:rFonts w:hint="eastAsia"/>
        </w:rPr>
        <w:t>，使两者处于同一数量级。</w:t>
      </w:r>
    </w:p>
    <w:p w14:paraId="7383B4E2"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3</w:t>
      </w:r>
      <w:r w:rsidRPr="002D0D81">
        <w:rPr>
          <w:rFonts w:hint="eastAsia"/>
        </w:rPr>
        <w:t>）根据对要测试的项目需求和用户提交的测试任务数量的分析，预测虚拟机的数量、配置等，向云资源管理器发送消息，申请虚拟机，然后根据环境配置模板自动部署操作系统、软件系统以及测试系统等完成测试环境的搭建。这样可以在测试执行过程中减少对新资源的请求。</w:t>
      </w:r>
    </w:p>
    <w:p w14:paraId="1EBF2A1B"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4</w:t>
      </w:r>
      <w:r w:rsidRPr="002D0D81">
        <w:rPr>
          <w:rFonts w:hint="eastAsia"/>
        </w:rPr>
        <w:t>）将队列</w:t>
      </w:r>
      <w:r w:rsidRPr="002D0D81">
        <w:rPr>
          <w:rFonts w:hint="eastAsia"/>
        </w:rPr>
        <w:t>Wai</w:t>
      </w:r>
      <w:r w:rsidRPr="002D0D81">
        <w:t>tList</w:t>
      </w:r>
      <w:r w:rsidRPr="002D0D81">
        <w:rPr>
          <w:rFonts w:hint="eastAsia"/>
        </w:rPr>
        <w:t>中任务数赋给</w:t>
      </w:r>
      <w:r w:rsidRPr="002D0D81">
        <w:rPr>
          <w:rFonts w:hint="eastAsia"/>
        </w:rPr>
        <w:t>n</w:t>
      </w:r>
      <w:r w:rsidRPr="002D0D81">
        <w:rPr>
          <w:rFonts w:hint="eastAsia"/>
        </w:rPr>
        <w:t>，队列中空闲虚拟机数赋给</w:t>
      </w:r>
      <w:r w:rsidRPr="002D0D81">
        <w:rPr>
          <w:rFonts w:hint="eastAsia"/>
        </w:rPr>
        <w:t>m</w:t>
      </w:r>
      <w:r w:rsidRPr="002D0D81">
        <w:rPr>
          <w:rFonts w:hint="eastAsia"/>
        </w:rPr>
        <w:t>。</w:t>
      </w:r>
    </w:p>
    <w:p w14:paraId="26BF05C8"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5</w:t>
      </w:r>
      <w:r w:rsidRPr="002D0D81">
        <w:rPr>
          <w:rFonts w:hint="eastAsia"/>
        </w:rPr>
        <w:t>）当</w:t>
      </w:r>
      <w:r w:rsidRPr="002D0D81">
        <w:rPr>
          <w:rFonts w:hint="eastAsia"/>
        </w:rPr>
        <w:t>n</w:t>
      </w:r>
      <w:r w:rsidRPr="002D0D81">
        <w:rPr>
          <w:rFonts w:hint="eastAsia"/>
        </w:rPr>
        <w:t>≤</w:t>
      </w:r>
      <w:r w:rsidRPr="002D0D81">
        <w:rPr>
          <w:rFonts w:hint="eastAsia"/>
        </w:rPr>
        <w:t>m</w:t>
      </w:r>
      <w:r w:rsidRPr="002D0D81">
        <w:rPr>
          <w:rFonts w:hint="eastAsia"/>
        </w:rPr>
        <w:t>时，释放多余的处理机，将虚拟机</w:t>
      </w:r>
      <w:r w:rsidRPr="002D0D81">
        <w:rPr>
          <w:rFonts w:hint="eastAsia"/>
        </w:rPr>
        <w:t>M</w:t>
      </w:r>
      <w:r w:rsidRPr="002D0D81">
        <w:rPr>
          <w:rFonts w:hint="eastAsia"/>
          <w:vertAlign w:val="subscript"/>
        </w:rPr>
        <w:t>i</w:t>
      </w:r>
      <w:r w:rsidRPr="002D0D81">
        <w:rPr>
          <w:rFonts w:hint="eastAsia"/>
        </w:rPr>
        <w:t>分配给任务</w:t>
      </w:r>
      <w:r w:rsidRPr="002D0D81">
        <w:t>T</w:t>
      </w:r>
      <w:r w:rsidRPr="002D0D81">
        <w:rPr>
          <w:vertAlign w:val="subscript"/>
        </w:rPr>
        <w:t>j</w:t>
      </w:r>
      <w:r w:rsidRPr="002D0D81">
        <w:rPr>
          <w:rFonts w:hint="eastAsia"/>
        </w:rPr>
        <w:t>即可，并在测试任务执行完之后立即释放对应的处理机。</w:t>
      </w:r>
    </w:p>
    <w:p w14:paraId="094D976F"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6</w:t>
      </w:r>
      <w:r w:rsidRPr="002D0D81">
        <w:rPr>
          <w:rFonts w:hint="eastAsia"/>
        </w:rPr>
        <w:t>）当</w:t>
      </w:r>
      <w:r w:rsidRPr="002D0D81">
        <w:rPr>
          <w:rFonts w:hint="eastAsia"/>
        </w:rPr>
        <w:t>n&gt;</w:t>
      </w:r>
      <w:r w:rsidRPr="002D0D81">
        <w:t>m</w:t>
      </w:r>
      <w:r w:rsidRPr="002D0D81">
        <w:rPr>
          <w:rFonts w:hint="eastAsia"/>
        </w:rPr>
        <w:t>时，根据优先权的计算公式，计算出所有任务的优先权。按优先权值降序排序，取</w:t>
      </w:r>
      <w:r w:rsidRPr="002D0D81">
        <w:rPr>
          <w:rFonts w:hint="eastAsia"/>
        </w:rPr>
        <w:t>Wai</w:t>
      </w:r>
      <w:r w:rsidRPr="002D0D81">
        <w:t>tList</w:t>
      </w:r>
      <w:r w:rsidRPr="002D0D81">
        <w:rPr>
          <w:rFonts w:hint="eastAsia"/>
        </w:rPr>
        <w:t>中前</w:t>
      </w:r>
      <w:r w:rsidRPr="002D0D81">
        <w:rPr>
          <w:rFonts w:hint="eastAsia"/>
        </w:rPr>
        <w:t>m</w:t>
      </w:r>
      <w:r w:rsidRPr="002D0D81">
        <w:rPr>
          <w:rFonts w:hint="eastAsia"/>
        </w:rPr>
        <w:t>个任务分配给</w:t>
      </w:r>
      <w:r w:rsidRPr="002D0D81">
        <w:rPr>
          <w:rFonts w:hint="eastAsia"/>
        </w:rPr>
        <w:t>m</w:t>
      </w:r>
      <w:r w:rsidRPr="002D0D81">
        <w:rPr>
          <w:rFonts w:hint="eastAsia"/>
        </w:rPr>
        <w:t>个虚拟机。将任务</w:t>
      </w:r>
      <w:r w:rsidRPr="002D0D81">
        <w:t>T</w:t>
      </w:r>
      <w:r w:rsidRPr="002D0D81">
        <w:rPr>
          <w:vertAlign w:val="subscript"/>
        </w:rPr>
        <w:t>1</w:t>
      </w:r>
      <w:r w:rsidRPr="002D0D81">
        <w:rPr>
          <w:rFonts w:hint="eastAsia"/>
        </w:rPr>
        <w:t>到</w:t>
      </w:r>
      <w:r w:rsidRPr="002D0D81">
        <w:t>T</w:t>
      </w:r>
      <w:r w:rsidRPr="002D0D81">
        <w:rPr>
          <w:vertAlign w:val="subscript"/>
        </w:rPr>
        <w:t>m</w:t>
      </w:r>
      <w:r w:rsidRPr="002D0D81">
        <w:rPr>
          <w:rFonts w:hint="eastAsia"/>
        </w:rPr>
        <w:t>从队列中</w:t>
      </w:r>
      <w:r w:rsidRPr="002D0D81">
        <w:rPr>
          <w:rFonts w:hint="eastAsia"/>
        </w:rPr>
        <w:t>Wai</w:t>
      </w:r>
      <w:r w:rsidRPr="002D0D81">
        <w:t>tList</w:t>
      </w:r>
      <w:r w:rsidRPr="002D0D81">
        <w:rPr>
          <w:rFonts w:hint="eastAsia"/>
        </w:rPr>
        <w:t>删除，将虚拟机</w:t>
      </w:r>
      <w:r w:rsidRPr="002D0D81">
        <w:t>M</w:t>
      </w:r>
      <w:r w:rsidRPr="002D0D81">
        <w:rPr>
          <w:vertAlign w:val="subscript"/>
        </w:rPr>
        <w:t>1</w:t>
      </w:r>
      <w:r w:rsidRPr="002D0D81">
        <w:rPr>
          <w:rFonts w:hint="eastAsia"/>
        </w:rPr>
        <w:t>到</w:t>
      </w:r>
      <w:r w:rsidRPr="002D0D81">
        <w:rPr>
          <w:rFonts w:hint="eastAsia"/>
        </w:rPr>
        <w:t>M</w:t>
      </w:r>
      <w:r w:rsidRPr="002D0D81">
        <w:rPr>
          <w:vertAlign w:val="subscript"/>
        </w:rPr>
        <w:t>m</w:t>
      </w:r>
      <w:r w:rsidRPr="002D0D81">
        <w:rPr>
          <w:rFonts w:hint="eastAsia"/>
        </w:rPr>
        <w:t>到从队列中删除。</w:t>
      </w:r>
    </w:p>
    <w:p w14:paraId="00B745A2"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7</w:t>
      </w:r>
      <w:r w:rsidRPr="002D0D81">
        <w:rPr>
          <w:rFonts w:hint="eastAsia"/>
        </w:rPr>
        <w:t>）将用户添加的新任务和执行过程中出错的任务添加到任务等待队列</w:t>
      </w:r>
      <w:r w:rsidRPr="002D0D81">
        <w:rPr>
          <w:rFonts w:hint="eastAsia"/>
        </w:rPr>
        <w:t>Wai</w:t>
      </w:r>
      <w:r w:rsidRPr="002D0D81">
        <w:t>tList</w:t>
      </w:r>
      <w:r w:rsidRPr="002D0D81">
        <w:rPr>
          <w:rFonts w:hint="eastAsia"/>
        </w:rPr>
        <w:t>中，等到有空闲虚拟机时，将空闲虚拟机加到</w:t>
      </w:r>
      <w:r w:rsidRPr="002D0D81">
        <w:rPr>
          <w:rFonts w:hint="eastAsia"/>
        </w:rPr>
        <w:t>F</w:t>
      </w:r>
      <w:r w:rsidRPr="002D0D81">
        <w:t>reeVMList</w:t>
      </w:r>
      <w:r w:rsidRPr="002D0D81">
        <w:rPr>
          <w:rFonts w:hint="eastAsia"/>
        </w:rPr>
        <w:t>队列中。</w:t>
      </w:r>
    </w:p>
    <w:p w14:paraId="11F71632"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8</w:t>
      </w:r>
      <w:r w:rsidRPr="002D0D81">
        <w:rPr>
          <w:rFonts w:hint="eastAsia"/>
        </w:rPr>
        <w:t>）重复执行步骤（</w:t>
      </w:r>
      <w:r w:rsidRPr="002D0D81">
        <w:rPr>
          <w:rFonts w:hint="eastAsia"/>
        </w:rPr>
        <w:t>4</w:t>
      </w:r>
      <w:r w:rsidRPr="002D0D81">
        <w:rPr>
          <w:rFonts w:hint="eastAsia"/>
        </w:rPr>
        <w:t>）直到所有任务都得到正确执行。</w:t>
      </w:r>
    </w:p>
    <w:p w14:paraId="4F1B3470" w14:textId="77777777" w:rsidR="00AD050D" w:rsidRPr="002D0D81" w:rsidRDefault="00AD050D" w:rsidP="009671BA">
      <w:pPr>
        <w:pStyle w:val="affa"/>
        <w:spacing w:line="360" w:lineRule="auto"/>
        <w:ind w:firstLine="480"/>
        <w:jc w:val="left"/>
      </w:pPr>
      <w:r w:rsidRPr="002D0D81">
        <w:t>上述算法具有以下优点</w:t>
      </w:r>
      <w:r w:rsidRPr="002D0D81">
        <w:rPr>
          <w:rFonts w:hint="eastAsia"/>
        </w:rPr>
        <w:t>：</w:t>
      </w:r>
    </w:p>
    <w:p w14:paraId="61B77B79"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1</w:t>
      </w:r>
      <w:r w:rsidRPr="002D0D81">
        <w:rPr>
          <w:rFonts w:hint="eastAsia"/>
        </w:rPr>
        <w:t>）当</w:t>
      </w:r>
      <w:r w:rsidRPr="002D0D81">
        <w:rPr>
          <w:rFonts w:hint="eastAsia"/>
        </w:rPr>
        <w:t>n</w:t>
      </w:r>
      <w:r w:rsidRPr="002D0D81">
        <w:rPr>
          <w:rFonts w:hint="eastAsia"/>
        </w:rPr>
        <w:t>≤</w:t>
      </w:r>
      <w:r w:rsidRPr="002D0D81">
        <w:rPr>
          <w:rFonts w:hint="eastAsia"/>
        </w:rPr>
        <w:t>m</w:t>
      </w:r>
      <w:r w:rsidRPr="002D0D81">
        <w:rPr>
          <w:rFonts w:hint="eastAsia"/>
        </w:rPr>
        <w:t>时，不需要考虑每个任务的优先权，总执行时间为运行时间最长的那个任务的运行时间，即需要时间</w:t>
      </w:r>
      <w:r w:rsidRPr="002D0D81">
        <w:rPr>
          <w:rFonts w:hint="eastAsia"/>
        </w:rPr>
        <w:t>O</w:t>
      </w:r>
      <w:r w:rsidRPr="002D0D81">
        <w:t>(1)</w:t>
      </w:r>
      <w:r w:rsidRPr="002D0D81">
        <w:rPr>
          <w:rFonts w:hint="eastAsia"/>
        </w:rPr>
        <w:t>。当</w:t>
      </w:r>
      <w:r w:rsidRPr="002D0D81">
        <w:rPr>
          <w:rFonts w:hint="eastAsia"/>
        </w:rPr>
        <w:t>n</w:t>
      </w:r>
      <w:r w:rsidRPr="002D0D81">
        <w:t>&gt;m</w:t>
      </w:r>
      <w:r w:rsidRPr="002D0D81">
        <w:rPr>
          <w:rFonts w:hint="eastAsia"/>
        </w:rPr>
        <w:t>时，排序耗时</w:t>
      </w:r>
      <w:r w:rsidRPr="002D0D81">
        <w:rPr>
          <w:rFonts w:hint="eastAsia"/>
        </w:rPr>
        <w:t>O</w:t>
      </w:r>
      <w:r w:rsidRPr="002D0D81">
        <w:t>(nlogn)</w:t>
      </w:r>
      <w:r w:rsidRPr="002D0D81">
        <w:rPr>
          <w:rFonts w:hint="eastAsia"/>
        </w:rPr>
        <w:t>，循环耗时</w:t>
      </w:r>
      <w:r w:rsidRPr="002D0D81">
        <w:rPr>
          <w:rFonts w:hint="eastAsia"/>
        </w:rPr>
        <w:t>O</w:t>
      </w:r>
      <w:r w:rsidRPr="002D0D81">
        <w:t>(nlog</w:t>
      </w:r>
      <w:r w:rsidRPr="002D0D81">
        <w:rPr>
          <w:rFonts w:hint="eastAsia"/>
        </w:rPr>
        <w:t>m</w:t>
      </w:r>
      <w:r w:rsidRPr="002D0D81">
        <w:t>)</w:t>
      </w:r>
      <w:r w:rsidRPr="002D0D81">
        <w:rPr>
          <w:rFonts w:hint="eastAsia"/>
        </w:rPr>
        <w:t>，因此算法所需的时间是</w:t>
      </w:r>
      <w:r w:rsidRPr="002D0D81">
        <w:rPr>
          <w:rFonts w:hint="eastAsia"/>
        </w:rPr>
        <w:t>O</w:t>
      </w:r>
      <w:r w:rsidRPr="002D0D81">
        <w:t>(nlogn+nlog</w:t>
      </w:r>
      <w:r w:rsidRPr="002D0D81">
        <w:rPr>
          <w:rFonts w:hint="eastAsia"/>
        </w:rPr>
        <w:t>m</w:t>
      </w:r>
      <w:r w:rsidRPr="002D0D81">
        <w:t>)</w:t>
      </w:r>
      <w:r w:rsidRPr="002D0D81">
        <w:rPr>
          <w:rFonts w:hint="eastAsia"/>
        </w:rPr>
        <w:t>=O</w:t>
      </w:r>
      <w:r w:rsidRPr="002D0D81">
        <w:t>(nlogn)</w:t>
      </w:r>
      <w:r w:rsidRPr="002D0D81">
        <w:rPr>
          <w:rFonts w:hint="eastAsia"/>
        </w:rPr>
        <w:t>。</w:t>
      </w:r>
    </w:p>
    <w:p w14:paraId="5708BDC0"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2</w:t>
      </w:r>
      <w:r w:rsidRPr="002D0D81">
        <w:rPr>
          <w:rFonts w:hint="eastAsia"/>
        </w:rPr>
        <w:t>）每个任务执行完后立即释放虚拟机，云平台中的资源使用率得到提高。</w:t>
      </w:r>
    </w:p>
    <w:p w14:paraId="05646511"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3</w:t>
      </w:r>
      <w:r w:rsidRPr="002D0D81">
        <w:rPr>
          <w:rFonts w:hint="eastAsia"/>
        </w:rPr>
        <w:t>）等待时间长，执行时间短，权重大的任务优先执行。</w:t>
      </w:r>
    </w:p>
    <w:p w14:paraId="7785E961" w14:textId="77777777" w:rsidR="00AD050D" w:rsidRPr="002D0D81" w:rsidRDefault="00AD050D" w:rsidP="009671BA">
      <w:pPr>
        <w:pStyle w:val="2"/>
        <w:ind w:left="425"/>
      </w:pPr>
      <w:bookmarkStart w:id="89" w:name="_Toc16632697"/>
      <w:r w:rsidRPr="002D0D81">
        <w:rPr>
          <w:rFonts w:hint="eastAsia"/>
        </w:rPr>
        <w:t>测试用例</w:t>
      </w:r>
      <w:r w:rsidRPr="002D0D81">
        <w:t>智能推荐技术</w:t>
      </w:r>
      <w:bookmarkEnd w:id="89"/>
    </w:p>
    <w:p w14:paraId="675734E2" w14:textId="77777777" w:rsidR="00AD050D" w:rsidRPr="002D0D81" w:rsidRDefault="00AD050D" w:rsidP="009671BA">
      <w:pPr>
        <w:pStyle w:val="affa"/>
        <w:spacing w:line="360" w:lineRule="auto"/>
        <w:ind w:firstLine="480"/>
        <w:jc w:val="left"/>
      </w:pPr>
      <w:r w:rsidRPr="002D0D81">
        <w:rPr>
          <w:rFonts w:hint="eastAsia"/>
        </w:rPr>
        <w:t>测试用例（</w:t>
      </w:r>
      <w:r w:rsidRPr="002D0D81">
        <w:rPr>
          <w:rFonts w:hint="eastAsia"/>
        </w:rPr>
        <w:t>Test</w:t>
      </w:r>
      <w:r w:rsidRPr="002D0D81">
        <w:t xml:space="preserve"> Case</w:t>
      </w:r>
      <w:r w:rsidRPr="002D0D81">
        <w:rPr>
          <w:rFonts w:hint="eastAsia"/>
        </w:rPr>
        <w:t>）是为某个特殊目标而编制的一组测试输入、</w:t>
      </w:r>
      <w:r w:rsidRPr="002D0D81">
        <w:rPr>
          <w:rFonts w:hint="eastAsia"/>
        </w:rPr>
        <w:t xml:space="preserve"> </w:t>
      </w:r>
      <w:r w:rsidRPr="002D0D81">
        <w:rPr>
          <w:rFonts w:hint="eastAsia"/>
        </w:rPr>
        <w:t>执行条件以及预期结果，</w:t>
      </w:r>
      <w:r w:rsidRPr="002D0D81">
        <w:rPr>
          <w:rFonts w:hint="eastAsia"/>
        </w:rPr>
        <w:t xml:space="preserve"> </w:t>
      </w:r>
      <w:r w:rsidRPr="002D0D81">
        <w:rPr>
          <w:rFonts w:hint="eastAsia"/>
        </w:rPr>
        <w:t>以便测试某个程序路径或核实是否满足某个特定需求。</w:t>
      </w:r>
      <w:r w:rsidRPr="002D0D81">
        <w:rPr>
          <w:rFonts w:hint="eastAsia"/>
        </w:rPr>
        <w:t>R</w:t>
      </w:r>
      <w:r w:rsidRPr="002D0D81">
        <w:t>UP</w:t>
      </w:r>
      <w:r w:rsidRPr="002D0D81">
        <w:rPr>
          <w:rFonts w:hint="eastAsia"/>
        </w:rPr>
        <w:t>对测试用例的定义为：对一项特定的软件产品进行测试任务的描述，体现测试方案、方法、技术和策略。内容包括测试目标、测试环境、输入数据、测试步骤、预期结果、测试脚本等，并形成文档。</w:t>
      </w:r>
    </w:p>
    <w:p w14:paraId="1794ABAE" w14:textId="77777777" w:rsidR="00AD050D" w:rsidRPr="002D0D81" w:rsidRDefault="00AD050D" w:rsidP="009671BA">
      <w:pPr>
        <w:pStyle w:val="affa"/>
        <w:spacing w:line="360" w:lineRule="auto"/>
        <w:ind w:firstLine="480"/>
        <w:jc w:val="left"/>
      </w:pPr>
      <w:r w:rsidRPr="002D0D81">
        <w:rPr>
          <w:rFonts w:hint="eastAsia"/>
        </w:rPr>
        <w:t>测试用例的优劣直接影响软件测试的质量，它对测试工作的控制和指导作用相当于设计文档对编码的指导作用，尤其在大系统中表现出对系统测试的权威性。</w:t>
      </w:r>
    </w:p>
    <w:p w14:paraId="3D8AE311" w14:textId="77777777" w:rsidR="00AD050D" w:rsidRPr="002D0D81" w:rsidRDefault="00AD050D" w:rsidP="009671BA">
      <w:pPr>
        <w:pStyle w:val="affa"/>
        <w:spacing w:line="360" w:lineRule="auto"/>
        <w:ind w:firstLine="480"/>
        <w:jc w:val="left"/>
      </w:pPr>
      <w:r w:rsidRPr="002D0D81">
        <w:rPr>
          <w:rFonts w:hint="eastAsia"/>
        </w:rPr>
        <w:t>测试用例的复用（</w:t>
      </w:r>
      <w:r w:rsidRPr="002D0D81">
        <w:t>Test Case Reuse</w:t>
      </w:r>
      <w:r w:rsidRPr="002D0D81">
        <w:rPr>
          <w:rFonts w:hint="eastAsia"/>
        </w:rPr>
        <w:t>）属于软件复用中的测试信息的复用，是一个软件的测试用例在新的软件测试中使用。</w:t>
      </w:r>
    </w:p>
    <w:p w14:paraId="1435C724" w14:textId="77777777" w:rsidR="00AD050D" w:rsidRPr="002D0D81" w:rsidRDefault="00AD050D" w:rsidP="009671BA">
      <w:pPr>
        <w:pStyle w:val="affa"/>
        <w:spacing w:line="360" w:lineRule="auto"/>
        <w:ind w:firstLine="480"/>
        <w:jc w:val="left"/>
      </w:pPr>
      <w:r w:rsidRPr="002D0D81">
        <w:rPr>
          <w:rFonts w:hint="eastAsia"/>
        </w:rPr>
        <w:t>测试云平台作为测试运行的基础平台，在进行了大量的被测对象测试后，会形成测试案例库，利用测试案例库进行测试用例智能推荐是本项目的特点之一，测试用例智能推荐技术主要采用基于案例的推理</w:t>
      </w:r>
      <w:r w:rsidRPr="002D0D81">
        <w:rPr>
          <w:rFonts w:hint="eastAsia"/>
        </w:rPr>
        <w:t>C</w:t>
      </w:r>
      <w:r w:rsidRPr="002D0D81">
        <w:t>BR</w:t>
      </w:r>
      <w:r w:rsidRPr="002D0D81">
        <w:rPr>
          <w:rFonts w:hint="eastAsia"/>
        </w:rPr>
        <w:t>技术。</w:t>
      </w:r>
    </w:p>
    <w:p w14:paraId="6E2559E3" w14:textId="77777777" w:rsidR="00AD050D" w:rsidRPr="002D0D81" w:rsidRDefault="00AD050D" w:rsidP="00183012">
      <w:pPr>
        <w:pStyle w:val="3"/>
      </w:pPr>
      <w:bookmarkStart w:id="90" w:name="_Toc16632698"/>
      <w:r w:rsidRPr="002D0D81">
        <w:rPr>
          <w:rFonts w:hint="eastAsia"/>
        </w:rPr>
        <w:t>C</w:t>
      </w:r>
      <w:r w:rsidRPr="002D0D81">
        <w:t>BR预处理流程</w:t>
      </w:r>
      <w:bookmarkEnd w:id="90"/>
    </w:p>
    <w:p w14:paraId="29F640F1" w14:textId="77777777" w:rsidR="00AD050D" w:rsidRPr="002D0D81" w:rsidRDefault="00AD050D" w:rsidP="009671BA">
      <w:pPr>
        <w:pStyle w:val="affa"/>
        <w:spacing w:line="360" w:lineRule="auto"/>
        <w:ind w:firstLine="480"/>
        <w:jc w:val="left"/>
      </w:pPr>
      <w:r w:rsidRPr="002D0D81">
        <w:rPr>
          <w:rFonts w:hint="eastAsia"/>
        </w:rPr>
        <w:t>在云平台中，测试知识库中的知识来源主要有三种：</w:t>
      </w:r>
    </w:p>
    <w:p w14:paraId="6726318B"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1</w:t>
      </w:r>
      <w:r w:rsidRPr="002D0D81">
        <w:rPr>
          <w:rFonts w:hint="eastAsia"/>
        </w:rPr>
        <w:t>）被测程序的软件规格说明书</w:t>
      </w:r>
    </w:p>
    <w:p w14:paraId="3F479316" w14:textId="77777777" w:rsidR="00AD050D" w:rsidRPr="002D0D81" w:rsidRDefault="00AD050D" w:rsidP="009671BA">
      <w:pPr>
        <w:pStyle w:val="affa"/>
        <w:spacing w:line="360" w:lineRule="auto"/>
        <w:ind w:firstLine="480"/>
        <w:jc w:val="left"/>
      </w:pPr>
      <w:r w:rsidRPr="002D0D81">
        <w:rPr>
          <w:rFonts w:hint="eastAsia"/>
        </w:rPr>
        <w:t>测试工程师从软件规格说明书中分析、提取出相应的被测软件规则，存入知识库中。</w:t>
      </w:r>
    </w:p>
    <w:p w14:paraId="37E29AEB"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2</w:t>
      </w:r>
      <w:r w:rsidRPr="002D0D81">
        <w:rPr>
          <w:rFonts w:hint="eastAsia"/>
        </w:rPr>
        <w:t>）测试工程师的经验</w:t>
      </w:r>
    </w:p>
    <w:p w14:paraId="0B5E00BE" w14:textId="77777777" w:rsidR="00AD050D" w:rsidRPr="002D0D81" w:rsidRDefault="00AD050D" w:rsidP="009671BA">
      <w:pPr>
        <w:pStyle w:val="affa"/>
        <w:spacing w:line="360" w:lineRule="auto"/>
        <w:ind w:firstLine="480"/>
        <w:jc w:val="left"/>
      </w:pPr>
      <w:r w:rsidRPr="002D0D81">
        <w:t>测试工程师根据自己的以往经验</w:t>
      </w:r>
      <w:r w:rsidRPr="002D0D81">
        <w:rPr>
          <w:rFonts w:hint="eastAsia"/>
        </w:rPr>
        <w:t>，</w:t>
      </w:r>
      <w:r w:rsidRPr="002D0D81">
        <w:t>自己构造相应的规则或者测试权值</w:t>
      </w:r>
      <w:r w:rsidRPr="002D0D81">
        <w:rPr>
          <w:rFonts w:hint="eastAsia"/>
        </w:rPr>
        <w:t>，</w:t>
      </w:r>
      <w:r w:rsidRPr="002D0D81">
        <w:t>并存入知识库中</w:t>
      </w:r>
      <w:r w:rsidRPr="002D0D81">
        <w:rPr>
          <w:rFonts w:hint="eastAsia"/>
        </w:rPr>
        <w:t>。</w:t>
      </w:r>
    </w:p>
    <w:p w14:paraId="304F248F"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3</w:t>
      </w:r>
      <w:r w:rsidRPr="002D0D81">
        <w:rPr>
          <w:rFonts w:hint="eastAsia"/>
        </w:rPr>
        <w:t>）根据结构提取规则</w:t>
      </w:r>
    </w:p>
    <w:p w14:paraId="673A49E1" w14:textId="77777777" w:rsidR="00AD050D" w:rsidRPr="002D0D81" w:rsidRDefault="00AD050D" w:rsidP="009671BA">
      <w:pPr>
        <w:pStyle w:val="affa"/>
        <w:spacing w:line="360" w:lineRule="auto"/>
        <w:ind w:firstLine="480"/>
        <w:jc w:val="left"/>
      </w:pPr>
      <w:r w:rsidRPr="002D0D81">
        <w:t>利用已有的代码分析工具</w:t>
      </w:r>
      <w:r w:rsidRPr="002D0D81">
        <w:rPr>
          <w:rFonts w:hint="eastAsia"/>
        </w:rPr>
        <w:t>，</w:t>
      </w:r>
      <w:r w:rsidRPr="002D0D81">
        <w:t>分析代码</w:t>
      </w:r>
      <w:r w:rsidRPr="002D0D81">
        <w:rPr>
          <w:rFonts w:hint="eastAsia"/>
        </w:rPr>
        <w:t>，</w:t>
      </w:r>
      <w:r w:rsidRPr="002D0D81">
        <w:t>然后根据结构提取知识规则</w:t>
      </w:r>
      <w:r w:rsidRPr="002D0D81">
        <w:rPr>
          <w:rFonts w:hint="eastAsia"/>
        </w:rPr>
        <w:t>，</w:t>
      </w:r>
      <w:r w:rsidRPr="002D0D81">
        <w:t>这个一般用于单元测试用例的生成</w:t>
      </w:r>
      <w:r w:rsidRPr="002D0D81">
        <w:rPr>
          <w:rFonts w:hint="eastAsia"/>
        </w:rPr>
        <w:t>。</w:t>
      </w:r>
    </w:p>
    <w:p w14:paraId="423124F7" w14:textId="77777777" w:rsidR="00AD050D" w:rsidRPr="002D0D81" w:rsidRDefault="00AD050D" w:rsidP="009671BA">
      <w:pPr>
        <w:pStyle w:val="affa"/>
        <w:spacing w:line="360" w:lineRule="auto"/>
        <w:ind w:firstLine="480"/>
        <w:jc w:val="left"/>
      </w:pPr>
      <w:r w:rsidRPr="002D0D81">
        <w:rPr>
          <w:rFonts w:hint="eastAsia"/>
        </w:rPr>
        <w:t>基于案例的推理</w:t>
      </w:r>
      <w:r w:rsidRPr="002D0D81">
        <w:rPr>
          <w:rFonts w:hint="eastAsia"/>
        </w:rPr>
        <w:t>CBR</w:t>
      </w:r>
      <w:r w:rsidRPr="002D0D81">
        <w:rPr>
          <w:rFonts w:hint="eastAsia"/>
        </w:rPr>
        <w:t>是人工智能领域新近崛起的一种重要推理模式，它基于相似和类比推理的一个独立分类，在知识难以表达，具有丰富经验知识的领域得到了广泛的应用。</w:t>
      </w:r>
      <w:r w:rsidRPr="002D0D81">
        <w:rPr>
          <w:rFonts w:hint="eastAsia"/>
        </w:rPr>
        <w:t>CBR</w:t>
      </w:r>
      <w:r w:rsidRPr="002D0D81">
        <w:rPr>
          <w:rFonts w:hint="eastAsia"/>
        </w:rPr>
        <w:t>通过修改重用以往解决问题的方案来解决当前问题的方法。它是一个包括案例检索、</w:t>
      </w:r>
      <w:r w:rsidRPr="002D0D81">
        <w:rPr>
          <w:rFonts w:hint="eastAsia"/>
        </w:rPr>
        <w:t xml:space="preserve"> </w:t>
      </w:r>
      <w:r w:rsidRPr="002D0D81">
        <w:rPr>
          <w:rFonts w:hint="eastAsia"/>
        </w:rPr>
        <w:t>案例重用、案例修改、案例存储的循环过程。</w:t>
      </w:r>
    </w:p>
    <w:p w14:paraId="7263E49B" w14:textId="77777777" w:rsidR="00AD050D" w:rsidRPr="002D0D81" w:rsidRDefault="00AD050D" w:rsidP="009671BA">
      <w:pPr>
        <w:pStyle w:val="affa"/>
        <w:spacing w:line="360" w:lineRule="auto"/>
        <w:ind w:firstLine="480"/>
        <w:jc w:val="left"/>
      </w:pPr>
      <w:r w:rsidRPr="002D0D81">
        <w:rPr>
          <w:rFonts w:hint="eastAsia"/>
        </w:rPr>
        <w:t>基于案例的推理是一个问题求解的方法，它把人的思维求解过程中的“提出问题一寻求方案一确定方案”</w:t>
      </w:r>
      <w:r w:rsidRPr="002D0D81">
        <w:rPr>
          <w:rFonts w:hint="eastAsia"/>
        </w:rPr>
        <w:t xml:space="preserve"> </w:t>
      </w:r>
      <w:r w:rsidRPr="002D0D81">
        <w:rPr>
          <w:rFonts w:hint="eastAsia"/>
        </w:rPr>
        <w:t>的过程在计算机中的循环实现。它意在结合以往的经验，获得新问题的求解。而这恰恰适合测试用例复用的要求。从另一方面讲，虽然软件测试领域存在大量可以复用的测试用例，但是，软件测试会因软件操作系统、运行环境、硬件系统、网络状态、</w:t>
      </w:r>
      <w:r w:rsidRPr="002D0D81">
        <w:rPr>
          <w:rFonts w:hint="eastAsia"/>
        </w:rPr>
        <w:t xml:space="preserve"> </w:t>
      </w:r>
      <w:r w:rsidRPr="002D0D81">
        <w:rPr>
          <w:rFonts w:hint="eastAsia"/>
        </w:rPr>
        <w:t>用户特点及使用习惯、系统版本等等而异。</w:t>
      </w:r>
    </w:p>
    <w:p w14:paraId="7D45F615" w14:textId="77777777" w:rsidR="00AD050D" w:rsidRPr="002D0D81" w:rsidRDefault="00AD050D" w:rsidP="009671BA">
      <w:pPr>
        <w:pStyle w:val="affa"/>
        <w:spacing w:line="360" w:lineRule="auto"/>
        <w:ind w:firstLine="480"/>
        <w:jc w:val="left"/>
      </w:pPr>
      <w:r w:rsidRPr="002D0D81">
        <w:rPr>
          <w:rFonts w:hint="eastAsia"/>
        </w:rPr>
        <w:t>软件测试用例设计者需要综合考虑各个方面的因素，才能设计出高效和高覆盖率的测试用例。这就注定了测试用例的复杂性，从而给测试用例的复用提出了巨大的挑战。这种复杂性决定了复用测试用例要综合各个方面，在已有复用经验和用例的基础上，给出最优的解决方案。</w:t>
      </w:r>
    </w:p>
    <w:p w14:paraId="7FFE737E" w14:textId="77777777" w:rsidR="00AD050D" w:rsidRPr="002D0D81" w:rsidRDefault="00AD050D" w:rsidP="009671BA">
      <w:pPr>
        <w:pStyle w:val="affa"/>
        <w:spacing w:line="360" w:lineRule="auto"/>
        <w:ind w:firstLine="480"/>
        <w:jc w:val="left"/>
      </w:pPr>
      <w:r w:rsidRPr="002D0D81">
        <w:rPr>
          <w:rFonts w:hint="eastAsia"/>
        </w:rPr>
        <w:t>一个完整的测试用例内容包括测试目标、测试环境、</w:t>
      </w:r>
      <w:r w:rsidRPr="002D0D81">
        <w:rPr>
          <w:rFonts w:hint="eastAsia"/>
        </w:rPr>
        <w:t xml:space="preserve"> </w:t>
      </w:r>
      <w:r w:rsidRPr="002D0D81">
        <w:rPr>
          <w:rFonts w:hint="eastAsia"/>
        </w:rPr>
        <w:t>输入数据、测试步骤、预期结果、</w:t>
      </w:r>
      <w:r w:rsidRPr="002D0D81">
        <w:rPr>
          <w:rFonts w:hint="eastAsia"/>
        </w:rPr>
        <w:t xml:space="preserve"> </w:t>
      </w:r>
      <w:r w:rsidRPr="002D0D81">
        <w:rPr>
          <w:rFonts w:hint="eastAsia"/>
        </w:rPr>
        <w:t>测试脚本和测试文档。在</w:t>
      </w:r>
      <w:r w:rsidRPr="002D0D81">
        <w:rPr>
          <w:rFonts w:hint="eastAsia"/>
        </w:rPr>
        <w:t>CBR</w:t>
      </w:r>
      <w:r w:rsidRPr="002D0D81">
        <w:rPr>
          <w:rFonts w:hint="eastAsia"/>
        </w:rPr>
        <w:t>推理前，需要对测试用例进行改造（此过程可在设计测试用例阶段为方便复用而有计划的进行），保证推理的有效性。</w:t>
      </w:r>
    </w:p>
    <w:p w14:paraId="5FA1B051" w14:textId="77777777" w:rsidR="00AD050D" w:rsidRPr="002D0D81" w:rsidRDefault="00AD050D" w:rsidP="009671BA">
      <w:pPr>
        <w:pStyle w:val="affa"/>
        <w:spacing w:line="360" w:lineRule="auto"/>
        <w:ind w:firstLine="480"/>
        <w:jc w:val="left"/>
      </w:pPr>
      <w:r w:rsidRPr="002D0D81">
        <w:t>测试用例复用的预处理流程如下图</w:t>
      </w:r>
      <w:r w:rsidRPr="002D0D81">
        <w:rPr>
          <w:rFonts w:hint="eastAsia"/>
        </w:rPr>
        <w:t>6-</w:t>
      </w:r>
      <w:r w:rsidRPr="002D0D81">
        <w:t>5</w:t>
      </w:r>
      <w:r w:rsidRPr="002D0D81">
        <w:rPr>
          <w:rFonts w:hint="eastAsia"/>
        </w:rPr>
        <w:t>-</w:t>
      </w:r>
      <w:r w:rsidRPr="002D0D81">
        <w:t>1</w:t>
      </w:r>
      <w:r w:rsidRPr="002D0D81">
        <w:t>所示</w:t>
      </w:r>
      <w:r w:rsidRPr="002D0D81">
        <w:rPr>
          <w:rFonts w:hint="eastAsia"/>
        </w:rPr>
        <w:t>：</w:t>
      </w:r>
    </w:p>
    <w:p w14:paraId="58F603E4" w14:textId="77777777" w:rsidR="00AD050D" w:rsidRPr="002D0D81" w:rsidRDefault="00AD050D" w:rsidP="009671BA">
      <w:pPr>
        <w:pStyle w:val="affa"/>
        <w:spacing w:line="360" w:lineRule="auto"/>
        <w:ind w:firstLine="480"/>
        <w:jc w:val="left"/>
      </w:pPr>
    </w:p>
    <w:p w14:paraId="71003451" w14:textId="77777777" w:rsidR="00AD050D" w:rsidRPr="002D0D81" w:rsidRDefault="00AD050D" w:rsidP="009671BA">
      <w:pPr>
        <w:pStyle w:val="affa"/>
        <w:spacing w:line="360" w:lineRule="auto"/>
        <w:ind w:firstLineChars="0" w:firstLine="0"/>
        <w:jc w:val="center"/>
      </w:pPr>
      <w:r w:rsidRPr="002D0D81">
        <w:object w:dxaOrig="7185" w:dyaOrig="6435" w14:anchorId="4F093DB0">
          <v:shape id="_x0000_i1059" type="#_x0000_t75" style="width:268.5pt;height:242.25pt" o:ole="">
            <v:imagedata r:id="rId90" o:title=""/>
          </v:shape>
          <o:OLEObject Type="Embed" ProgID="Visio.Drawing.15" ShapeID="_x0000_i1059" DrawAspect="Content" ObjectID="_1627811652" r:id="rId91"/>
        </w:object>
      </w:r>
    </w:p>
    <w:p w14:paraId="2FE3F63F" w14:textId="77777777" w:rsidR="00AD050D" w:rsidRPr="002D0D81" w:rsidRDefault="00AD050D" w:rsidP="009671BA">
      <w:pPr>
        <w:pStyle w:val="afff2"/>
      </w:pPr>
    </w:p>
    <w:p w14:paraId="576A9B3D" w14:textId="77777777" w:rsidR="00AD050D" w:rsidRPr="002D0D81" w:rsidRDefault="00AD050D" w:rsidP="009671BA">
      <w:pPr>
        <w:pStyle w:val="afff2"/>
      </w:pPr>
    </w:p>
    <w:p w14:paraId="2FD25086" w14:textId="77777777" w:rsidR="00AD050D" w:rsidRPr="002D0D81" w:rsidRDefault="00AD050D" w:rsidP="009671BA">
      <w:pPr>
        <w:pStyle w:val="afff2"/>
      </w:pPr>
      <w:r w:rsidRPr="002D0D81">
        <w:rPr>
          <w:rFonts w:hint="eastAsia"/>
        </w:rPr>
        <w:t>图</w:t>
      </w:r>
      <w:r w:rsidRPr="002D0D81">
        <w:rPr>
          <w:rFonts w:hint="eastAsia"/>
        </w:rPr>
        <w:t>6-</w:t>
      </w:r>
      <w:r w:rsidRPr="002D0D81">
        <w:t>5</w:t>
      </w:r>
      <w:r w:rsidRPr="002D0D81">
        <w:rPr>
          <w:rFonts w:hint="eastAsia"/>
        </w:rPr>
        <w:t>-</w:t>
      </w:r>
      <w:r w:rsidRPr="002D0D81">
        <w:t xml:space="preserve">1 </w:t>
      </w:r>
      <w:r w:rsidRPr="002D0D81">
        <w:t>测试用例复用的预处理流程</w:t>
      </w:r>
    </w:p>
    <w:p w14:paraId="3267E498" w14:textId="77777777" w:rsidR="00AD050D" w:rsidRPr="002D0D81" w:rsidRDefault="00AD050D" w:rsidP="009671BA"/>
    <w:p w14:paraId="56B972BC"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1</w:t>
      </w:r>
      <w:r w:rsidRPr="002D0D81">
        <w:rPr>
          <w:rFonts w:hint="eastAsia"/>
        </w:rPr>
        <w:t>）根据测试文档和测试目标，提取关键信息，作为测试目标关键字，作为条件匹配用例。提取的规则是用尽量简短丰富的文字描述测试的功能，即粒度小，数量多，涵盖精确全面。系统给出一个参考文件和一些示例，以帮助用户确定关键字。</w:t>
      </w:r>
    </w:p>
    <w:p w14:paraId="23737622"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2</w:t>
      </w:r>
      <w:r w:rsidRPr="002D0D81">
        <w:rPr>
          <w:rFonts w:hint="eastAsia"/>
        </w:rPr>
        <w:t>）测试用例的设计者会根据测试目标，确定测试输入数据需求，而穷举测试不可能实现，因而他们会对测试数据有所取舍，以兼顾测试效率和覆盖率，这样数据本身不能全面反映需求。同时，对测试数据字段名称的定义也千差万别，如用户名可以定义为</w:t>
      </w:r>
      <w:r w:rsidRPr="002D0D81">
        <w:rPr>
          <w:rFonts w:hint="eastAsia"/>
        </w:rPr>
        <w:t>UseName</w:t>
      </w:r>
      <w:r w:rsidRPr="002D0D81">
        <w:rPr>
          <w:rFonts w:hint="eastAsia"/>
        </w:rPr>
        <w:t>，</w:t>
      </w:r>
      <w:r w:rsidRPr="002D0D81">
        <w:rPr>
          <w:rFonts w:hint="eastAsia"/>
        </w:rPr>
        <w:t>User</w:t>
      </w:r>
      <w:r w:rsidRPr="002D0D81">
        <w:t>ID</w:t>
      </w:r>
      <w:r w:rsidRPr="002D0D81">
        <w:rPr>
          <w:rFonts w:hint="eastAsia"/>
        </w:rPr>
        <w:t>等等。我们通过测试文档和测试数据，确定所有测试数据的类型和长度，仅用这两个方面作为条件匹配测试数据。这样消除以上因素影响的同时，提高了匹配的准确度和有效性。</w:t>
      </w:r>
    </w:p>
    <w:p w14:paraId="1F87B60B"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3</w:t>
      </w:r>
      <w:r w:rsidRPr="002D0D81">
        <w:rPr>
          <w:rFonts w:hint="eastAsia"/>
        </w:rPr>
        <w:t>）将测试环境、测试步骤和各步骤间的依赖关系，以及脚本语言、测试工具等等测试文档中对测试的明确要求提取出来，作为匹配条件。给所有匹配条件分配参考权重。</w:t>
      </w:r>
      <w:r w:rsidRPr="002D0D81">
        <w:rPr>
          <w:rFonts w:hint="eastAsia"/>
        </w:rPr>
        <w:t xml:space="preserve"> </w:t>
      </w:r>
      <w:r w:rsidRPr="002D0D81">
        <w:rPr>
          <w:rFonts w:hint="eastAsia"/>
        </w:rPr>
        <w:t>其中，关键字权重最高，其次是测试数据和脚本语言。其他条件可以根据经验或者系统给出的参考权重来设置。</w:t>
      </w:r>
    </w:p>
    <w:p w14:paraId="345F869C"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4</w:t>
      </w:r>
      <w:r w:rsidRPr="002D0D81">
        <w:rPr>
          <w:rFonts w:hint="eastAsia"/>
        </w:rPr>
        <w:t>）将以上获得的目标关键字、数据需求、匹配条件等作为标签，权重作为属性，</w:t>
      </w:r>
      <w:r w:rsidRPr="002D0D81">
        <w:rPr>
          <w:rFonts w:hint="eastAsia"/>
        </w:rPr>
        <w:t xml:space="preserve"> </w:t>
      </w:r>
      <w:r w:rsidRPr="002D0D81">
        <w:rPr>
          <w:rFonts w:hint="eastAsia"/>
        </w:rPr>
        <w:t>生成</w:t>
      </w:r>
      <w:r w:rsidRPr="002D0D81">
        <w:rPr>
          <w:rFonts w:hint="eastAsia"/>
        </w:rPr>
        <w:t>XM</w:t>
      </w:r>
      <w:r w:rsidRPr="002D0D81">
        <w:t>L</w:t>
      </w:r>
      <w:r w:rsidRPr="002D0D81">
        <w:rPr>
          <w:rFonts w:hint="eastAsia"/>
        </w:rPr>
        <w:t>文档，作为用作检索时的模式文档。</w:t>
      </w:r>
    </w:p>
    <w:p w14:paraId="4FBBD481"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5</w:t>
      </w:r>
      <w:r w:rsidRPr="002D0D81">
        <w:rPr>
          <w:rFonts w:hint="eastAsia"/>
        </w:rPr>
        <w:t>）确定每个测试用例所包含文件的存储位置，建立文件索引，以便检索和修改测试数据、测试脚本等文件。</w:t>
      </w:r>
    </w:p>
    <w:p w14:paraId="73D43DCA"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6</w:t>
      </w:r>
      <w:r w:rsidRPr="002D0D81">
        <w:rPr>
          <w:rFonts w:hint="eastAsia"/>
        </w:rPr>
        <w:t>）用例存储模式可以用如下二元组表示：</w:t>
      </w:r>
      <w:r w:rsidRPr="002D0D81">
        <w:rPr>
          <w:rFonts w:hint="eastAsia"/>
        </w:rPr>
        <w:t>C</w:t>
      </w:r>
      <w:r w:rsidRPr="002D0D81">
        <w:t>=</w:t>
      </w:r>
      <w:r w:rsidRPr="002D0D81">
        <w:rPr>
          <w:rFonts w:hint="eastAsia"/>
        </w:rPr>
        <w:t>&lt;</w:t>
      </w:r>
      <w:r w:rsidRPr="002D0D81">
        <w:rPr>
          <w:rFonts w:hint="eastAsia"/>
        </w:rPr>
        <w:t>用例检索模式文档，</w:t>
      </w:r>
      <w:r w:rsidRPr="002D0D81">
        <w:rPr>
          <w:rFonts w:hint="eastAsia"/>
        </w:rPr>
        <w:t xml:space="preserve"> </w:t>
      </w:r>
      <w:r w:rsidRPr="002D0D81">
        <w:rPr>
          <w:rFonts w:hint="eastAsia"/>
        </w:rPr>
        <w:t>文件索引＞，</w:t>
      </w:r>
      <w:r w:rsidRPr="002D0D81">
        <w:rPr>
          <w:rFonts w:hint="eastAsia"/>
        </w:rPr>
        <w:t xml:space="preserve"> </w:t>
      </w:r>
      <w:r w:rsidRPr="002D0D81">
        <w:rPr>
          <w:rFonts w:hint="eastAsia"/>
        </w:rPr>
        <w:t>这是</w:t>
      </w:r>
      <w:r w:rsidRPr="002D0D81">
        <w:rPr>
          <w:rFonts w:hint="eastAsia"/>
        </w:rPr>
        <w:t>C</w:t>
      </w:r>
      <w:r w:rsidRPr="002D0D81">
        <w:t>BR</w:t>
      </w:r>
      <w:r w:rsidRPr="002D0D81">
        <w:rPr>
          <w:rFonts w:hint="eastAsia"/>
        </w:rPr>
        <w:t>的核心，用</w:t>
      </w:r>
      <w:r w:rsidRPr="002D0D81">
        <w:rPr>
          <w:rFonts w:hint="eastAsia"/>
        </w:rPr>
        <w:t>XML</w:t>
      </w:r>
      <w:r w:rsidRPr="002D0D81">
        <w:rPr>
          <w:rFonts w:hint="eastAsia"/>
        </w:rPr>
        <w:t>文件来描述。</w:t>
      </w:r>
    </w:p>
    <w:p w14:paraId="305361EC" w14:textId="77777777" w:rsidR="00AD050D" w:rsidRPr="002D0D81" w:rsidRDefault="00AD050D" w:rsidP="009671BA">
      <w:pPr>
        <w:pStyle w:val="affa"/>
        <w:spacing w:line="360" w:lineRule="auto"/>
        <w:ind w:firstLine="480"/>
        <w:jc w:val="left"/>
      </w:pPr>
      <w:r w:rsidRPr="002D0D81">
        <w:rPr>
          <w:rFonts w:hint="eastAsia"/>
        </w:rPr>
        <w:t>整个过程本质上是对测试用例进行处理，提取其关键信息并建立索引，为它建立一定的结构，便于存储和推理。</w:t>
      </w:r>
    </w:p>
    <w:p w14:paraId="09E0782C" w14:textId="77777777" w:rsidR="00AD050D" w:rsidRPr="002D0D81" w:rsidRDefault="00AD050D" w:rsidP="00183012">
      <w:pPr>
        <w:pStyle w:val="3"/>
      </w:pPr>
      <w:bookmarkStart w:id="91" w:name="_Toc16632699"/>
      <w:r w:rsidRPr="002D0D81">
        <w:rPr>
          <w:rFonts w:hint="eastAsia"/>
        </w:rPr>
        <w:t>C</w:t>
      </w:r>
      <w:r w:rsidRPr="002D0D81">
        <w:t>BR</w:t>
      </w:r>
      <w:r w:rsidRPr="002D0D81">
        <w:rPr>
          <w:rFonts w:hint="eastAsia"/>
        </w:rPr>
        <w:t>推理的结构框架</w:t>
      </w:r>
      <w:bookmarkEnd w:id="91"/>
    </w:p>
    <w:p w14:paraId="036EF6DF" w14:textId="77777777" w:rsidR="00AD050D" w:rsidRPr="002D0D81" w:rsidRDefault="00AD050D" w:rsidP="009671BA">
      <w:pPr>
        <w:pStyle w:val="affa"/>
        <w:spacing w:line="360" w:lineRule="auto"/>
        <w:ind w:firstLine="480"/>
        <w:jc w:val="left"/>
      </w:pPr>
      <w:r w:rsidRPr="002D0D81">
        <w:rPr>
          <w:rFonts w:hint="eastAsia"/>
        </w:rPr>
        <w:t>整个</w:t>
      </w:r>
      <w:r w:rsidRPr="002D0D81">
        <w:rPr>
          <w:rFonts w:hint="eastAsia"/>
        </w:rPr>
        <w:t>CBR</w:t>
      </w:r>
      <w:r w:rsidRPr="002D0D81">
        <w:rPr>
          <w:rFonts w:hint="eastAsia"/>
        </w:rPr>
        <w:t>系统以用例检索模式文档作为输入，经过系统实现的用例产生机，输出符合要求的结果测试用例。结构如下图</w:t>
      </w:r>
      <w:r w:rsidRPr="002D0D81">
        <w:rPr>
          <w:rFonts w:hint="eastAsia"/>
        </w:rPr>
        <w:t>6-</w:t>
      </w:r>
      <w:r w:rsidRPr="002D0D81">
        <w:t>5</w:t>
      </w:r>
      <w:r w:rsidRPr="002D0D81">
        <w:rPr>
          <w:rFonts w:hint="eastAsia"/>
        </w:rPr>
        <w:t>-</w:t>
      </w:r>
      <w:r w:rsidRPr="002D0D81">
        <w:t>2</w:t>
      </w:r>
      <w:r w:rsidRPr="002D0D81">
        <w:rPr>
          <w:rFonts w:hint="eastAsia"/>
        </w:rPr>
        <w:t>所示。</w:t>
      </w:r>
    </w:p>
    <w:p w14:paraId="5301760B" w14:textId="77777777" w:rsidR="00AD050D" w:rsidRPr="002D0D81" w:rsidRDefault="00AD050D" w:rsidP="009671BA">
      <w:pPr>
        <w:pStyle w:val="affa"/>
        <w:spacing w:line="360" w:lineRule="auto"/>
        <w:ind w:firstLineChars="0" w:firstLine="0"/>
        <w:jc w:val="center"/>
      </w:pPr>
      <w:r w:rsidRPr="002D0D81">
        <w:object w:dxaOrig="6180" w:dyaOrig="2191" w14:anchorId="30907A01">
          <v:shape id="_x0000_i1060" type="#_x0000_t75" style="width:242.25pt;height:86.25pt" o:ole="">
            <v:imagedata r:id="rId92" o:title=""/>
          </v:shape>
          <o:OLEObject Type="Embed" ProgID="Visio.Drawing.15" ShapeID="_x0000_i1060" DrawAspect="Content" ObjectID="_1627811653" r:id="rId93"/>
        </w:object>
      </w:r>
    </w:p>
    <w:p w14:paraId="7A1A6433" w14:textId="77777777" w:rsidR="00AD050D" w:rsidRPr="002D0D81" w:rsidRDefault="00AD050D" w:rsidP="009671BA">
      <w:pPr>
        <w:pStyle w:val="afff2"/>
      </w:pPr>
      <w:r w:rsidRPr="002D0D81">
        <w:rPr>
          <w:rFonts w:hint="eastAsia"/>
        </w:rPr>
        <w:t>图</w:t>
      </w:r>
      <w:r w:rsidRPr="002D0D81">
        <w:rPr>
          <w:rFonts w:hint="eastAsia"/>
        </w:rPr>
        <w:t>6-</w:t>
      </w:r>
      <w:r w:rsidRPr="002D0D81">
        <w:t>5</w:t>
      </w:r>
      <w:r w:rsidRPr="002D0D81">
        <w:rPr>
          <w:rFonts w:hint="eastAsia"/>
        </w:rPr>
        <w:t>-</w:t>
      </w:r>
      <w:r w:rsidRPr="002D0D81">
        <w:t xml:space="preserve">2  </w:t>
      </w:r>
      <w:r w:rsidRPr="002D0D81">
        <w:rPr>
          <w:rFonts w:hint="eastAsia"/>
        </w:rPr>
        <w:t>CBR</w:t>
      </w:r>
      <w:r w:rsidRPr="002D0D81">
        <w:t>检索机制</w:t>
      </w:r>
    </w:p>
    <w:p w14:paraId="6183016B" w14:textId="77777777" w:rsidR="00AD050D" w:rsidRPr="002D0D81" w:rsidRDefault="00AD050D" w:rsidP="009671BA"/>
    <w:p w14:paraId="79DA60AD" w14:textId="77777777" w:rsidR="00AD050D" w:rsidRPr="002D0D81" w:rsidRDefault="00AD050D" w:rsidP="009671BA">
      <w:pPr>
        <w:pStyle w:val="affa"/>
        <w:spacing w:line="360" w:lineRule="auto"/>
        <w:ind w:firstLine="480"/>
        <w:jc w:val="left"/>
      </w:pPr>
      <w:r w:rsidRPr="002D0D81">
        <w:rPr>
          <w:rFonts w:hint="eastAsia"/>
        </w:rPr>
        <w:t>系统的核心是用例产生机，其原理如下图所示。当用户输入新的用例检索文档后，</w:t>
      </w:r>
      <w:r w:rsidRPr="002D0D81">
        <w:rPr>
          <w:rFonts w:hint="eastAsia"/>
        </w:rPr>
        <w:t xml:space="preserve"> </w:t>
      </w:r>
      <w:r w:rsidRPr="002D0D81">
        <w:rPr>
          <w:rFonts w:hint="eastAsia"/>
        </w:rPr>
        <w:t>系统按如下图</w:t>
      </w:r>
      <w:r w:rsidRPr="002D0D81">
        <w:rPr>
          <w:rFonts w:hint="eastAsia"/>
        </w:rPr>
        <w:t>6-</w:t>
      </w:r>
      <w:r w:rsidRPr="002D0D81">
        <w:t>5</w:t>
      </w:r>
      <w:r w:rsidRPr="002D0D81">
        <w:rPr>
          <w:rFonts w:hint="eastAsia"/>
        </w:rPr>
        <w:t>-</w:t>
      </w:r>
      <w:r w:rsidRPr="002D0D81">
        <w:t>3</w:t>
      </w:r>
      <w:r w:rsidRPr="002D0D81">
        <w:rPr>
          <w:rFonts w:hint="eastAsia"/>
        </w:rPr>
        <w:t>机制处理：</w:t>
      </w:r>
    </w:p>
    <w:p w14:paraId="49BBC1E3" w14:textId="77777777" w:rsidR="00AD050D" w:rsidRPr="002D0D81" w:rsidRDefault="00AD050D" w:rsidP="009671BA">
      <w:pPr>
        <w:pStyle w:val="affa"/>
        <w:spacing w:line="360" w:lineRule="auto"/>
        <w:ind w:firstLineChars="0" w:firstLine="0"/>
        <w:jc w:val="center"/>
      </w:pPr>
      <w:r w:rsidRPr="002D0D81">
        <w:object w:dxaOrig="7965" w:dyaOrig="7110" w14:anchorId="31A555E0">
          <v:shape id="_x0000_i1061" type="#_x0000_t75" style="width:273pt;height:244.5pt" o:ole="">
            <v:imagedata r:id="rId94" o:title=""/>
          </v:shape>
          <o:OLEObject Type="Embed" ProgID="Visio.Drawing.15" ShapeID="_x0000_i1061" DrawAspect="Content" ObjectID="_1627811654" r:id="rId95"/>
        </w:object>
      </w:r>
    </w:p>
    <w:p w14:paraId="4309F0D0" w14:textId="77777777" w:rsidR="00AD050D" w:rsidRPr="002D0D81" w:rsidRDefault="00AD050D" w:rsidP="009671BA">
      <w:pPr>
        <w:pStyle w:val="affa"/>
        <w:spacing w:line="360" w:lineRule="auto"/>
        <w:ind w:firstLineChars="0" w:firstLine="0"/>
        <w:jc w:val="center"/>
      </w:pPr>
    </w:p>
    <w:p w14:paraId="6F68431C" w14:textId="77777777" w:rsidR="00AD050D" w:rsidRPr="002D0D81" w:rsidRDefault="00AD050D" w:rsidP="009671BA">
      <w:pPr>
        <w:pStyle w:val="afff2"/>
      </w:pPr>
      <w:r w:rsidRPr="002D0D81">
        <w:rPr>
          <w:rFonts w:hint="eastAsia"/>
        </w:rPr>
        <w:t>图</w:t>
      </w:r>
      <w:r w:rsidRPr="002D0D81">
        <w:rPr>
          <w:rFonts w:hint="eastAsia"/>
        </w:rPr>
        <w:t xml:space="preserve"> </w:t>
      </w:r>
      <w:r w:rsidRPr="002D0D81">
        <w:fldChar w:fldCharType="begin"/>
      </w:r>
      <w:r w:rsidRPr="002D0D81">
        <w:instrText xml:space="preserve"> </w:instrText>
      </w:r>
      <w:r w:rsidRPr="002D0D81">
        <w:rPr>
          <w:rFonts w:hint="eastAsia"/>
        </w:rPr>
        <w:instrText xml:space="preserve">SEQ </w:instrText>
      </w:r>
      <w:r w:rsidRPr="002D0D81">
        <w:rPr>
          <w:rFonts w:hint="eastAsia"/>
        </w:rPr>
        <w:instrText>图</w:instrText>
      </w:r>
      <w:r w:rsidRPr="002D0D81">
        <w:rPr>
          <w:rFonts w:hint="eastAsia"/>
        </w:rPr>
        <w:instrText xml:space="preserve"> \* ARABIC</w:instrText>
      </w:r>
      <w:r w:rsidRPr="002D0D81">
        <w:instrText xml:space="preserve"> </w:instrText>
      </w:r>
      <w:r w:rsidRPr="002D0D81">
        <w:fldChar w:fldCharType="separate"/>
      </w:r>
      <w:r w:rsidRPr="002D0D81">
        <w:rPr>
          <w:noProof/>
        </w:rPr>
        <w:t>6</w:t>
      </w:r>
      <w:r w:rsidRPr="002D0D81">
        <w:rPr>
          <w:rFonts w:hint="eastAsia"/>
          <w:noProof/>
        </w:rPr>
        <w:t>-</w:t>
      </w:r>
      <w:r w:rsidRPr="002D0D81">
        <w:rPr>
          <w:noProof/>
        </w:rPr>
        <w:t>5</w:t>
      </w:r>
      <w:r w:rsidRPr="002D0D81">
        <w:rPr>
          <w:rFonts w:hint="eastAsia"/>
          <w:noProof/>
        </w:rPr>
        <w:t>-</w:t>
      </w:r>
      <w:r w:rsidRPr="002D0D81">
        <w:rPr>
          <w:noProof/>
        </w:rPr>
        <w:t>3</w:t>
      </w:r>
      <w:r w:rsidRPr="002D0D81">
        <w:fldChar w:fldCharType="end"/>
      </w:r>
      <w:r w:rsidRPr="002D0D81">
        <w:t xml:space="preserve">  CBR</w:t>
      </w:r>
      <w:r w:rsidRPr="002D0D81">
        <w:t>搜索处理机制</w:t>
      </w:r>
    </w:p>
    <w:p w14:paraId="0DE38A6D" w14:textId="77777777" w:rsidR="00AD050D" w:rsidRPr="002D0D81" w:rsidRDefault="00AD050D" w:rsidP="009671BA"/>
    <w:p w14:paraId="6D4237CF"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1</w:t>
      </w:r>
      <w:r w:rsidRPr="002D0D81">
        <w:rPr>
          <w:rFonts w:hint="eastAsia"/>
        </w:rPr>
        <w:t>）搜索本地用例数据库，如果有完全相同的记录，则匹配成功，可直接获得结果用例。</w:t>
      </w:r>
    </w:p>
    <w:p w14:paraId="2063F397"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2</w:t>
      </w:r>
      <w:r w:rsidRPr="002D0D81">
        <w:rPr>
          <w:rFonts w:hint="eastAsia"/>
        </w:rPr>
        <w:t>）如果第一步匹配失败，则启动</w:t>
      </w:r>
      <w:r w:rsidRPr="002D0D81">
        <w:rPr>
          <w:rFonts w:hint="eastAsia"/>
        </w:rPr>
        <w:t>CBR</w:t>
      </w:r>
      <w:r w:rsidRPr="002D0D81">
        <w:rPr>
          <w:rFonts w:hint="eastAsia"/>
        </w:rPr>
        <w:t>，搜索相似用例。根据用例检索模式文档中的属性值和权重，进行推理。这里使用的相似性算法是最近邻近</w:t>
      </w:r>
      <w:r w:rsidRPr="002D0D81">
        <w:rPr>
          <w:rFonts w:hint="eastAsia"/>
        </w:rPr>
        <w:t>K</w:t>
      </w:r>
      <w:r w:rsidRPr="002D0D81">
        <w:t>-NN</w:t>
      </w:r>
      <w:r w:rsidRPr="002D0D81">
        <w:rPr>
          <w:rFonts w:hint="eastAsia"/>
        </w:rPr>
        <w:t>算法，系统会选择最大相似度用例，作为进行差异比较的对象。</w:t>
      </w:r>
    </w:p>
    <w:p w14:paraId="3584B735" w14:textId="77777777" w:rsidR="00AD050D" w:rsidRPr="002D0D81" w:rsidRDefault="00AD050D" w:rsidP="009671BA">
      <w:pPr>
        <w:pStyle w:val="affa"/>
        <w:spacing w:line="360" w:lineRule="auto"/>
        <w:ind w:firstLine="480"/>
        <w:jc w:val="left"/>
      </w:pPr>
      <w:r w:rsidRPr="002D0D81">
        <w:rPr>
          <w:rFonts w:hint="eastAsia"/>
        </w:rPr>
        <w:t>考虑到对测试用例的复杂性带来的修改的复杂性，为了减小用例修改的成本，设置一个最小匹配度；如果推理匹配度小于此值，则系统失败退出；否则给出最匹配用例和新需求用例的差异文档并给出差异提示。</w:t>
      </w:r>
    </w:p>
    <w:p w14:paraId="3F752D71"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3</w:t>
      </w:r>
      <w:r w:rsidRPr="002D0D81">
        <w:rPr>
          <w:rFonts w:hint="eastAsia"/>
        </w:rPr>
        <w:t>）用户根据差异提示，决定是否启用动态配置。</w:t>
      </w:r>
    </w:p>
    <w:p w14:paraId="0D5D22F1" w14:textId="77777777" w:rsidR="00AD050D" w:rsidRPr="002D0D81" w:rsidRDefault="00AD050D" w:rsidP="009671BA">
      <w:pPr>
        <w:pStyle w:val="affa"/>
        <w:spacing w:line="360" w:lineRule="auto"/>
        <w:ind w:firstLine="480"/>
        <w:jc w:val="left"/>
      </w:pPr>
      <w:r w:rsidRPr="002D0D81">
        <w:rPr>
          <w:rFonts w:hint="eastAsia"/>
        </w:rPr>
        <w:t>差异提示是差异文档在用户界面的显示；差异文档是新需求用例和</w:t>
      </w:r>
      <w:r w:rsidRPr="002D0D81">
        <w:rPr>
          <w:rFonts w:hint="eastAsia"/>
        </w:rPr>
        <w:t>CBR</w:t>
      </w:r>
      <w:r w:rsidRPr="002D0D81">
        <w:rPr>
          <w:rFonts w:hint="eastAsia"/>
        </w:rPr>
        <w:t>推理获得的最匹配用例存储模式</w:t>
      </w:r>
      <w:r w:rsidRPr="002D0D81">
        <w:rPr>
          <w:rFonts w:hint="eastAsia"/>
        </w:rPr>
        <w:t>X</w:t>
      </w:r>
      <w:r w:rsidRPr="002D0D81">
        <w:t>ML</w:t>
      </w:r>
      <w:r w:rsidRPr="002D0D81">
        <w:rPr>
          <w:rFonts w:hint="eastAsia"/>
        </w:rPr>
        <w:t>文件比对的差异结果，其结构同用例存储模式文档。</w:t>
      </w:r>
    </w:p>
    <w:p w14:paraId="491237B0"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4</w:t>
      </w:r>
      <w:r w:rsidRPr="002D0D81">
        <w:rPr>
          <w:rFonts w:hint="eastAsia"/>
        </w:rPr>
        <w:t>）在启用动态配置进行自动修改结束后，系统会给出修改结果，包括测试数据和期望结果、测试流程、测试脚本等，提示用户进行确认，如果结果满足测试要求，则确认，否则对结果进行人工修改进行修正。这一过程主要是满足测试的准确性要求。</w:t>
      </w:r>
    </w:p>
    <w:p w14:paraId="5AEF475B"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5</w:t>
      </w:r>
      <w:r w:rsidRPr="002D0D81">
        <w:rPr>
          <w:rFonts w:hint="eastAsia"/>
        </w:rPr>
        <w:t>）人工修改过程相对复杂，需要用户根据测试需求调整最匹配用例的测试数据、</w:t>
      </w:r>
      <w:r w:rsidRPr="002D0D81">
        <w:rPr>
          <w:rFonts w:hint="eastAsia"/>
        </w:rPr>
        <w:t xml:space="preserve"> </w:t>
      </w:r>
      <w:r w:rsidRPr="002D0D81">
        <w:rPr>
          <w:rFonts w:hint="eastAsia"/>
        </w:rPr>
        <w:t>步骤和测试脚本，并根据这三者确定正确的期望结果。</w:t>
      </w:r>
    </w:p>
    <w:p w14:paraId="289167E5" w14:textId="77777777" w:rsidR="00AD050D" w:rsidRPr="002D0D81" w:rsidRDefault="00AD050D" w:rsidP="009671BA">
      <w:pPr>
        <w:pStyle w:val="affa"/>
        <w:spacing w:line="360" w:lineRule="auto"/>
        <w:ind w:firstLine="480"/>
        <w:jc w:val="left"/>
      </w:pPr>
      <w:r w:rsidRPr="002D0D81">
        <w:rPr>
          <w:rFonts w:hint="eastAsia"/>
        </w:rPr>
        <w:t>在这几个过程中需要注意以下问题：</w:t>
      </w:r>
    </w:p>
    <w:p w14:paraId="6D4B7D00" w14:textId="77777777" w:rsidR="00AD050D" w:rsidRPr="002D0D81" w:rsidRDefault="00AD050D" w:rsidP="00607083">
      <w:pPr>
        <w:pStyle w:val="affa"/>
        <w:numPr>
          <w:ilvl w:val="0"/>
          <w:numId w:val="34"/>
        </w:numPr>
        <w:spacing w:line="360" w:lineRule="auto"/>
        <w:ind w:firstLineChars="0"/>
        <w:jc w:val="left"/>
      </w:pPr>
      <w:r w:rsidRPr="002D0D81">
        <w:rPr>
          <w:rFonts w:hint="eastAsia"/>
        </w:rPr>
        <w:t>最小匹配度的设置问题</w:t>
      </w:r>
    </w:p>
    <w:p w14:paraId="04076DC7" w14:textId="77777777" w:rsidR="00AD050D" w:rsidRPr="002D0D81" w:rsidRDefault="00AD050D" w:rsidP="009671BA">
      <w:pPr>
        <w:pStyle w:val="affa"/>
        <w:spacing w:line="360" w:lineRule="auto"/>
        <w:ind w:firstLine="480"/>
        <w:jc w:val="left"/>
      </w:pPr>
      <w:r w:rsidRPr="002D0D81">
        <w:rPr>
          <w:rFonts w:hint="eastAsia"/>
        </w:rPr>
        <w:t>如果太小，会导致对用例的修改代价太高；而如果太大，则导致复用度太低，所以在设置时需要慎重，系统根据经验对不同的用例给出一个参考最小匹配度。</w:t>
      </w:r>
    </w:p>
    <w:p w14:paraId="2C0B19AD" w14:textId="77777777" w:rsidR="00AD050D" w:rsidRPr="002D0D81" w:rsidRDefault="00AD050D" w:rsidP="00607083">
      <w:pPr>
        <w:pStyle w:val="affa"/>
        <w:numPr>
          <w:ilvl w:val="0"/>
          <w:numId w:val="34"/>
        </w:numPr>
        <w:spacing w:line="360" w:lineRule="auto"/>
        <w:ind w:firstLineChars="0"/>
        <w:jc w:val="left"/>
      </w:pPr>
      <w:r w:rsidRPr="002D0D81">
        <w:rPr>
          <w:rFonts w:hint="eastAsia"/>
        </w:rPr>
        <w:t>动态配置的启动问题</w:t>
      </w:r>
    </w:p>
    <w:p w14:paraId="40E4C608" w14:textId="77777777" w:rsidR="00AD050D" w:rsidRPr="002D0D81" w:rsidRDefault="00AD050D" w:rsidP="009671BA">
      <w:pPr>
        <w:pStyle w:val="affa"/>
        <w:spacing w:line="360" w:lineRule="auto"/>
        <w:ind w:firstLine="480"/>
        <w:jc w:val="left"/>
      </w:pPr>
      <w:r w:rsidRPr="002D0D81">
        <w:rPr>
          <w:rFonts w:hint="eastAsia"/>
        </w:rPr>
        <w:t>动态配置的启动问题实际是自动修改和人工修改的界限划分问题。启动的标准是：</w:t>
      </w:r>
      <w:r w:rsidRPr="002D0D81">
        <w:rPr>
          <w:rFonts w:hint="eastAsia"/>
        </w:rPr>
        <w:t xml:space="preserve"> </w:t>
      </w:r>
      <w:r w:rsidRPr="002D0D81">
        <w:rPr>
          <w:rFonts w:hint="eastAsia"/>
        </w:rPr>
        <w:t>如果仅对测试数据和测试步骤的配置，对测试脚本的改动较小，则启动动态配置；否则，</w:t>
      </w:r>
      <w:r w:rsidRPr="002D0D81">
        <w:rPr>
          <w:rFonts w:hint="eastAsia"/>
        </w:rPr>
        <w:t xml:space="preserve"> </w:t>
      </w:r>
      <w:r w:rsidRPr="002D0D81">
        <w:rPr>
          <w:rFonts w:hint="eastAsia"/>
        </w:rPr>
        <w:t>需要人工修改用例。这一过程充分体现了测试经验对于软件测试的重要性，</w:t>
      </w:r>
      <w:r w:rsidRPr="002D0D81">
        <w:rPr>
          <w:rFonts w:hint="eastAsia"/>
        </w:rPr>
        <w:t xml:space="preserve"> </w:t>
      </w:r>
      <w:r w:rsidRPr="002D0D81">
        <w:rPr>
          <w:rFonts w:hint="eastAsia"/>
        </w:rPr>
        <w:t>丰富的用例设计和测试配置经验会使得这一决策过程游刃有余。比如预期结果总体分为两类：一类为是</w:t>
      </w:r>
      <w:r w:rsidRPr="002D0D81">
        <w:rPr>
          <w:rFonts w:hint="eastAsia"/>
        </w:rPr>
        <w:t>/</w:t>
      </w:r>
      <w:r w:rsidRPr="002D0D81">
        <w:rPr>
          <w:rFonts w:hint="eastAsia"/>
        </w:rPr>
        <w:t>否（真</w:t>
      </w:r>
      <w:r w:rsidRPr="002D0D81">
        <w:rPr>
          <w:rFonts w:hint="eastAsia"/>
        </w:rPr>
        <w:t>/</w:t>
      </w:r>
      <w:r w:rsidRPr="002D0D81">
        <w:rPr>
          <w:rFonts w:hint="eastAsia"/>
        </w:rPr>
        <w:t>假、对</w:t>
      </w:r>
      <w:r w:rsidRPr="002D0D81">
        <w:rPr>
          <w:rFonts w:hint="eastAsia"/>
        </w:rPr>
        <w:t>/</w:t>
      </w:r>
      <w:r w:rsidRPr="002D0D81">
        <w:rPr>
          <w:rFonts w:hint="eastAsia"/>
        </w:rPr>
        <w:t>错）等判定性数据；另一类是测试数据经过软件作用后的真实结果。后者在多数情况下需要人工修改。</w:t>
      </w:r>
    </w:p>
    <w:p w14:paraId="238E05FD" w14:textId="77777777" w:rsidR="00AD050D" w:rsidRPr="002D0D81" w:rsidRDefault="00AD050D" w:rsidP="00183012">
      <w:pPr>
        <w:pStyle w:val="3"/>
      </w:pPr>
      <w:bookmarkStart w:id="92" w:name="_Toc16632700"/>
      <w:r w:rsidRPr="002D0D81">
        <w:t>用例的检索模式文档的设计</w:t>
      </w:r>
      <w:bookmarkEnd w:id="92"/>
    </w:p>
    <w:p w14:paraId="1A886FAA" w14:textId="77777777" w:rsidR="00AD050D" w:rsidRPr="002D0D81" w:rsidRDefault="00AD050D" w:rsidP="009671BA">
      <w:pPr>
        <w:pStyle w:val="affa"/>
        <w:spacing w:line="360" w:lineRule="auto"/>
        <w:ind w:firstLine="480"/>
        <w:jc w:val="left"/>
      </w:pPr>
      <w:r w:rsidRPr="002D0D81">
        <w:rPr>
          <w:rFonts w:hint="eastAsia"/>
        </w:rPr>
        <w:t>为了更好地匹配已有的用例，项目用</w:t>
      </w:r>
      <w:r w:rsidRPr="002D0D81">
        <w:rPr>
          <w:rFonts w:hint="eastAsia"/>
        </w:rPr>
        <w:t>XML</w:t>
      </w:r>
      <w:r w:rsidRPr="002D0D81">
        <w:rPr>
          <w:rFonts w:hint="eastAsia"/>
        </w:rPr>
        <w:t>文件定义了一个搜索文模式作为匹配条件，</w:t>
      </w:r>
      <w:r w:rsidRPr="002D0D81">
        <w:rPr>
          <w:rFonts w:hint="eastAsia"/>
        </w:rPr>
        <w:t xml:space="preserve"> </w:t>
      </w:r>
      <w:r w:rsidRPr="002D0D81">
        <w:rPr>
          <w:rFonts w:hint="eastAsia"/>
        </w:rPr>
        <w:t>并为每一个条件确定了比重。其中，测试数据作为输入；而最重要的是测试目的的描述及其权重的定义，鉴于不同测试用例设计者对测试目的描述的差异性，引入了关键字，来更加精确地描述测试目的，同时，降低测试目的描述的权重，从而提高了关键字的权重。给出示例描述如下：</w:t>
      </w:r>
    </w:p>
    <w:p w14:paraId="7F307B6F" w14:textId="77777777" w:rsidR="00AD050D" w:rsidRPr="002D0D81" w:rsidRDefault="00AD050D" w:rsidP="009671BA">
      <w:pPr>
        <w:pStyle w:val="affa"/>
        <w:spacing w:line="360" w:lineRule="auto"/>
        <w:ind w:firstLine="480"/>
        <w:jc w:val="left"/>
      </w:pPr>
    </w:p>
    <w:p w14:paraId="01FC57C0" w14:textId="77777777" w:rsidR="00AD050D" w:rsidRPr="002D0D81" w:rsidRDefault="00AD050D" w:rsidP="009671BA">
      <w:pPr>
        <w:pStyle w:val="affa"/>
        <w:spacing w:line="360" w:lineRule="auto"/>
        <w:ind w:firstLine="480"/>
        <w:jc w:val="left"/>
      </w:pPr>
      <w:r w:rsidRPr="002D0D81">
        <w:rPr>
          <w:rFonts w:hint="eastAsia"/>
        </w:rPr>
        <w:t>&lt;?</w:t>
      </w:r>
      <w:r w:rsidRPr="002D0D81">
        <w:t>xml version=</w:t>
      </w:r>
      <w:r w:rsidRPr="002D0D81">
        <w:rPr>
          <w:rFonts w:hint="eastAsia"/>
        </w:rPr>
        <w:t>“</w:t>
      </w:r>
      <w:r w:rsidRPr="002D0D81">
        <w:rPr>
          <w:rFonts w:hint="eastAsia"/>
        </w:rPr>
        <w:t>1.0</w:t>
      </w:r>
      <w:r w:rsidRPr="002D0D81">
        <w:rPr>
          <w:rFonts w:hint="eastAsia"/>
        </w:rPr>
        <w:t>”</w:t>
      </w:r>
      <w:r w:rsidRPr="002D0D81">
        <w:rPr>
          <w:rFonts w:hint="eastAsia"/>
        </w:rPr>
        <w:t>encoding=</w:t>
      </w:r>
      <w:r w:rsidRPr="002D0D81">
        <w:rPr>
          <w:rFonts w:hint="eastAsia"/>
        </w:rPr>
        <w:t>“</w:t>
      </w:r>
      <w:r w:rsidRPr="002D0D81">
        <w:t>gb2312</w:t>
      </w:r>
      <w:r w:rsidRPr="002D0D81">
        <w:rPr>
          <w:rFonts w:hint="eastAsia"/>
        </w:rPr>
        <w:t>”</w:t>
      </w:r>
      <w:r w:rsidRPr="002D0D81">
        <w:rPr>
          <w:rFonts w:hint="eastAsia"/>
        </w:rPr>
        <w:t>?&gt;</w:t>
      </w:r>
      <w:r w:rsidRPr="002D0D81">
        <w:t>search-condingtions xmlns:xsi=</w:t>
      </w:r>
      <w:hyperlink r:id="rId96" w:history="1">
        <w:r w:rsidRPr="002D0D81">
          <w:rPr>
            <w:rStyle w:val="af4"/>
          </w:rPr>
          <w:t>http://www.w3.org/2001/XML Schema-instanee</w:t>
        </w:r>
      </w:hyperlink>
      <w:r w:rsidRPr="002D0D81">
        <w:t xml:space="preserve"> </w:t>
      </w:r>
      <w:r w:rsidRPr="002D0D81">
        <w:rPr>
          <w:rFonts w:hint="eastAsia"/>
        </w:rPr>
        <w:t>x</w:t>
      </w:r>
      <w:r w:rsidRPr="002D0D81">
        <w:t>si:noNamespaeeSchernal.ocation-</w:t>
      </w:r>
      <w:r w:rsidRPr="002D0D81">
        <w:rPr>
          <w:rFonts w:hint="eastAsia"/>
        </w:rPr>
        <w:t>“</w:t>
      </w:r>
      <w:r w:rsidRPr="002D0D81">
        <w:t>condition-schema.xsd</w:t>
      </w:r>
      <w:r w:rsidRPr="002D0D81">
        <w:rPr>
          <w:rFonts w:hint="eastAsia"/>
        </w:rPr>
        <w:t>”</w:t>
      </w:r>
      <w:r w:rsidRPr="002D0D81">
        <w:rPr>
          <w:rFonts w:hint="eastAsia"/>
        </w:rPr>
        <w:t>&gt;</w:t>
      </w:r>
    </w:p>
    <w:p w14:paraId="48BF0F21" w14:textId="77777777" w:rsidR="00AD050D" w:rsidRPr="002D0D81" w:rsidRDefault="00AD050D" w:rsidP="009671BA">
      <w:pPr>
        <w:pStyle w:val="affa"/>
        <w:spacing w:line="360" w:lineRule="auto"/>
        <w:ind w:firstLine="480"/>
        <w:jc w:val="left"/>
      </w:pPr>
      <w:r w:rsidRPr="002D0D81">
        <w:t>&lt;case&gt;</w:t>
      </w:r>
    </w:p>
    <w:p w14:paraId="64B44F89" w14:textId="77777777" w:rsidR="00AD050D" w:rsidRPr="002D0D81" w:rsidRDefault="00AD050D" w:rsidP="009671BA">
      <w:pPr>
        <w:pStyle w:val="affa"/>
        <w:spacing w:line="360" w:lineRule="auto"/>
        <w:ind w:firstLineChars="400" w:firstLine="960"/>
        <w:jc w:val="left"/>
      </w:pPr>
      <w:r w:rsidRPr="002D0D81">
        <w:t>&lt;purposes&gt;</w:t>
      </w:r>
    </w:p>
    <w:p w14:paraId="745C36D9" w14:textId="77777777" w:rsidR="00AD050D" w:rsidRPr="002D0D81" w:rsidRDefault="00AD050D" w:rsidP="009671BA">
      <w:pPr>
        <w:pStyle w:val="affa"/>
        <w:spacing w:line="360" w:lineRule="auto"/>
        <w:ind w:firstLineChars="700" w:firstLine="1680"/>
        <w:jc w:val="left"/>
      </w:pPr>
      <w:r w:rsidRPr="002D0D81">
        <w:t>&lt;purposes weight=</w:t>
      </w:r>
      <w:r w:rsidRPr="002D0D81">
        <w:rPr>
          <w:rFonts w:hint="eastAsia"/>
        </w:rPr>
        <w:t>“</w:t>
      </w:r>
      <w:r w:rsidRPr="002D0D81">
        <w:t>0.1</w:t>
      </w:r>
      <w:r w:rsidRPr="002D0D81">
        <w:rPr>
          <w:rFonts w:hint="eastAsia"/>
        </w:rPr>
        <w:t>”</w:t>
      </w:r>
      <w:r w:rsidRPr="002D0D81">
        <w:rPr>
          <w:rFonts w:hint="eastAsia"/>
        </w:rPr>
        <w:t>&gt;</w:t>
      </w:r>
      <w:r w:rsidRPr="002D0D81">
        <w:rPr>
          <w:rFonts w:hint="eastAsia"/>
        </w:rPr>
        <w:t>登录</w:t>
      </w:r>
      <w:r w:rsidRPr="002D0D81">
        <w:t>验证</w:t>
      </w:r>
      <w:r w:rsidRPr="002D0D81">
        <w:t>&lt;</w:t>
      </w:r>
      <w:r w:rsidRPr="002D0D81">
        <w:rPr>
          <w:rFonts w:hint="eastAsia"/>
        </w:rPr>
        <w:t>/purpose</w:t>
      </w:r>
      <w:r w:rsidRPr="002D0D81">
        <w:t>&gt;</w:t>
      </w:r>
    </w:p>
    <w:p w14:paraId="10B11B3F" w14:textId="77777777" w:rsidR="00AD050D" w:rsidRPr="002D0D81" w:rsidRDefault="00AD050D" w:rsidP="009671BA">
      <w:pPr>
        <w:pStyle w:val="affa"/>
        <w:spacing w:line="360" w:lineRule="auto"/>
        <w:ind w:firstLineChars="383" w:firstLine="919"/>
        <w:jc w:val="left"/>
      </w:pPr>
      <w:r w:rsidRPr="002D0D81">
        <w:t>&lt;/purposes&gt;</w:t>
      </w:r>
    </w:p>
    <w:p w14:paraId="756EEF77" w14:textId="77777777" w:rsidR="00AD050D" w:rsidRPr="002D0D81" w:rsidRDefault="00AD050D" w:rsidP="009671BA">
      <w:pPr>
        <w:pStyle w:val="affa"/>
        <w:spacing w:line="360" w:lineRule="auto"/>
        <w:ind w:firstLineChars="333" w:firstLine="799"/>
        <w:jc w:val="left"/>
      </w:pPr>
      <w:r w:rsidRPr="002D0D81">
        <w:t>&lt;keys&gt;</w:t>
      </w:r>
    </w:p>
    <w:p w14:paraId="3BE58F2F" w14:textId="77777777" w:rsidR="00AD050D" w:rsidRPr="002D0D81" w:rsidRDefault="00AD050D" w:rsidP="009671BA">
      <w:pPr>
        <w:pStyle w:val="affa"/>
        <w:spacing w:line="360" w:lineRule="auto"/>
        <w:ind w:firstLineChars="600" w:firstLine="1440"/>
        <w:jc w:val="left"/>
      </w:pPr>
      <w:r w:rsidRPr="002D0D81">
        <w:t>key weight=</w:t>
      </w:r>
      <w:r w:rsidRPr="002D0D81">
        <w:rPr>
          <w:rFonts w:hint="eastAsia"/>
        </w:rPr>
        <w:t>“</w:t>
      </w:r>
      <w:r w:rsidRPr="002D0D81">
        <w:rPr>
          <w:rFonts w:hint="eastAsia"/>
        </w:rPr>
        <w:t>1.0</w:t>
      </w:r>
      <w:r w:rsidRPr="002D0D81">
        <w:rPr>
          <w:rFonts w:hint="eastAsia"/>
        </w:rPr>
        <w:t>”登录</w:t>
      </w:r>
      <w:r w:rsidRPr="002D0D81">
        <w:t>&lt;</w:t>
      </w:r>
      <w:r w:rsidRPr="002D0D81">
        <w:rPr>
          <w:rFonts w:hint="eastAsia"/>
        </w:rPr>
        <w:t>/key</w:t>
      </w:r>
      <w:r w:rsidRPr="002D0D81">
        <w:t>&gt;</w:t>
      </w:r>
    </w:p>
    <w:p w14:paraId="70B2C7BA" w14:textId="77777777" w:rsidR="00AD050D" w:rsidRPr="002D0D81" w:rsidRDefault="00AD050D" w:rsidP="009671BA">
      <w:pPr>
        <w:pStyle w:val="affa"/>
        <w:spacing w:line="360" w:lineRule="auto"/>
        <w:ind w:firstLineChars="450" w:firstLine="1080"/>
        <w:jc w:val="left"/>
      </w:pPr>
      <w:r w:rsidRPr="002D0D81">
        <w:rPr>
          <w:rFonts w:hint="eastAsia"/>
        </w:rPr>
        <w:t>&lt;/keys)</w:t>
      </w:r>
    </w:p>
    <w:p w14:paraId="15A5199E" w14:textId="77777777" w:rsidR="00AD050D" w:rsidRPr="002D0D81" w:rsidRDefault="00AD050D" w:rsidP="009671BA">
      <w:pPr>
        <w:pStyle w:val="affa"/>
        <w:spacing w:line="360" w:lineRule="auto"/>
        <w:ind w:firstLineChars="450" w:firstLine="1080"/>
        <w:jc w:val="left"/>
      </w:pPr>
      <w:r w:rsidRPr="002D0D81">
        <w:t>&lt;</w:t>
      </w:r>
      <w:r w:rsidRPr="002D0D81">
        <w:rPr>
          <w:rFonts w:hint="eastAsia"/>
        </w:rPr>
        <w:t>os weight=</w:t>
      </w:r>
      <w:r w:rsidRPr="002D0D81">
        <w:rPr>
          <w:rFonts w:hint="eastAsia"/>
        </w:rPr>
        <w:t>“</w:t>
      </w:r>
      <w:r w:rsidRPr="002D0D81">
        <w:t>0.1</w:t>
      </w:r>
      <w:r w:rsidRPr="002D0D81">
        <w:rPr>
          <w:rFonts w:hint="eastAsia"/>
        </w:rPr>
        <w:t>”</w:t>
      </w:r>
      <w:r w:rsidRPr="002D0D81">
        <w:t>&gt;</w:t>
      </w:r>
      <w:r w:rsidRPr="002D0D81">
        <w:rPr>
          <w:rFonts w:hint="eastAsia"/>
        </w:rPr>
        <w:t>Linux&lt;/os</w:t>
      </w:r>
      <w:r w:rsidRPr="002D0D81">
        <w:t>&gt;</w:t>
      </w:r>
    </w:p>
    <w:p w14:paraId="79D47D5D" w14:textId="77777777" w:rsidR="00AD050D" w:rsidRPr="002D0D81" w:rsidRDefault="00AD050D" w:rsidP="009671BA">
      <w:pPr>
        <w:pStyle w:val="affa"/>
        <w:spacing w:line="360" w:lineRule="auto"/>
        <w:ind w:firstLineChars="450" w:firstLine="1080"/>
        <w:jc w:val="left"/>
      </w:pPr>
      <w:r w:rsidRPr="002D0D81">
        <w:t>&lt;</w:t>
      </w:r>
      <w:r w:rsidRPr="002D0D81">
        <w:rPr>
          <w:rFonts w:hint="eastAsia"/>
        </w:rPr>
        <w:t>e</w:t>
      </w:r>
      <w:r w:rsidRPr="002D0D81">
        <w:t>nv&gt; weight=</w:t>
      </w:r>
      <w:r w:rsidRPr="002D0D81">
        <w:rPr>
          <w:rFonts w:hint="eastAsia"/>
        </w:rPr>
        <w:t>“</w:t>
      </w:r>
      <w:r w:rsidRPr="002D0D81">
        <w:t>0.5</w:t>
      </w:r>
      <w:r w:rsidRPr="002D0D81">
        <w:rPr>
          <w:rFonts w:hint="eastAsia"/>
        </w:rPr>
        <w:t>”</w:t>
      </w:r>
      <w:r w:rsidRPr="002D0D81">
        <w:rPr>
          <w:rFonts w:hint="eastAsia"/>
        </w:rPr>
        <w:t>&gt;A</w:t>
      </w:r>
      <w:r w:rsidRPr="002D0D81">
        <w:t xml:space="preserve">pache </w:t>
      </w:r>
      <w:r w:rsidRPr="002D0D81">
        <w:rPr>
          <w:rFonts w:hint="eastAsia"/>
        </w:rPr>
        <w:t>2.0&lt;/</w:t>
      </w:r>
      <w:r w:rsidRPr="002D0D81">
        <w:t>env&gt;</w:t>
      </w:r>
    </w:p>
    <w:p w14:paraId="67DA571D" w14:textId="77777777" w:rsidR="00AD050D" w:rsidRPr="002D0D81" w:rsidRDefault="00AD050D" w:rsidP="009671BA">
      <w:pPr>
        <w:pStyle w:val="affa"/>
        <w:spacing w:line="360" w:lineRule="auto"/>
        <w:ind w:firstLineChars="450" w:firstLine="1080"/>
        <w:jc w:val="left"/>
      </w:pPr>
      <w:r w:rsidRPr="002D0D81">
        <w:t>&lt;db weight=</w:t>
      </w:r>
      <w:r w:rsidRPr="002D0D81">
        <w:rPr>
          <w:rFonts w:hint="eastAsia"/>
        </w:rPr>
        <w:t>“</w:t>
      </w:r>
      <w:r w:rsidRPr="002D0D81">
        <w:t>0.5</w:t>
      </w:r>
      <w:r w:rsidRPr="002D0D81">
        <w:rPr>
          <w:rFonts w:hint="eastAsia"/>
        </w:rPr>
        <w:t>”</w:t>
      </w:r>
      <w:r w:rsidRPr="002D0D81">
        <w:t>&gt;</w:t>
      </w:r>
      <w:r w:rsidRPr="002D0D81">
        <w:rPr>
          <w:rFonts w:hint="eastAsia"/>
        </w:rPr>
        <w:t>My SQL</w:t>
      </w:r>
      <w:r w:rsidRPr="002D0D81">
        <w:t xml:space="preserve"> 8.0&lt;/db&gt;</w:t>
      </w:r>
    </w:p>
    <w:p w14:paraId="3E4CD6F7" w14:textId="77777777" w:rsidR="00AD050D" w:rsidRPr="002D0D81" w:rsidRDefault="00AD050D" w:rsidP="009671BA">
      <w:pPr>
        <w:pStyle w:val="affa"/>
        <w:spacing w:line="360" w:lineRule="auto"/>
        <w:ind w:firstLineChars="483" w:firstLine="1159"/>
        <w:jc w:val="left"/>
      </w:pPr>
      <w:r w:rsidRPr="002D0D81">
        <w:t>&lt;arch weight=</w:t>
      </w:r>
      <w:r w:rsidRPr="002D0D81">
        <w:rPr>
          <w:rFonts w:hint="eastAsia"/>
        </w:rPr>
        <w:t>“</w:t>
      </w:r>
      <w:r w:rsidRPr="002D0D81">
        <w:t>0.3</w:t>
      </w:r>
      <w:r w:rsidRPr="002D0D81">
        <w:rPr>
          <w:rFonts w:hint="eastAsia"/>
        </w:rPr>
        <w:t>”</w:t>
      </w:r>
      <w:r w:rsidRPr="002D0D81">
        <w:rPr>
          <w:rFonts w:hint="eastAsia"/>
        </w:rPr>
        <w:t>&gt;BS&lt;/arch</w:t>
      </w:r>
      <w:r w:rsidRPr="002D0D81">
        <w:t>&gt;</w:t>
      </w:r>
    </w:p>
    <w:p w14:paraId="24DF9CFF" w14:textId="77777777" w:rsidR="00AD050D" w:rsidRPr="002D0D81" w:rsidRDefault="00AD050D" w:rsidP="009671BA">
      <w:pPr>
        <w:pStyle w:val="affa"/>
        <w:spacing w:line="360" w:lineRule="auto"/>
        <w:ind w:firstLineChars="500" w:firstLine="1200"/>
        <w:jc w:val="left"/>
      </w:pPr>
      <w:r w:rsidRPr="002D0D81">
        <w:t>&lt;Inputs&gt;</w:t>
      </w:r>
    </w:p>
    <w:p w14:paraId="31969F41" w14:textId="77777777" w:rsidR="00AD050D" w:rsidRPr="002D0D81" w:rsidRDefault="00AD050D" w:rsidP="009671BA">
      <w:pPr>
        <w:pStyle w:val="affa"/>
        <w:spacing w:line="360" w:lineRule="auto"/>
        <w:ind w:firstLineChars="700" w:firstLine="1680"/>
        <w:jc w:val="left"/>
      </w:pPr>
      <w:r w:rsidRPr="002D0D81">
        <w:t>&lt;Input weight=</w:t>
      </w:r>
      <w:r w:rsidRPr="002D0D81">
        <w:rPr>
          <w:rFonts w:hint="eastAsia"/>
        </w:rPr>
        <w:t>“</w:t>
      </w:r>
      <w:r w:rsidRPr="002D0D81">
        <w:t>0.5</w:t>
      </w:r>
      <w:r w:rsidRPr="002D0D81">
        <w:rPr>
          <w:rFonts w:hint="eastAsia"/>
        </w:rPr>
        <w:t>”</w:t>
      </w:r>
      <w:r w:rsidRPr="002D0D81">
        <w:rPr>
          <w:rFonts w:hint="eastAsia"/>
        </w:rPr>
        <w:t>&gt;</w:t>
      </w:r>
    </w:p>
    <w:p w14:paraId="7A68586D" w14:textId="77777777" w:rsidR="00AD050D" w:rsidRPr="002D0D81" w:rsidRDefault="00AD050D" w:rsidP="009671BA">
      <w:pPr>
        <w:pStyle w:val="affa"/>
        <w:spacing w:line="360" w:lineRule="auto"/>
        <w:ind w:firstLineChars="700" w:firstLine="1680"/>
        <w:jc w:val="left"/>
      </w:pPr>
      <w:r w:rsidRPr="002D0D81">
        <w:rPr>
          <w:rFonts w:hint="eastAsia"/>
        </w:rPr>
        <w:t>&lt;type</w:t>
      </w:r>
      <w:r w:rsidRPr="002D0D81">
        <w:t>&gt;</w:t>
      </w:r>
      <w:r w:rsidRPr="002D0D81">
        <w:rPr>
          <w:rFonts w:hint="eastAsia"/>
        </w:rPr>
        <w:t xml:space="preserve"> int</w:t>
      </w:r>
      <w:r w:rsidRPr="002D0D81">
        <w:t>&lt;</w:t>
      </w:r>
      <w:r w:rsidRPr="002D0D81">
        <w:rPr>
          <w:rFonts w:hint="eastAsia"/>
        </w:rPr>
        <w:t>/type</w:t>
      </w:r>
      <w:r w:rsidRPr="002D0D81">
        <w:t>&gt;</w:t>
      </w:r>
    </w:p>
    <w:p w14:paraId="1015494F" w14:textId="77777777" w:rsidR="00AD050D" w:rsidRPr="002D0D81" w:rsidRDefault="00AD050D" w:rsidP="009671BA">
      <w:pPr>
        <w:pStyle w:val="affa"/>
        <w:spacing w:line="360" w:lineRule="auto"/>
        <w:ind w:firstLineChars="700" w:firstLine="1680"/>
        <w:jc w:val="left"/>
      </w:pPr>
      <w:r w:rsidRPr="002D0D81">
        <w:t>&lt;</w:t>
      </w:r>
      <w:r w:rsidRPr="002D0D81">
        <w:rPr>
          <w:rFonts w:hint="eastAsia"/>
        </w:rPr>
        <w:t>length</w:t>
      </w:r>
      <w:r w:rsidRPr="002D0D81">
        <w:t>&gt;</w:t>
      </w:r>
      <w:r w:rsidRPr="002D0D81">
        <w:rPr>
          <w:rFonts w:hint="eastAsia"/>
        </w:rPr>
        <w:t>)4</w:t>
      </w:r>
      <w:r w:rsidRPr="002D0D81">
        <w:t>&lt;</w:t>
      </w:r>
      <w:r w:rsidRPr="002D0D81">
        <w:rPr>
          <w:rFonts w:hint="eastAsia"/>
        </w:rPr>
        <w:t>/length</w:t>
      </w:r>
      <w:r w:rsidRPr="002D0D81">
        <w:t>&gt;</w:t>
      </w:r>
    </w:p>
    <w:p w14:paraId="1BAA0AFB" w14:textId="77777777" w:rsidR="00AD050D" w:rsidRPr="002D0D81" w:rsidRDefault="00AD050D" w:rsidP="009671BA">
      <w:pPr>
        <w:pStyle w:val="affa"/>
        <w:spacing w:line="360" w:lineRule="auto"/>
        <w:ind w:firstLineChars="700" w:firstLine="1680"/>
        <w:jc w:val="left"/>
      </w:pPr>
      <w:r w:rsidRPr="002D0D81">
        <w:t>&lt;/input&gt;</w:t>
      </w:r>
    </w:p>
    <w:p w14:paraId="65740A43" w14:textId="77777777" w:rsidR="00AD050D" w:rsidRPr="002D0D81" w:rsidRDefault="00AD050D" w:rsidP="009671BA">
      <w:pPr>
        <w:pStyle w:val="affa"/>
        <w:spacing w:line="360" w:lineRule="auto"/>
        <w:ind w:firstLineChars="550" w:firstLine="1320"/>
        <w:jc w:val="left"/>
      </w:pPr>
      <w:r w:rsidRPr="002D0D81">
        <w:t>&lt;/inputs</w:t>
      </w:r>
      <w:r w:rsidRPr="002D0D81">
        <w:rPr>
          <w:rFonts w:hint="eastAsia"/>
        </w:rPr>
        <w:t>&gt;</w:t>
      </w:r>
    </w:p>
    <w:p w14:paraId="2FBA8654" w14:textId="77777777" w:rsidR="00AD050D" w:rsidRPr="002D0D81" w:rsidRDefault="00AD050D" w:rsidP="009671BA">
      <w:pPr>
        <w:pStyle w:val="affa"/>
        <w:spacing w:line="360" w:lineRule="auto"/>
        <w:ind w:firstLineChars="550" w:firstLine="1320"/>
        <w:jc w:val="left"/>
      </w:pPr>
      <w:r w:rsidRPr="002D0D81">
        <w:t>&lt;netspeed weight=</w:t>
      </w:r>
      <w:r w:rsidRPr="002D0D81">
        <w:rPr>
          <w:rFonts w:hint="eastAsia"/>
        </w:rPr>
        <w:t>“</w:t>
      </w:r>
      <w:r w:rsidRPr="002D0D81">
        <w:t>0.5</w:t>
      </w:r>
      <w:r w:rsidRPr="002D0D81">
        <w:rPr>
          <w:rFonts w:hint="eastAsia"/>
        </w:rPr>
        <w:t>”</w:t>
      </w:r>
      <w:r w:rsidRPr="002D0D81">
        <w:rPr>
          <w:rFonts w:hint="eastAsia"/>
        </w:rPr>
        <w:t>) 1M</w:t>
      </w:r>
      <w:r w:rsidRPr="002D0D81">
        <w:t>&lt;</w:t>
      </w:r>
      <w:r w:rsidRPr="002D0D81">
        <w:rPr>
          <w:rFonts w:hint="eastAsia"/>
        </w:rPr>
        <w:t>/netspeed</w:t>
      </w:r>
      <w:r w:rsidRPr="002D0D81">
        <w:t>&gt;</w:t>
      </w:r>
    </w:p>
    <w:p w14:paraId="21C02420" w14:textId="77777777" w:rsidR="00AD050D" w:rsidRPr="002D0D81" w:rsidRDefault="00AD050D" w:rsidP="009671BA">
      <w:pPr>
        <w:pStyle w:val="affa"/>
        <w:spacing w:line="360" w:lineRule="auto"/>
        <w:ind w:firstLineChars="550" w:firstLine="1320"/>
        <w:jc w:val="left"/>
      </w:pPr>
      <w:r w:rsidRPr="002D0D81">
        <w:t>&lt;maxuser weight=</w:t>
      </w:r>
      <w:r w:rsidRPr="002D0D81">
        <w:rPr>
          <w:rFonts w:hint="eastAsia"/>
        </w:rPr>
        <w:t>“</w:t>
      </w:r>
      <w:r w:rsidRPr="002D0D81">
        <w:t>0.5</w:t>
      </w:r>
      <w:r w:rsidRPr="002D0D81">
        <w:rPr>
          <w:rFonts w:hint="eastAsia"/>
        </w:rPr>
        <w:t>”</w:t>
      </w:r>
      <w:r w:rsidRPr="002D0D81">
        <w:rPr>
          <w:rFonts w:hint="eastAsia"/>
        </w:rPr>
        <w:t>)10</w:t>
      </w:r>
      <w:r w:rsidRPr="002D0D81">
        <w:t>&lt;</w:t>
      </w:r>
      <w:r w:rsidRPr="002D0D81">
        <w:rPr>
          <w:rFonts w:hint="eastAsia"/>
        </w:rPr>
        <w:t>/maxuser&gt;</w:t>
      </w:r>
    </w:p>
    <w:p w14:paraId="6336B0C5" w14:textId="77777777" w:rsidR="00AD050D" w:rsidRPr="002D0D81" w:rsidRDefault="00AD050D" w:rsidP="009671BA">
      <w:pPr>
        <w:pStyle w:val="affa"/>
        <w:spacing w:line="360" w:lineRule="auto"/>
        <w:ind w:firstLineChars="550" w:firstLine="1320"/>
        <w:jc w:val="left"/>
      </w:pPr>
      <w:r w:rsidRPr="002D0D81">
        <w:t>&lt;c</w:t>
      </w:r>
      <w:r w:rsidRPr="002D0D81">
        <w:rPr>
          <w:rFonts w:hint="eastAsia"/>
        </w:rPr>
        <w:t xml:space="preserve">oneurrents </w:t>
      </w:r>
      <w:r w:rsidRPr="002D0D81">
        <w:t>weight=</w:t>
      </w:r>
      <w:r w:rsidRPr="002D0D81">
        <w:rPr>
          <w:rFonts w:hint="eastAsia"/>
        </w:rPr>
        <w:t>“</w:t>
      </w:r>
      <w:r w:rsidRPr="002D0D81">
        <w:t>0.5</w:t>
      </w:r>
      <w:r w:rsidRPr="002D0D81">
        <w:rPr>
          <w:rFonts w:hint="eastAsia"/>
        </w:rPr>
        <w:t>”</w:t>
      </w:r>
      <w:r w:rsidRPr="002D0D81">
        <w:t>&gt;</w:t>
      </w:r>
      <w:r w:rsidRPr="002D0D81">
        <w:rPr>
          <w:rFonts w:hint="eastAsia"/>
        </w:rPr>
        <w:t>10</w:t>
      </w:r>
      <w:r w:rsidRPr="002D0D81">
        <w:t>&lt;</w:t>
      </w:r>
      <w:r w:rsidRPr="002D0D81">
        <w:rPr>
          <w:rFonts w:hint="eastAsia"/>
        </w:rPr>
        <w:t>/concurrents</w:t>
      </w:r>
      <w:r w:rsidRPr="002D0D81">
        <w:t>&gt;</w:t>
      </w:r>
    </w:p>
    <w:p w14:paraId="44286AE7" w14:textId="77777777" w:rsidR="00AD050D" w:rsidRPr="002D0D81" w:rsidRDefault="00AD050D" w:rsidP="009671BA">
      <w:pPr>
        <w:pStyle w:val="affa"/>
        <w:spacing w:line="360" w:lineRule="auto"/>
        <w:ind w:firstLineChars="550" w:firstLine="1320"/>
        <w:jc w:val="left"/>
      </w:pPr>
      <w:r w:rsidRPr="002D0D81">
        <w:t>&lt;s</w:t>
      </w:r>
      <w:r w:rsidRPr="002D0D81">
        <w:rPr>
          <w:rFonts w:hint="eastAsia"/>
        </w:rPr>
        <w:t>tep</w:t>
      </w:r>
      <w:r w:rsidRPr="002D0D81">
        <w:t xml:space="preserve"> </w:t>
      </w:r>
      <w:r w:rsidRPr="002D0D81">
        <w:rPr>
          <w:rFonts w:hint="eastAsia"/>
        </w:rPr>
        <w:t>weight=</w:t>
      </w:r>
      <w:r w:rsidRPr="002D0D81">
        <w:rPr>
          <w:rFonts w:hint="eastAsia"/>
        </w:rPr>
        <w:t>“</w:t>
      </w:r>
      <w:r w:rsidRPr="002D0D81">
        <w:t>0.5</w:t>
      </w:r>
      <w:r w:rsidRPr="002D0D81">
        <w:rPr>
          <w:rFonts w:hint="eastAsia"/>
        </w:rPr>
        <w:t>”</w:t>
      </w:r>
      <w:r w:rsidRPr="002D0D81">
        <w:rPr>
          <w:rFonts w:hint="eastAsia"/>
        </w:rPr>
        <w:t>&gt;4&lt;/step&gt;</w:t>
      </w:r>
    </w:p>
    <w:p w14:paraId="5D9A0AFD" w14:textId="77777777" w:rsidR="00AD050D" w:rsidRPr="002D0D81" w:rsidRDefault="00AD050D" w:rsidP="009671BA">
      <w:pPr>
        <w:pStyle w:val="affa"/>
        <w:spacing w:line="360" w:lineRule="auto"/>
        <w:ind w:firstLineChars="550" w:firstLine="1320"/>
        <w:jc w:val="left"/>
      </w:pPr>
      <w:r w:rsidRPr="002D0D81">
        <w:t>&lt;browser weight=</w:t>
      </w:r>
      <w:r w:rsidRPr="002D0D81">
        <w:rPr>
          <w:rFonts w:hint="eastAsia"/>
        </w:rPr>
        <w:t>“</w:t>
      </w:r>
      <w:r w:rsidRPr="002D0D81">
        <w:t>0.5</w:t>
      </w:r>
      <w:r w:rsidRPr="002D0D81">
        <w:rPr>
          <w:rFonts w:hint="eastAsia"/>
        </w:rPr>
        <w:t>”</w:t>
      </w:r>
      <w:r w:rsidRPr="002D0D81">
        <w:rPr>
          <w:rFonts w:hint="eastAsia"/>
        </w:rPr>
        <w:t xml:space="preserve"> Firebox 2.0</w:t>
      </w:r>
      <w:r w:rsidRPr="002D0D81">
        <w:t>&lt;</w:t>
      </w:r>
      <w:r w:rsidRPr="002D0D81">
        <w:rPr>
          <w:rFonts w:hint="eastAsia"/>
        </w:rPr>
        <w:t>/bro</w:t>
      </w:r>
      <w:r w:rsidRPr="002D0D81">
        <w:t>wser&gt;</w:t>
      </w:r>
    </w:p>
    <w:p w14:paraId="79A47B66" w14:textId="77777777" w:rsidR="00AD050D" w:rsidRPr="002D0D81" w:rsidRDefault="00AD050D" w:rsidP="009671BA">
      <w:pPr>
        <w:pStyle w:val="affa"/>
        <w:spacing w:line="360" w:lineRule="auto"/>
        <w:ind w:firstLineChars="550" w:firstLine="1320"/>
        <w:jc w:val="left"/>
      </w:pPr>
      <w:r w:rsidRPr="002D0D81">
        <w:t>&lt;</w:t>
      </w:r>
      <w:r w:rsidRPr="002D0D81">
        <w:rPr>
          <w:rFonts w:hint="eastAsia"/>
        </w:rPr>
        <w:t>scriptlan weight=</w:t>
      </w:r>
      <w:r w:rsidRPr="002D0D81">
        <w:rPr>
          <w:rFonts w:hint="eastAsia"/>
        </w:rPr>
        <w:t>“</w:t>
      </w:r>
      <w:r w:rsidRPr="002D0D81">
        <w:t>0.5</w:t>
      </w:r>
      <w:r w:rsidRPr="002D0D81">
        <w:rPr>
          <w:rFonts w:hint="eastAsia"/>
        </w:rPr>
        <w:t>”</w:t>
      </w:r>
      <w:r w:rsidRPr="002D0D81">
        <w:rPr>
          <w:rFonts w:hint="eastAsia"/>
        </w:rPr>
        <w:t>&gt;python</w:t>
      </w:r>
      <w:r w:rsidRPr="002D0D81">
        <w:t>&lt;</w:t>
      </w:r>
      <w:r w:rsidRPr="002D0D81">
        <w:rPr>
          <w:rFonts w:hint="eastAsia"/>
        </w:rPr>
        <w:t>/scriptlan&gt;</w:t>
      </w:r>
    </w:p>
    <w:p w14:paraId="361F030C" w14:textId="77777777" w:rsidR="00AD050D" w:rsidRPr="002D0D81" w:rsidRDefault="00AD050D" w:rsidP="009671BA">
      <w:pPr>
        <w:pStyle w:val="affa"/>
        <w:spacing w:line="360" w:lineRule="auto"/>
        <w:ind w:firstLineChars="500" w:firstLine="1200"/>
        <w:jc w:val="left"/>
      </w:pPr>
      <w:r w:rsidRPr="002D0D81">
        <w:t>&lt;tool weight=</w:t>
      </w:r>
      <w:r w:rsidRPr="002D0D81">
        <w:rPr>
          <w:rFonts w:hint="eastAsia"/>
        </w:rPr>
        <w:t>“</w:t>
      </w:r>
      <w:r w:rsidRPr="002D0D81">
        <w:t>1.0</w:t>
      </w:r>
      <w:r w:rsidRPr="002D0D81">
        <w:rPr>
          <w:rFonts w:hint="eastAsia"/>
        </w:rPr>
        <w:t>”</w:t>
      </w:r>
      <w:r w:rsidRPr="002D0D81">
        <w:rPr>
          <w:rFonts w:hint="eastAsia"/>
        </w:rPr>
        <w:t>TeatMaker</w:t>
      </w:r>
      <w:r w:rsidRPr="002D0D81">
        <w:t>&lt;</w:t>
      </w:r>
      <w:r w:rsidRPr="002D0D81">
        <w:rPr>
          <w:rFonts w:hint="eastAsia"/>
        </w:rPr>
        <w:t>/tool&gt;</w:t>
      </w:r>
    </w:p>
    <w:p w14:paraId="5EC4BB19" w14:textId="77777777" w:rsidR="00AD050D" w:rsidRPr="002D0D81" w:rsidRDefault="00AD050D" w:rsidP="009671BA">
      <w:pPr>
        <w:pStyle w:val="affa"/>
        <w:spacing w:line="360" w:lineRule="auto"/>
        <w:ind w:firstLine="480"/>
        <w:jc w:val="left"/>
      </w:pPr>
      <w:r w:rsidRPr="002D0D81">
        <w:t>&lt;/case)</w:t>
      </w:r>
    </w:p>
    <w:p w14:paraId="3C4AA2D2" w14:textId="77777777" w:rsidR="00AD050D" w:rsidRPr="002D0D81" w:rsidRDefault="00AD050D" w:rsidP="009671BA">
      <w:pPr>
        <w:pStyle w:val="affa"/>
        <w:spacing w:line="360" w:lineRule="auto"/>
        <w:ind w:firstLine="480"/>
        <w:jc w:val="left"/>
      </w:pPr>
      <w:r w:rsidRPr="002D0D81">
        <w:rPr>
          <w:rFonts w:hint="eastAsia"/>
        </w:rPr>
        <w:t>&lt;/search</w:t>
      </w:r>
      <w:r w:rsidRPr="002D0D81">
        <w:t>_condition&gt;</w:t>
      </w:r>
    </w:p>
    <w:p w14:paraId="16552BFB" w14:textId="77777777" w:rsidR="00AD050D" w:rsidRPr="002D0D81" w:rsidRDefault="00AD050D" w:rsidP="009671BA">
      <w:pPr>
        <w:pStyle w:val="affa"/>
        <w:spacing w:line="360" w:lineRule="auto"/>
        <w:ind w:firstLine="480"/>
        <w:jc w:val="left"/>
      </w:pPr>
    </w:p>
    <w:p w14:paraId="5C84FFEB" w14:textId="77777777" w:rsidR="00AD050D" w:rsidRPr="002D0D81" w:rsidRDefault="00AD050D" w:rsidP="00183012">
      <w:pPr>
        <w:pStyle w:val="3"/>
      </w:pPr>
      <w:bookmarkStart w:id="93" w:name="_Toc16632701"/>
      <w:r w:rsidRPr="002D0D81">
        <w:rPr>
          <w:rFonts w:hint="eastAsia"/>
        </w:rPr>
        <w:t>C</w:t>
      </w:r>
      <w:r w:rsidRPr="002D0D81">
        <w:t>BR的推理算法</w:t>
      </w:r>
      <w:bookmarkEnd w:id="93"/>
    </w:p>
    <w:p w14:paraId="755ABC00" w14:textId="77777777" w:rsidR="00AD050D" w:rsidRPr="002D0D81" w:rsidRDefault="00AD050D" w:rsidP="009671BA">
      <w:pPr>
        <w:pStyle w:val="affa"/>
        <w:spacing w:line="360" w:lineRule="auto"/>
        <w:ind w:firstLine="480"/>
        <w:jc w:val="left"/>
      </w:pPr>
      <w:r w:rsidRPr="002D0D81">
        <w:rPr>
          <w:rFonts w:hint="eastAsia"/>
        </w:rPr>
        <w:t>假设用例库中用例</w:t>
      </w:r>
      <w:r w:rsidRPr="002D0D81">
        <w:rPr>
          <w:rFonts w:hint="eastAsia"/>
        </w:rPr>
        <w:t>X</w:t>
      </w:r>
      <w:r w:rsidRPr="002D0D81">
        <w:rPr>
          <w:rFonts w:hint="eastAsia"/>
        </w:rPr>
        <w:t>＝</w:t>
      </w:r>
      <w:r w:rsidRPr="002D0D81">
        <w:rPr>
          <w:rFonts w:hint="eastAsia"/>
        </w:rPr>
        <w:t>{x</w:t>
      </w:r>
      <w:r w:rsidRPr="002D0D81">
        <w:rPr>
          <w:vertAlign w:val="subscript"/>
        </w:rPr>
        <w:t>1</w:t>
      </w:r>
      <w:r w:rsidRPr="002D0D81">
        <w:rPr>
          <w:rFonts w:hint="eastAsia"/>
        </w:rPr>
        <w:t>，</w:t>
      </w:r>
      <w:r w:rsidRPr="002D0D81">
        <w:t>x</w:t>
      </w:r>
      <w:r w:rsidRPr="002D0D81">
        <w:rPr>
          <w:vertAlign w:val="subscript"/>
        </w:rPr>
        <w:t>2</w:t>
      </w:r>
      <w:r w:rsidRPr="002D0D81">
        <w:rPr>
          <w:rFonts w:hint="eastAsia"/>
        </w:rPr>
        <w:t>，</w:t>
      </w:r>
      <w:r w:rsidRPr="002D0D81">
        <w:rPr>
          <w:rFonts w:hint="eastAsia"/>
        </w:rPr>
        <w:t xml:space="preserve"> </w:t>
      </w:r>
      <w:r w:rsidRPr="002D0D81">
        <w:rPr>
          <w:rFonts w:hint="eastAsia"/>
        </w:rPr>
        <w:t>…，</w:t>
      </w:r>
      <w:r w:rsidRPr="002D0D81">
        <w:rPr>
          <w:rFonts w:hint="eastAsia"/>
        </w:rPr>
        <w:t>x</w:t>
      </w:r>
      <w:r w:rsidRPr="002D0D81">
        <w:rPr>
          <w:vertAlign w:val="subscript"/>
        </w:rPr>
        <w:t>n</w:t>
      </w:r>
      <w:r w:rsidRPr="002D0D81">
        <w:rPr>
          <w:rFonts w:hint="eastAsia"/>
        </w:rPr>
        <w:t>｝和一个新的需求用例</w:t>
      </w:r>
      <w:r w:rsidRPr="002D0D81">
        <w:rPr>
          <w:rFonts w:hint="eastAsia"/>
        </w:rPr>
        <w:t>F={F</w:t>
      </w:r>
      <w:r w:rsidRPr="002D0D81">
        <w:rPr>
          <w:rFonts w:hint="eastAsia"/>
          <w:vertAlign w:val="subscript"/>
        </w:rPr>
        <w:t>1</w:t>
      </w:r>
      <w:r w:rsidRPr="002D0D81">
        <w:rPr>
          <w:rFonts w:hint="eastAsia"/>
        </w:rPr>
        <w:t>，</w:t>
      </w:r>
      <w:r w:rsidRPr="002D0D81">
        <w:rPr>
          <w:rFonts w:hint="eastAsia"/>
        </w:rPr>
        <w:t>F</w:t>
      </w:r>
      <w:r w:rsidRPr="002D0D81">
        <w:rPr>
          <w:vertAlign w:val="subscript"/>
        </w:rPr>
        <w:t>2</w:t>
      </w:r>
      <w:r w:rsidRPr="002D0D81">
        <w:rPr>
          <w:rFonts w:hint="eastAsia"/>
        </w:rPr>
        <w:t>，</w:t>
      </w:r>
      <w:r w:rsidRPr="002D0D81">
        <w:t>…</w:t>
      </w:r>
      <w:r w:rsidRPr="002D0D81">
        <w:rPr>
          <w:rFonts w:hint="eastAsia"/>
        </w:rPr>
        <w:t>，</w:t>
      </w:r>
      <w:r w:rsidRPr="002D0D81">
        <w:rPr>
          <w:rFonts w:hint="eastAsia"/>
        </w:rPr>
        <w:t>F</w:t>
      </w:r>
      <w:r w:rsidRPr="002D0D81">
        <w:rPr>
          <w:rFonts w:hint="eastAsia"/>
          <w:vertAlign w:val="subscript"/>
        </w:rPr>
        <w:t>n</w:t>
      </w:r>
      <w:r w:rsidRPr="002D0D81">
        <w:rPr>
          <w:rFonts w:hint="eastAsia"/>
        </w:rPr>
        <w:t>}</w:t>
      </w:r>
      <w:r w:rsidRPr="002D0D81">
        <w:rPr>
          <w:rFonts w:hint="eastAsia"/>
        </w:rPr>
        <w:t>，</w:t>
      </w:r>
      <w:r w:rsidRPr="002D0D81">
        <w:rPr>
          <w:rFonts w:hint="eastAsia"/>
        </w:rPr>
        <w:t>X</w:t>
      </w:r>
      <w:r w:rsidRPr="002D0D81">
        <w:rPr>
          <w:vertAlign w:val="subscript"/>
        </w:rPr>
        <w:t>i</w:t>
      </w:r>
      <w:r w:rsidRPr="002D0D81">
        <w:rPr>
          <w:rFonts w:hint="eastAsia"/>
        </w:rPr>
        <w:t>、</w:t>
      </w:r>
      <w:r w:rsidRPr="002D0D81">
        <w:rPr>
          <w:rFonts w:hint="eastAsia"/>
        </w:rPr>
        <w:t>F</w:t>
      </w:r>
      <w:r w:rsidRPr="002D0D81">
        <w:rPr>
          <w:vertAlign w:val="subscript"/>
        </w:rPr>
        <w:t>i</w:t>
      </w:r>
      <w:r w:rsidRPr="002D0D81">
        <w:rPr>
          <w:rFonts w:hint="eastAsia"/>
        </w:rPr>
        <w:t>是搜索模式文档的</w:t>
      </w:r>
      <w:r w:rsidRPr="002D0D81">
        <w:rPr>
          <w:rFonts w:hint="eastAsia"/>
        </w:rPr>
        <w:t>n</w:t>
      </w:r>
      <w:r w:rsidRPr="002D0D81">
        <w:rPr>
          <w:rFonts w:hint="eastAsia"/>
        </w:rPr>
        <w:t>个属性的特征值，定义</w:t>
      </w:r>
      <w:r w:rsidRPr="002D0D81">
        <w:rPr>
          <w:rFonts w:hint="eastAsia"/>
        </w:rPr>
        <w:t>X</w:t>
      </w:r>
      <w:r w:rsidRPr="002D0D81">
        <w:rPr>
          <w:rFonts w:hint="eastAsia"/>
          <w:vertAlign w:val="subscript"/>
        </w:rPr>
        <w:t>i</w:t>
      </w:r>
      <w:r w:rsidRPr="002D0D81">
        <w:rPr>
          <w:rFonts w:hint="eastAsia"/>
        </w:rPr>
        <w:t>和</w:t>
      </w:r>
      <w:r w:rsidRPr="002D0D81">
        <w:rPr>
          <w:rFonts w:hint="eastAsia"/>
        </w:rPr>
        <w:t>F</w:t>
      </w:r>
      <w:r w:rsidRPr="002D0D81">
        <w:rPr>
          <w:vertAlign w:val="subscript"/>
        </w:rPr>
        <w:t>i</w:t>
      </w:r>
      <w:r w:rsidRPr="002D0D81">
        <w:rPr>
          <w:rFonts w:hint="eastAsia"/>
        </w:rPr>
        <w:t>的相似度如下面的公式：</w:t>
      </w:r>
    </w:p>
    <w:p w14:paraId="34EB3FD7" w14:textId="77777777" w:rsidR="00AD050D" w:rsidRPr="002D0D81" w:rsidRDefault="00AD050D" w:rsidP="009671BA">
      <w:pPr>
        <w:pStyle w:val="affa"/>
        <w:spacing w:line="360" w:lineRule="auto"/>
        <w:ind w:firstLine="480"/>
        <w:jc w:val="left"/>
      </w:pPr>
      <m:oMathPara>
        <m:oMath>
          <m:r>
            <m:rPr>
              <m:sty m:val="p"/>
            </m:rPr>
            <w:rPr>
              <w:rFonts w:ascii="Cambria Math" w:eastAsia="Cambria Math" w:hAnsi="Cambria Math"/>
            </w:rPr>
            <m:t>sim</m:t>
          </m:r>
          <m:d>
            <m:dPr>
              <m:ctrlPr>
                <w:rPr>
                  <w:rFonts w:ascii="Cambria Math" w:eastAsia="Cambria Math" w:hAnsi="Cambria Math"/>
                </w:rPr>
              </m:ctrlPr>
            </m:dPr>
            <m:e>
              <m:r>
                <m:rPr>
                  <m:sty m:val="p"/>
                </m:rPr>
                <w:rPr>
                  <w:rFonts w:ascii="Cambria Math" w:eastAsia="Cambria Math" w:hAnsi="Cambria Math"/>
                </w:rPr>
                <m:t>X,F</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noProof/>
                    </w:rPr>
                    <m:t>0,  &amp;</m:t>
                  </m:r>
                  <m:sSub>
                    <m:sSubPr>
                      <m:ctrlPr>
                        <w:rPr>
                          <w:rFonts w:ascii="Cambria Math" w:hAnsi="Cambria Math"/>
                          <w:noProof/>
                        </w:rPr>
                      </m:ctrlPr>
                    </m:sSubPr>
                    <m:e>
                      <m:r>
                        <m:rPr>
                          <m:sty m:val="p"/>
                        </m:rPr>
                        <w:rPr>
                          <w:rFonts w:ascii="Cambria Math" w:hAnsi="Cambria Math"/>
                          <w:noProof/>
                        </w:rPr>
                        <m:t>X</m:t>
                      </m:r>
                    </m:e>
                    <m:sub>
                      <m:r>
                        <m:rPr>
                          <m:sty m:val="p"/>
                        </m:rPr>
                        <w:rPr>
                          <w:rFonts w:ascii="Cambria Math" w:hAnsi="Cambria Math"/>
                          <w:noProof/>
                        </w:rPr>
                        <m:t>i</m:t>
                      </m:r>
                    </m:sub>
                  </m:sSub>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F</m:t>
                      </m:r>
                    </m:e>
                    <m:sub>
                      <m:r>
                        <m:rPr>
                          <m:sty m:val="p"/>
                        </m:rPr>
                        <w:rPr>
                          <w:rFonts w:ascii="Cambria Math" w:hAnsi="Cambria Math"/>
                          <w:noProof/>
                        </w:rPr>
                        <m:t>i</m:t>
                      </m:r>
                    </m:sub>
                  </m:sSub>
                </m:e>
                <m:e>
                  <m:r>
                    <m:rPr>
                      <m:sty m:val="p"/>
                    </m:rPr>
                    <w:rPr>
                      <w:rFonts w:ascii="Cambria Math" w:hAnsi="Cambria Math"/>
                      <w:noProof/>
                    </w:rPr>
                    <m:t>1,  &amp;</m:t>
                  </m:r>
                  <m:sSub>
                    <m:sSubPr>
                      <m:ctrlPr>
                        <w:rPr>
                          <w:rFonts w:ascii="Cambria Math" w:hAnsi="Cambria Math"/>
                          <w:noProof/>
                        </w:rPr>
                      </m:ctrlPr>
                    </m:sSubPr>
                    <m:e>
                      <m:r>
                        <m:rPr>
                          <m:sty m:val="p"/>
                        </m:rPr>
                        <w:rPr>
                          <w:rFonts w:ascii="Cambria Math" w:hAnsi="Cambria Math"/>
                          <w:noProof/>
                        </w:rPr>
                        <m:t>X</m:t>
                      </m:r>
                    </m:e>
                    <m:sub>
                      <m:r>
                        <m:rPr>
                          <m:sty m:val="p"/>
                        </m:rPr>
                        <w:rPr>
                          <w:rFonts w:ascii="Cambria Math" w:hAnsi="Cambria Math"/>
                          <w:noProof/>
                        </w:rPr>
                        <m:t>i</m:t>
                      </m:r>
                    </m:sub>
                  </m:sSub>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F</m:t>
                      </m:r>
                    </m:e>
                    <m:sub>
                      <m:r>
                        <m:rPr>
                          <m:sty m:val="p"/>
                        </m:rPr>
                        <w:rPr>
                          <w:rFonts w:ascii="Cambria Math" w:hAnsi="Cambria Math"/>
                          <w:noProof/>
                        </w:rPr>
                        <m:t>i</m:t>
                      </m:r>
                    </m:sub>
                  </m:sSub>
                </m:e>
                <m:e>
                  <m:r>
                    <m:rPr>
                      <m:sty m:val="p"/>
                    </m:rPr>
                    <w:rPr>
                      <w:rFonts w:ascii="Cambria Math" w:hAnsi="Cambria Math"/>
                      <w:noProof/>
                    </w:rPr>
                    <m:t>0.5,  &amp;X</m:t>
                  </m:r>
                  <m:r>
                    <m:rPr>
                      <m:sty m:val="p"/>
                    </m:rPr>
                    <w:rPr>
                      <w:rFonts w:ascii="Cambria Math" w:hAnsi="Cambria Math" w:hint="eastAsia"/>
                      <w:noProof/>
                    </w:rPr>
                    <m:t>或者</m:t>
                  </m:r>
                  <m:r>
                    <m:rPr>
                      <m:sty m:val="p"/>
                    </m:rPr>
                    <w:rPr>
                      <w:rFonts w:ascii="Cambria Math" w:hAnsi="Cambria Math"/>
                      <w:noProof/>
                    </w:rPr>
                    <m:t>F</m:t>
                  </m:r>
                  <m:r>
                    <m:rPr>
                      <m:sty m:val="p"/>
                    </m:rPr>
                    <w:rPr>
                      <w:rFonts w:ascii="Cambria Math" w:hAnsi="Cambria Math" w:hint="eastAsia"/>
                      <w:noProof/>
                    </w:rPr>
                    <m:t>无</m:t>
                  </m:r>
                  <m:r>
                    <m:rPr>
                      <m:sty m:val="p"/>
                    </m:rPr>
                    <w:rPr>
                      <w:rFonts w:ascii="Cambria Math" w:hAnsi="Cambria Math"/>
                      <w:noProof/>
                    </w:rPr>
                    <m:t>此属性</m:t>
                  </m:r>
                </m:e>
              </m:eqArr>
            </m:e>
          </m:d>
        </m:oMath>
      </m:oMathPara>
    </w:p>
    <w:p w14:paraId="3FFCEE0D" w14:textId="77777777" w:rsidR="00AD050D" w:rsidRPr="002D0D81" w:rsidRDefault="00AD050D" w:rsidP="009671BA">
      <w:pPr>
        <w:pStyle w:val="affa"/>
        <w:spacing w:line="360" w:lineRule="auto"/>
        <w:ind w:firstLine="480"/>
        <w:jc w:val="left"/>
      </w:pPr>
      <w:r w:rsidRPr="002D0D81">
        <w:rPr>
          <w:rFonts w:hint="eastAsia"/>
        </w:rPr>
        <w:t>对应的用例检索模式文档的相似度用下面的公式进行计算：</w:t>
      </w:r>
    </w:p>
    <w:p w14:paraId="6545457B" w14:textId="77777777" w:rsidR="00AD050D" w:rsidRPr="002D0D81" w:rsidRDefault="00AD050D" w:rsidP="009671BA">
      <w:pPr>
        <w:pStyle w:val="affa"/>
        <w:spacing w:line="360" w:lineRule="auto"/>
        <w:ind w:firstLine="480"/>
        <w:jc w:val="left"/>
      </w:pPr>
      <m:oMathPara>
        <m:oMath>
          <m:r>
            <m:rPr>
              <m:sty m:val="p"/>
            </m:rPr>
            <w:rPr>
              <w:rFonts w:ascii="Cambria Math" w:hAnsi="Cambria Math"/>
            </w:rPr>
            <m:t>sim</m:t>
          </m:r>
          <m:d>
            <m:dPr>
              <m:ctrlPr>
                <w:rPr>
                  <w:rFonts w:ascii="Cambria Math" w:hAnsi="Cambria Math"/>
                </w:rPr>
              </m:ctrlPr>
            </m:dPr>
            <m:e>
              <m:r>
                <m:rPr>
                  <m:sty m:val="p"/>
                </m:rPr>
                <w:rPr>
                  <w:rFonts w:ascii="Cambria Math" w:hAnsi="Cambria Math"/>
                </w:rPr>
                <m:t>X,F</m:t>
              </m:r>
            </m:e>
          </m:d>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eastAsia="Cambria Math" w:hAnsi="Cambria Math"/>
                            </w:rPr>
                          </m:ctrlPr>
                        </m:sSupPr>
                        <m:e>
                          <m:sSub>
                            <m:sSubPr>
                              <m:ctrlPr>
                                <w:rPr>
                                  <w:rFonts w:ascii="Cambria Math" w:eastAsia="Cambria Math" w:hAnsi="Cambria Math"/>
                                </w:rPr>
                              </m:ctrlPr>
                            </m:sSubPr>
                            <m:e>
                              <m:r>
                                <m:rPr>
                                  <m:sty m:val="p"/>
                                </m:rPr>
                                <w:rPr>
                                  <w:rFonts w:ascii="Cambria Math" w:eastAsia="Cambria Math" w:hAnsi="Cambria Math"/>
                                </w:rPr>
                                <m:t>w</m:t>
                              </m:r>
                            </m:e>
                            <m:sub>
                              <m:r>
                                <m:rPr>
                                  <m:sty m:val="p"/>
                                </m:rPr>
                                <w:rPr>
                                  <w:rFonts w:ascii="Cambria Math" w:eastAsia="Cambria Math" w:hAnsi="Cambria Math"/>
                                </w:rPr>
                                <m:t>i</m:t>
                              </m:r>
                            </m:sub>
                          </m:sSub>
                          <m:r>
                            <m:rPr>
                              <m:sty m:val="p"/>
                            </m:rPr>
                            <w:rPr>
                              <w:rFonts w:ascii="Cambria Math" w:eastAsia="Cambria Math" w:hAnsi="Cambria Math"/>
                            </w:rPr>
                            <m:t>sim</m:t>
                          </m:r>
                        </m:e>
                        <m:sup>
                          <m:r>
                            <m:rPr>
                              <m:sty m:val="p"/>
                            </m:rPr>
                            <w:rPr>
                              <w:rFonts w:ascii="Cambria Math" w:eastAsia="Cambria Math" w:hAnsi="Cambria Math"/>
                            </w:rPr>
                            <m:t>2</m:t>
                          </m:r>
                        </m:sup>
                      </m:sSup>
                    </m:e>
                  </m:nary>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r>
                    <m:rPr>
                      <m:sty m:val="p"/>
                    </m:rPr>
                    <w:rPr>
                      <w:rFonts w:ascii="Cambria Math" w:hAnsi="Cambria Math"/>
                    </w:rPr>
                    <m:t>)</m:t>
                  </m:r>
                </m:num>
                <m:den>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eastAsia="Cambria Math" w:hAnsi="Cambria Math"/>
                            </w:rPr>
                          </m:ctrlPr>
                        </m:sSubPr>
                        <m:e>
                          <m:r>
                            <m:rPr>
                              <m:sty m:val="p"/>
                            </m:rPr>
                            <w:rPr>
                              <w:rFonts w:ascii="Cambria Math" w:eastAsia="Cambria Math" w:hAnsi="Cambria Math"/>
                            </w:rPr>
                            <m:t>w</m:t>
                          </m:r>
                        </m:e>
                        <m:sub>
                          <m:r>
                            <m:rPr>
                              <m:sty m:val="p"/>
                            </m:rPr>
                            <w:rPr>
                              <w:rFonts w:ascii="Cambria Math" w:eastAsia="Cambria Math" w:hAnsi="Cambria Math"/>
                            </w:rPr>
                            <m:t>i</m:t>
                          </m:r>
                        </m:sub>
                      </m:sSub>
                    </m:e>
                  </m:nary>
                </m:den>
              </m:f>
            </m:e>
          </m:rad>
        </m:oMath>
      </m:oMathPara>
    </w:p>
    <w:p w14:paraId="2D877AF1" w14:textId="77777777" w:rsidR="00AD050D" w:rsidRPr="002D0D81" w:rsidRDefault="00AD050D" w:rsidP="009671BA">
      <w:pPr>
        <w:pStyle w:val="affa"/>
        <w:spacing w:line="360" w:lineRule="auto"/>
        <w:ind w:firstLine="480"/>
        <w:jc w:val="left"/>
      </w:pPr>
      <w:r w:rsidRPr="002D0D81">
        <w:t>其中</w:t>
      </w:r>
      <w:r w:rsidRPr="002D0D81">
        <w:rPr>
          <w:rFonts w:hint="eastAsia"/>
        </w:rPr>
        <w:t>w</w:t>
      </w:r>
      <w:r w:rsidRPr="002D0D81">
        <w:rPr>
          <w:vertAlign w:val="subscript"/>
        </w:rPr>
        <w:t>i</w:t>
      </w:r>
      <w:r w:rsidRPr="002D0D81">
        <w:t>是该属性的权重</w:t>
      </w:r>
      <w:r w:rsidRPr="002D0D81">
        <w:rPr>
          <w:rFonts w:hint="eastAsia"/>
        </w:rPr>
        <w:t>，特殊情况下可以选择不为特征属性设定权值，这样，计算时将默认所有有效</w:t>
      </w:r>
      <w:r w:rsidRPr="002D0D81">
        <w:rPr>
          <w:rFonts w:hint="eastAsia"/>
        </w:rPr>
        <w:t>w</w:t>
      </w:r>
      <w:r w:rsidRPr="002D0D81">
        <w:rPr>
          <w:vertAlign w:val="subscript"/>
        </w:rPr>
        <w:t>i</w:t>
      </w:r>
      <w:r w:rsidRPr="002D0D81">
        <w:t>的值为</w:t>
      </w:r>
      <w:r w:rsidRPr="002D0D81">
        <w:rPr>
          <w:rFonts w:hint="eastAsia"/>
        </w:rPr>
        <w:t>1</w:t>
      </w:r>
      <w:r w:rsidRPr="002D0D81">
        <w:rPr>
          <w:rFonts w:hint="eastAsia"/>
        </w:rPr>
        <w:t>。因此，若两条用例特征完全相同，则用例的总相似度为</w:t>
      </w:r>
      <w:r w:rsidRPr="002D0D81">
        <w:rPr>
          <w:rFonts w:hint="eastAsia"/>
        </w:rPr>
        <w:t>1</w:t>
      </w:r>
      <w:r w:rsidRPr="002D0D81">
        <w:rPr>
          <w:rFonts w:hint="eastAsia"/>
        </w:rPr>
        <w:t>。</w:t>
      </w:r>
      <w:r w:rsidRPr="002D0D81">
        <w:t>属性值一致的属性个数越多</w:t>
      </w:r>
      <w:r w:rsidRPr="002D0D81">
        <w:rPr>
          <w:rFonts w:hint="eastAsia"/>
        </w:rPr>
        <w:t>，</w:t>
      </w:r>
      <w:r w:rsidRPr="002D0D81">
        <w:t>用例相似度也越高</w:t>
      </w:r>
      <w:r w:rsidRPr="002D0D81">
        <w:rPr>
          <w:rFonts w:hint="eastAsia"/>
        </w:rPr>
        <w:t>，</w:t>
      </w:r>
      <w:r w:rsidRPr="002D0D81">
        <w:t>同时伴随不</w:t>
      </w:r>
      <w:r w:rsidRPr="002D0D81">
        <w:rPr>
          <w:rFonts w:hint="eastAsia"/>
        </w:rPr>
        <w:t>一致属性个数的增多，其案例相似度也会降低。</w:t>
      </w:r>
    </w:p>
    <w:p w14:paraId="418441AC" w14:textId="77777777" w:rsidR="00AD050D" w:rsidRPr="002D0D81" w:rsidRDefault="00AD050D" w:rsidP="009671BA">
      <w:pPr>
        <w:pStyle w:val="affa"/>
        <w:spacing w:line="360" w:lineRule="auto"/>
        <w:ind w:firstLine="480"/>
        <w:jc w:val="left"/>
      </w:pPr>
      <w:r w:rsidRPr="002D0D81">
        <w:t>在</w:t>
      </w:r>
      <w:r w:rsidRPr="002D0D81">
        <w:t>CBR</w:t>
      </w:r>
      <w:r w:rsidRPr="002D0D81">
        <w:t>推理算法中</w:t>
      </w:r>
      <w:r w:rsidRPr="002D0D81">
        <w:rPr>
          <w:rFonts w:hint="eastAsia"/>
        </w:rPr>
        <w:t>，</w:t>
      </w:r>
      <w:r w:rsidRPr="002D0D81">
        <w:t>采用</w:t>
      </w:r>
      <w:r w:rsidRPr="002D0D81">
        <w:t>KNN</w:t>
      </w:r>
      <w:r w:rsidRPr="002D0D81">
        <w:rPr>
          <w:rFonts w:hint="eastAsia"/>
        </w:rPr>
        <w:t>（</w:t>
      </w:r>
      <w:r w:rsidRPr="002D0D81">
        <w:rPr>
          <w:rFonts w:hint="eastAsia"/>
        </w:rPr>
        <w:t>K</w:t>
      </w:r>
      <w:r w:rsidRPr="002D0D81">
        <w:t>-Nearest Neghbor Approach</w:t>
      </w:r>
      <w:r w:rsidRPr="002D0D81">
        <w:rPr>
          <w:rFonts w:hint="eastAsia"/>
        </w:rPr>
        <w:t>）</w:t>
      </w:r>
      <w:r w:rsidRPr="002D0D81">
        <w:t>最近邻算法实现分类</w:t>
      </w:r>
      <w:r w:rsidRPr="002D0D81">
        <w:rPr>
          <w:rFonts w:hint="eastAsia"/>
        </w:rPr>
        <w:t>，其基本思想是：</w:t>
      </w:r>
    </w:p>
    <w:p w14:paraId="09D84053" w14:textId="77777777" w:rsidR="00AD050D" w:rsidRPr="002D0D81" w:rsidRDefault="00AD050D" w:rsidP="009671BA">
      <w:pPr>
        <w:pStyle w:val="affa"/>
        <w:spacing w:line="360" w:lineRule="auto"/>
        <w:ind w:firstLine="480"/>
        <w:jc w:val="left"/>
      </w:pPr>
      <w:r w:rsidRPr="002D0D81">
        <w:rPr>
          <w:rFonts w:hint="eastAsia"/>
        </w:rPr>
        <w:t>在</w:t>
      </w:r>
      <w:r w:rsidRPr="002D0D81">
        <w:t>训练集</w:t>
      </w:r>
      <w:r w:rsidRPr="002D0D81">
        <w:rPr>
          <w:rFonts w:hint="eastAsia"/>
        </w:rPr>
        <w:t>中</w:t>
      </w:r>
      <w:r w:rsidRPr="002D0D81">
        <w:t>数据</w:t>
      </w:r>
      <w:r w:rsidRPr="002D0D81">
        <w:rPr>
          <w:rFonts w:hint="eastAsia"/>
        </w:rPr>
        <w:t>和</w:t>
      </w:r>
      <w:r w:rsidRPr="002D0D81">
        <w:t>标签</w:t>
      </w:r>
      <w:r w:rsidRPr="002D0D81">
        <w:rPr>
          <w:rFonts w:hint="eastAsia"/>
        </w:rPr>
        <w:t>已知的情况下，输入</w:t>
      </w:r>
      <w:r w:rsidRPr="002D0D81">
        <w:t>测试</w:t>
      </w:r>
      <w:r w:rsidRPr="002D0D81">
        <w:rPr>
          <w:rFonts w:hint="eastAsia"/>
        </w:rPr>
        <w:t>数据，将测试数据的特征与训练集中对应的特征进行相互比较，找到训练集中与之最为相似的前</w:t>
      </w:r>
      <w:r w:rsidRPr="002D0D81">
        <w:rPr>
          <w:rFonts w:hint="eastAsia"/>
        </w:rPr>
        <w:t>K</w:t>
      </w:r>
      <w:r w:rsidRPr="002D0D81">
        <w:rPr>
          <w:rFonts w:hint="eastAsia"/>
        </w:rPr>
        <w:t>个数据，则该测试数据对应的类别就是</w:t>
      </w:r>
      <w:r w:rsidRPr="002D0D81">
        <w:rPr>
          <w:rFonts w:hint="eastAsia"/>
        </w:rPr>
        <w:t>K</w:t>
      </w:r>
      <w:r w:rsidRPr="002D0D81">
        <w:rPr>
          <w:rFonts w:hint="eastAsia"/>
        </w:rPr>
        <w:t>个数据中</w:t>
      </w:r>
      <w:r w:rsidRPr="002D0D81">
        <w:t>出现次数最多</w:t>
      </w:r>
      <w:r w:rsidRPr="002D0D81">
        <w:rPr>
          <w:rFonts w:hint="eastAsia"/>
        </w:rPr>
        <w:t>的那个分类。</w:t>
      </w:r>
    </w:p>
    <w:p w14:paraId="482865A7" w14:textId="77777777" w:rsidR="00AD050D" w:rsidRPr="002D0D81" w:rsidRDefault="00AD050D" w:rsidP="009671BA">
      <w:pPr>
        <w:pStyle w:val="affa"/>
        <w:spacing w:line="360" w:lineRule="auto"/>
        <w:ind w:firstLine="480"/>
        <w:jc w:val="left"/>
      </w:pPr>
      <w:r w:rsidRPr="002D0D81">
        <w:t>KNN</w:t>
      </w:r>
      <w:r w:rsidRPr="002D0D81">
        <w:t>算法的基本过程如下</w:t>
      </w:r>
      <w:r w:rsidRPr="002D0D81">
        <w:rPr>
          <w:rFonts w:hint="eastAsia"/>
        </w:rPr>
        <w:t>：</w:t>
      </w:r>
    </w:p>
    <w:p w14:paraId="50D085AB" w14:textId="77777777" w:rsidR="00AD050D" w:rsidRPr="002D0D81" w:rsidRDefault="00AD050D" w:rsidP="00607083">
      <w:pPr>
        <w:pStyle w:val="affa"/>
        <w:numPr>
          <w:ilvl w:val="0"/>
          <w:numId w:val="40"/>
        </w:numPr>
        <w:spacing w:line="360" w:lineRule="auto"/>
        <w:ind w:firstLineChars="0"/>
        <w:jc w:val="left"/>
      </w:pPr>
      <w:r w:rsidRPr="002D0D81">
        <w:rPr>
          <w:rFonts w:hint="eastAsia"/>
        </w:rPr>
        <w:t>计算测试对象到训练集中每个对象的距离，这里的距离就采用相似度计算公式所确定的公式；</w:t>
      </w:r>
    </w:p>
    <w:p w14:paraId="6AA4CE54" w14:textId="77777777" w:rsidR="00AD050D" w:rsidRPr="002D0D81" w:rsidRDefault="00AD050D" w:rsidP="00607083">
      <w:pPr>
        <w:pStyle w:val="affa"/>
        <w:numPr>
          <w:ilvl w:val="0"/>
          <w:numId w:val="40"/>
        </w:numPr>
        <w:spacing w:line="360" w:lineRule="auto"/>
        <w:ind w:firstLineChars="0"/>
        <w:jc w:val="left"/>
      </w:pPr>
      <w:r w:rsidRPr="002D0D81">
        <w:t>按照距离的远近排序</w:t>
      </w:r>
      <w:r w:rsidRPr="002D0D81">
        <w:rPr>
          <w:rFonts w:hint="eastAsia"/>
        </w:rPr>
        <w:t>；</w:t>
      </w:r>
    </w:p>
    <w:p w14:paraId="4F8C6B38" w14:textId="77777777" w:rsidR="00AD050D" w:rsidRPr="002D0D81" w:rsidRDefault="00AD050D" w:rsidP="00607083">
      <w:pPr>
        <w:pStyle w:val="affa"/>
        <w:numPr>
          <w:ilvl w:val="0"/>
          <w:numId w:val="40"/>
        </w:numPr>
        <w:spacing w:line="360" w:lineRule="auto"/>
        <w:ind w:firstLineChars="0"/>
        <w:jc w:val="left"/>
      </w:pPr>
      <w:r w:rsidRPr="002D0D81">
        <w:t>选取与当前测试对象最近的</w:t>
      </w:r>
      <w:r w:rsidRPr="002D0D81">
        <w:t>k</w:t>
      </w:r>
      <w:r w:rsidRPr="002D0D81">
        <w:t>的训练对象，作为该测试对象的邻居</w:t>
      </w:r>
      <w:r w:rsidRPr="002D0D81">
        <w:rPr>
          <w:rFonts w:hint="eastAsia"/>
        </w:rPr>
        <w:t>；</w:t>
      </w:r>
    </w:p>
    <w:p w14:paraId="58FA231A" w14:textId="77777777" w:rsidR="00AD050D" w:rsidRPr="002D0D81" w:rsidRDefault="00AD050D" w:rsidP="00607083">
      <w:pPr>
        <w:pStyle w:val="affa"/>
        <w:numPr>
          <w:ilvl w:val="0"/>
          <w:numId w:val="40"/>
        </w:numPr>
        <w:spacing w:line="360" w:lineRule="auto"/>
        <w:ind w:firstLineChars="0"/>
        <w:jc w:val="left"/>
      </w:pPr>
      <w:r w:rsidRPr="002D0D81">
        <w:t>统计这</w:t>
      </w:r>
      <w:r w:rsidRPr="002D0D81">
        <w:t>k</w:t>
      </w:r>
      <w:r w:rsidRPr="002D0D81">
        <w:t>个邻居的类别频率</w:t>
      </w:r>
      <w:r w:rsidRPr="002D0D81">
        <w:rPr>
          <w:rFonts w:hint="eastAsia"/>
        </w:rPr>
        <w:t>；</w:t>
      </w:r>
    </w:p>
    <w:p w14:paraId="0F217B88" w14:textId="77777777" w:rsidR="00AD050D" w:rsidRPr="002D0D81" w:rsidRDefault="00AD050D" w:rsidP="00607083">
      <w:pPr>
        <w:pStyle w:val="affa"/>
        <w:numPr>
          <w:ilvl w:val="0"/>
          <w:numId w:val="40"/>
        </w:numPr>
        <w:spacing w:line="360" w:lineRule="auto"/>
        <w:ind w:firstLineChars="0"/>
        <w:jc w:val="left"/>
      </w:pPr>
      <w:r w:rsidRPr="002D0D81">
        <w:t>k</w:t>
      </w:r>
      <w:r w:rsidRPr="002D0D81">
        <w:t>个邻居里频率最高的类别，即为测试对象的类别</w:t>
      </w:r>
      <w:r w:rsidRPr="002D0D81">
        <w:rPr>
          <w:rFonts w:hint="eastAsia"/>
        </w:rPr>
        <w:t>。</w:t>
      </w:r>
    </w:p>
    <w:p w14:paraId="128CD724" w14:textId="77777777" w:rsidR="00AD050D" w:rsidRPr="002D0D81" w:rsidRDefault="00AD050D" w:rsidP="009671BA">
      <w:pPr>
        <w:pStyle w:val="affa"/>
        <w:spacing w:line="360" w:lineRule="auto"/>
        <w:ind w:firstLine="480"/>
        <w:jc w:val="left"/>
      </w:pPr>
      <w:r w:rsidRPr="002D0D81">
        <w:rPr>
          <w:rFonts w:hint="eastAsia"/>
        </w:rPr>
        <w:t>简要描述</w:t>
      </w:r>
      <w:r w:rsidRPr="002D0D81">
        <w:rPr>
          <w:rFonts w:hint="eastAsia"/>
        </w:rPr>
        <w:t>K</w:t>
      </w:r>
      <w:r w:rsidRPr="002D0D81">
        <w:t>NN</w:t>
      </w:r>
      <w:r w:rsidRPr="002D0D81">
        <w:t>算法的过程就是找</w:t>
      </w:r>
      <w:r w:rsidRPr="002D0D81">
        <w:rPr>
          <w:rFonts w:hint="eastAsia"/>
        </w:rPr>
        <w:t>邻居，然后投票决定类别。</w:t>
      </w:r>
    </w:p>
    <w:p w14:paraId="40264589" w14:textId="77777777" w:rsidR="00AD050D" w:rsidRPr="002D0D81" w:rsidRDefault="00AD050D" w:rsidP="009671BA">
      <w:pPr>
        <w:pStyle w:val="affa"/>
        <w:spacing w:line="360" w:lineRule="auto"/>
        <w:ind w:firstLine="480"/>
        <w:jc w:val="left"/>
      </w:pPr>
      <w:r w:rsidRPr="002D0D81">
        <w:t>有了算法的思想</w:t>
      </w:r>
      <w:r w:rsidRPr="002D0D81">
        <w:rPr>
          <w:rFonts w:hint="eastAsia"/>
        </w:rPr>
        <w:t>，</w:t>
      </w:r>
      <w:r w:rsidRPr="002D0D81">
        <w:t>首先需要做的是将采集到的样本集做归一化处理</w:t>
      </w:r>
      <w:r w:rsidRPr="002D0D81">
        <w:rPr>
          <w:rFonts w:hint="eastAsia"/>
        </w:rPr>
        <w:t>，</w:t>
      </w:r>
      <w:r w:rsidRPr="002D0D81">
        <w:t>归一化处理</w:t>
      </w:r>
      <w:r w:rsidRPr="002D0D81">
        <w:rPr>
          <w:rFonts w:hint="eastAsia"/>
        </w:rPr>
        <w:t>0</w:t>
      </w:r>
      <w:r w:rsidRPr="002D0D81">
        <w:rPr>
          <w:rFonts w:hint="eastAsia"/>
        </w:rPr>
        <w:t>均值标准化处理，如下公式所示：</w:t>
      </w:r>
    </w:p>
    <w:p w14:paraId="17468139" w14:textId="77777777" w:rsidR="00AD050D" w:rsidRPr="002D0D81" w:rsidRDefault="00AD050D" w:rsidP="009671BA">
      <w:pPr>
        <w:pStyle w:val="affa"/>
        <w:spacing w:line="360" w:lineRule="auto"/>
        <w:ind w:firstLine="480"/>
        <w:jc w:val="left"/>
      </w:pPr>
      <m:oMathPara>
        <m:oMath>
          <m:sSup>
            <m:sSupPr>
              <m:ctrlPr>
                <w:rPr>
                  <w:rFonts w:ascii="Cambria Math" w:hAnsi="Cambria Math"/>
                </w:rPr>
              </m:ctrlPr>
            </m:sSupPr>
            <m:e>
              <m:r>
                <m:rPr>
                  <m:sty m:val="p"/>
                </m:rPr>
                <w:rPr>
                  <w:rFonts w:ascii="Cambria Math" w:hAnsi="Cambria Math" w:hint="eastAsia"/>
                </w:rPr>
                <m:t>X</m:t>
              </m:r>
              <m:ctrlPr>
                <w:rPr>
                  <w:rFonts w:ascii="Cambria Math" w:hAnsi="Cambria Math" w:hint="eastAsia"/>
                </w:rPr>
              </m:ctrlP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X-u</m:t>
              </m:r>
            </m:num>
            <m:den>
              <m:r>
                <m:rPr>
                  <m:sty m:val="p"/>
                </m:rPr>
                <w:rPr>
                  <w:rFonts w:ascii="Cambria Math" w:hAnsi="Cambria Math"/>
                </w:rPr>
                <m:t>δ</m:t>
              </m:r>
            </m:den>
          </m:f>
        </m:oMath>
      </m:oMathPara>
    </w:p>
    <w:p w14:paraId="06D82321" w14:textId="77777777" w:rsidR="00AD050D" w:rsidRPr="002D0D81" w:rsidRDefault="00AD050D" w:rsidP="009671BA">
      <w:pPr>
        <w:pStyle w:val="affa"/>
        <w:spacing w:line="360" w:lineRule="auto"/>
        <w:ind w:firstLine="480"/>
        <w:jc w:val="left"/>
      </w:pPr>
      <w:r w:rsidRPr="002D0D81">
        <w:rPr>
          <w:rFonts w:hint="eastAsia"/>
        </w:rPr>
        <w:t>其中</w:t>
      </w:r>
      <w:r w:rsidRPr="002D0D81">
        <w:rPr>
          <w:rFonts w:hint="eastAsia"/>
        </w:rPr>
        <w:t>u</w:t>
      </w:r>
      <w:r w:rsidRPr="002D0D81">
        <w:rPr>
          <w:rFonts w:hint="eastAsia"/>
        </w:rPr>
        <w:t>为样本</w:t>
      </w:r>
      <w:r w:rsidRPr="002D0D81">
        <w:rPr>
          <w:rFonts w:hint="eastAsia"/>
        </w:rPr>
        <w:t>X</w:t>
      </w:r>
      <w:r w:rsidRPr="002D0D81">
        <w:rPr>
          <w:rFonts w:hint="eastAsia"/>
        </w:rPr>
        <w:t>的均值，</w:t>
      </w:r>
      <m:oMath>
        <m:r>
          <m:rPr>
            <m:sty m:val="p"/>
          </m:rPr>
          <w:rPr>
            <w:rFonts w:ascii="Cambria Math" w:hAnsi="Cambria Math"/>
          </w:rPr>
          <m:t>δ</m:t>
        </m:r>
      </m:oMath>
      <w:r w:rsidRPr="002D0D81">
        <w:t>为样本</w:t>
      </w:r>
      <w:r w:rsidRPr="002D0D81">
        <w:rPr>
          <w:rFonts w:hint="eastAsia"/>
        </w:rPr>
        <w:t>X</w:t>
      </w:r>
      <w:r w:rsidRPr="002D0D81">
        <w:rPr>
          <w:rFonts w:hint="eastAsia"/>
        </w:rPr>
        <w:t>的方差。</w:t>
      </w:r>
    </w:p>
    <w:p w14:paraId="2CC85E0A" w14:textId="77777777" w:rsidR="00AD050D" w:rsidRPr="002D0D81" w:rsidRDefault="00AD050D" w:rsidP="009671BA">
      <w:pPr>
        <w:pStyle w:val="affa"/>
        <w:spacing w:line="360" w:lineRule="auto"/>
        <w:ind w:firstLine="480"/>
        <w:jc w:val="left"/>
        <w:rPr>
          <w:rFonts w:ascii="Arial" w:hAnsi="Arial" w:cs="Arial"/>
          <w:color w:val="2F2F2F"/>
        </w:rPr>
      </w:pPr>
      <w:r w:rsidRPr="002D0D81">
        <w:rPr>
          <w:rFonts w:ascii="Arial" w:hAnsi="Arial" w:cs="Arial"/>
          <w:color w:val="2F2F2F"/>
        </w:rPr>
        <w:t>该方法将原始数据归一化为均值为</w:t>
      </w:r>
      <w:r w:rsidRPr="002D0D81">
        <w:rPr>
          <w:rFonts w:ascii="Arial" w:hAnsi="Arial" w:cs="Arial"/>
          <w:color w:val="2F2F2F"/>
        </w:rPr>
        <w:t>0</w:t>
      </w:r>
      <w:r w:rsidRPr="002D0D81">
        <w:rPr>
          <w:rFonts w:ascii="Arial" w:hAnsi="Arial" w:cs="Arial"/>
          <w:color w:val="2F2F2F"/>
        </w:rPr>
        <w:t>、方差为</w:t>
      </w:r>
      <w:r w:rsidRPr="002D0D81">
        <w:rPr>
          <w:rFonts w:ascii="Arial" w:hAnsi="Arial" w:cs="Arial"/>
          <w:color w:val="2F2F2F"/>
        </w:rPr>
        <w:t>1</w:t>
      </w:r>
      <w:r w:rsidRPr="002D0D81">
        <w:rPr>
          <w:rFonts w:ascii="Arial" w:hAnsi="Arial" w:cs="Arial"/>
          <w:color w:val="2F2F2F"/>
        </w:rPr>
        <w:t>的数据集</w:t>
      </w:r>
      <w:r w:rsidRPr="002D0D81">
        <w:rPr>
          <w:rFonts w:ascii="Arial" w:hAnsi="Arial" w:cs="Arial" w:hint="eastAsia"/>
          <w:color w:val="2F2F2F"/>
        </w:rPr>
        <w:t>。</w:t>
      </w:r>
    </w:p>
    <w:p w14:paraId="1DCC7030" w14:textId="77777777" w:rsidR="00AD050D" w:rsidRPr="002D0D81" w:rsidRDefault="00AD050D" w:rsidP="009671BA">
      <w:pPr>
        <w:pStyle w:val="affa"/>
        <w:spacing w:line="360" w:lineRule="auto"/>
        <w:ind w:firstLine="480"/>
        <w:jc w:val="left"/>
        <w:rPr>
          <w:rFonts w:ascii="Arial" w:hAnsi="Arial" w:cs="Arial"/>
          <w:color w:val="2F2F2F"/>
        </w:rPr>
      </w:pPr>
      <w:r w:rsidRPr="002D0D81">
        <w:rPr>
          <w:rFonts w:ascii="Arial" w:hAnsi="Arial" w:cs="Arial"/>
          <w:color w:val="2F2F2F"/>
        </w:rPr>
        <w:t>下面给出</w:t>
      </w:r>
      <w:r w:rsidRPr="002D0D81">
        <w:rPr>
          <w:rFonts w:ascii="Arial" w:hAnsi="Arial" w:cs="Arial" w:hint="eastAsia"/>
          <w:color w:val="2F2F2F"/>
        </w:rPr>
        <w:t>K</w:t>
      </w:r>
      <w:r w:rsidRPr="002D0D81">
        <w:rPr>
          <w:rFonts w:ascii="Arial" w:hAnsi="Arial" w:cs="Arial"/>
          <w:color w:val="2F2F2F"/>
        </w:rPr>
        <w:t>NN</w:t>
      </w:r>
      <w:r w:rsidRPr="002D0D81">
        <w:rPr>
          <w:rFonts w:ascii="Arial" w:hAnsi="Arial" w:cs="Arial"/>
          <w:color w:val="2F2F2F"/>
        </w:rPr>
        <w:t>算法的</w:t>
      </w:r>
      <w:r w:rsidRPr="002D0D81">
        <w:rPr>
          <w:rFonts w:ascii="Arial" w:hAnsi="Arial" w:cs="Arial" w:hint="eastAsia"/>
          <w:color w:val="2F2F2F"/>
        </w:rPr>
        <w:t>P</w:t>
      </w:r>
      <w:r w:rsidRPr="002D0D81">
        <w:rPr>
          <w:rFonts w:ascii="Arial" w:hAnsi="Arial" w:cs="Arial"/>
          <w:color w:val="2F2F2F"/>
        </w:rPr>
        <w:t>ython</w:t>
      </w:r>
      <w:r w:rsidRPr="002D0D81">
        <w:rPr>
          <w:rFonts w:ascii="Arial" w:hAnsi="Arial" w:cs="Arial"/>
          <w:color w:val="2F2F2F"/>
        </w:rPr>
        <w:t>语言实现</w:t>
      </w:r>
      <w:r w:rsidRPr="002D0D81">
        <w:rPr>
          <w:rFonts w:ascii="Arial" w:hAnsi="Arial" w:cs="Arial" w:hint="eastAsia"/>
          <w:color w:val="2F2F2F"/>
        </w:rPr>
        <w:t>。</w:t>
      </w:r>
    </w:p>
    <w:p w14:paraId="46F8B103" w14:textId="77777777" w:rsidR="00AD050D" w:rsidRPr="002D0D81" w:rsidRDefault="00AD050D" w:rsidP="009671BA">
      <w:pPr>
        <w:pStyle w:val="affa"/>
        <w:spacing w:line="360" w:lineRule="auto"/>
        <w:ind w:firstLine="480"/>
        <w:jc w:val="left"/>
        <w:rPr>
          <w:rFonts w:ascii="Arial" w:hAnsi="Arial" w:cs="Arial"/>
          <w:color w:val="2F2F2F"/>
        </w:rPr>
      </w:pPr>
    </w:p>
    <w:tbl>
      <w:tblPr>
        <w:tblW w:w="5000" w:type="pct"/>
        <w:tblCellMar>
          <w:top w:w="15" w:type="dxa"/>
          <w:left w:w="15" w:type="dxa"/>
          <w:bottom w:w="15" w:type="dxa"/>
          <w:right w:w="15" w:type="dxa"/>
        </w:tblCellMar>
        <w:tblLook w:val="04A0" w:firstRow="1" w:lastRow="0" w:firstColumn="1" w:lastColumn="0" w:noHBand="0" w:noVBand="1"/>
      </w:tblPr>
      <w:tblGrid>
        <w:gridCol w:w="307"/>
        <w:gridCol w:w="9105"/>
      </w:tblGrid>
      <w:tr w:rsidR="00AD050D" w:rsidRPr="002D0D81" w14:paraId="77067034" w14:textId="77777777" w:rsidTr="009671BA">
        <w:tc>
          <w:tcPr>
            <w:tcW w:w="163" w:type="pct"/>
            <w:noWrap/>
            <w:tcMar>
              <w:top w:w="0" w:type="dxa"/>
              <w:left w:w="150" w:type="dxa"/>
              <w:bottom w:w="0" w:type="dxa"/>
              <w:right w:w="150" w:type="dxa"/>
            </w:tcMar>
          </w:tcPr>
          <w:p w14:paraId="4DAB962F"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4AAD5799" w14:textId="77777777" w:rsidR="00AD050D" w:rsidRPr="002D0D81" w:rsidRDefault="00AD050D" w:rsidP="009671BA">
            <w:pPr>
              <w:widowControl/>
              <w:spacing w:line="300" w:lineRule="atLeast"/>
              <w:jc w:val="left"/>
              <w:rPr>
                <w:rFonts w:ascii="Segoe UI" w:hAnsi="Segoe UI" w:cs="Segoe UI"/>
                <w:color w:val="24292E"/>
                <w:kern w:val="0"/>
                <w:sz w:val="21"/>
                <w:szCs w:val="21"/>
              </w:rPr>
            </w:pPr>
            <w:r w:rsidRPr="002D0D81">
              <w:rPr>
                <w:rFonts w:ascii="Segoe UI" w:hAnsi="Segoe UI" w:cs="Segoe UI"/>
                <w:color w:val="D73A49"/>
                <w:kern w:val="0"/>
                <w:sz w:val="21"/>
                <w:szCs w:val="21"/>
              </w:rPr>
              <w:t>import</w:t>
            </w:r>
            <w:r w:rsidRPr="002D0D81">
              <w:rPr>
                <w:rFonts w:ascii="Segoe UI" w:hAnsi="Segoe UI" w:cs="Segoe UI"/>
                <w:color w:val="24292E"/>
                <w:kern w:val="0"/>
                <w:sz w:val="21"/>
                <w:szCs w:val="21"/>
              </w:rPr>
              <w:t xml:space="preserve"> csv, numpy </w:t>
            </w:r>
            <w:r w:rsidRPr="002D0D81">
              <w:rPr>
                <w:rFonts w:ascii="Segoe UI" w:hAnsi="Segoe UI" w:cs="Segoe UI"/>
                <w:color w:val="D73A49"/>
                <w:kern w:val="0"/>
                <w:sz w:val="21"/>
                <w:szCs w:val="21"/>
              </w:rPr>
              <w:t>as</w:t>
            </w:r>
            <w:r w:rsidRPr="002D0D81">
              <w:rPr>
                <w:rFonts w:ascii="Segoe UI" w:hAnsi="Segoe UI" w:cs="Segoe UI"/>
                <w:color w:val="24292E"/>
                <w:kern w:val="0"/>
                <w:sz w:val="21"/>
                <w:szCs w:val="21"/>
              </w:rPr>
              <w:t xml:space="preserve"> np</w:t>
            </w:r>
          </w:p>
        </w:tc>
      </w:tr>
      <w:tr w:rsidR="00AD050D" w:rsidRPr="002D0D81" w14:paraId="3414ECC3" w14:textId="77777777" w:rsidTr="009671BA">
        <w:tc>
          <w:tcPr>
            <w:tcW w:w="163" w:type="pct"/>
            <w:noWrap/>
            <w:tcMar>
              <w:top w:w="0" w:type="dxa"/>
              <w:left w:w="150" w:type="dxa"/>
              <w:bottom w:w="0" w:type="dxa"/>
              <w:right w:w="150" w:type="dxa"/>
            </w:tcMar>
            <w:hideMark/>
          </w:tcPr>
          <w:p w14:paraId="4D0B831C"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4DB1ABB4" w14:textId="77777777" w:rsidR="00AD050D" w:rsidRPr="002D0D81" w:rsidRDefault="00AD050D" w:rsidP="009671BA">
            <w:pPr>
              <w:widowControl/>
              <w:spacing w:line="300" w:lineRule="atLeast"/>
              <w:jc w:val="left"/>
              <w:rPr>
                <w:rFonts w:ascii="Segoe UI" w:hAnsi="Segoe UI" w:cs="Segoe UI"/>
                <w:color w:val="24292E"/>
                <w:kern w:val="0"/>
                <w:sz w:val="21"/>
                <w:szCs w:val="21"/>
              </w:rPr>
            </w:pPr>
            <w:r w:rsidRPr="002D0D81">
              <w:rPr>
                <w:rFonts w:ascii="Segoe UI" w:hAnsi="Segoe UI" w:cs="Segoe UI"/>
                <w:color w:val="D73A49"/>
                <w:kern w:val="0"/>
                <w:sz w:val="21"/>
                <w:szCs w:val="21"/>
              </w:rPr>
              <w:t>import</w:t>
            </w:r>
            <w:r w:rsidRPr="002D0D81">
              <w:rPr>
                <w:rFonts w:ascii="Segoe UI" w:hAnsi="Segoe UI" w:cs="Segoe UI"/>
                <w:color w:val="24292E"/>
                <w:kern w:val="0"/>
                <w:sz w:val="21"/>
                <w:szCs w:val="21"/>
              </w:rPr>
              <w:t xml:space="preserve"> matplotlib.pyplot </w:t>
            </w:r>
            <w:r w:rsidRPr="002D0D81">
              <w:rPr>
                <w:rFonts w:ascii="Segoe UI" w:hAnsi="Segoe UI" w:cs="Segoe UI"/>
                <w:color w:val="D73A49"/>
                <w:kern w:val="0"/>
                <w:sz w:val="21"/>
                <w:szCs w:val="21"/>
              </w:rPr>
              <w:t>as</w:t>
            </w:r>
            <w:r w:rsidRPr="002D0D81">
              <w:rPr>
                <w:rFonts w:ascii="Segoe UI" w:hAnsi="Segoe UI" w:cs="Segoe UI"/>
                <w:color w:val="24292E"/>
                <w:kern w:val="0"/>
                <w:sz w:val="21"/>
                <w:szCs w:val="21"/>
              </w:rPr>
              <w:t xml:space="preserve"> plt</w:t>
            </w:r>
          </w:p>
        </w:tc>
      </w:tr>
      <w:tr w:rsidR="00AD050D" w:rsidRPr="002D0D81" w14:paraId="31B22FF4" w14:textId="77777777" w:rsidTr="009671BA">
        <w:tc>
          <w:tcPr>
            <w:tcW w:w="163" w:type="pct"/>
            <w:noWrap/>
            <w:tcMar>
              <w:top w:w="0" w:type="dxa"/>
              <w:left w:w="150" w:type="dxa"/>
              <w:bottom w:w="0" w:type="dxa"/>
              <w:right w:w="150" w:type="dxa"/>
            </w:tcMar>
            <w:hideMark/>
          </w:tcPr>
          <w:p w14:paraId="21CBBC8C"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200D1A2F" w14:textId="77777777" w:rsidR="00AD050D" w:rsidRPr="002D0D81" w:rsidRDefault="00AD050D" w:rsidP="009671BA">
            <w:pPr>
              <w:widowControl/>
              <w:spacing w:line="300" w:lineRule="atLeast"/>
              <w:jc w:val="left"/>
              <w:rPr>
                <w:rFonts w:ascii="Segoe UI" w:hAnsi="Segoe UI" w:cs="Segoe UI"/>
                <w:color w:val="24292E"/>
                <w:kern w:val="0"/>
                <w:sz w:val="21"/>
                <w:szCs w:val="21"/>
              </w:rPr>
            </w:pPr>
            <w:r w:rsidRPr="002D0D81">
              <w:rPr>
                <w:rFonts w:ascii="Segoe UI" w:hAnsi="Segoe UI" w:cs="Segoe UI"/>
                <w:color w:val="D73A49"/>
                <w:kern w:val="0"/>
                <w:sz w:val="21"/>
                <w:szCs w:val="21"/>
              </w:rPr>
              <w:t>from</w:t>
            </w:r>
            <w:r w:rsidRPr="002D0D81">
              <w:rPr>
                <w:rFonts w:ascii="Segoe UI" w:hAnsi="Segoe UI" w:cs="Segoe UI"/>
                <w:color w:val="24292E"/>
                <w:kern w:val="0"/>
                <w:sz w:val="21"/>
                <w:szCs w:val="21"/>
              </w:rPr>
              <w:t xml:space="preserve"> mpl_toolkits.mplot3d </w:t>
            </w:r>
            <w:r w:rsidRPr="002D0D81">
              <w:rPr>
                <w:rFonts w:ascii="Segoe UI" w:hAnsi="Segoe UI" w:cs="Segoe UI"/>
                <w:color w:val="D73A49"/>
                <w:kern w:val="0"/>
                <w:sz w:val="21"/>
                <w:szCs w:val="21"/>
              </w:rPr>
              <w:t>import</w:t>
            </w:r>
            <w:r w:rsidRPr="002D0D81">
              <w:rPr>
                <w:rFonts w:ascii="Segoe UI" w:hAnsi="Segoe UI" w:cs="Segoe UI"/>
                <w:color w:val="24292E"/>
                <w:kern w:val="0"/>
                <w:sz w:val="21"/>
                <w:szCs w:val="21"/>
              </w:rPr>
              <w:t xml:space="preserve"> Axes3D</w:t>
            </w:r>
          </w:p>
        </w:tc>
      </w:tr>
      <w:tr w:rsidR="00AD050D" w:rsidRPr="002D0D81" w14:paraId="0A6AD4BC" w14:textId="77777777" w:rsidTr="009671BA">
        <w:tc>
          <w:tcPr>
            <w:tcW w:w="163" w:type="pct"/>
            <w:noWrap/>
            <w:tcMar>
              <w:top w:w="0" w:type="dxa"/>
              <w:left w:w="150" w:type="dxa"/>
              <w:bottom w:w="0" w:type="dxa"/>
              <w:right w:w="150" w:type="dxa"/>
            </w:tcMar>
            <w:hideMark/>
          </w:tcPr>
          <w:p w14:paraId="1BE663EE"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70947574" w14:textId="77777777" w:rsidR="00AD050D" w:rsidRPr="002D0D81" w:rsidRDefault="00AD050D" w:rsidP="009671BA">
            <w:pPr>
              <w:widowControl/>
              <w:spacing w:line="300" w:lineRule="atLeast"/>
              <w:jc w:val="left"/>
              <w:rPr>
                <w:rFonts w:ascii="Segoe UI" w:hAnsi="Segoe UI" w:cs="Segoe UI"/>
                <w:color w:val="24292E"/>
                <w:kern w:val="0"/>
                <w:sz w:val="21"/>
                <w:szCs w:val="21"/>
              </w:rPr>
            </w:pPr>
            <w:r w:rsidRPr="002D0D81">
              <w:rPr>
                <w:rFonts w:ascii="Segoe UI" w:hAnsi="Segoe UI" w:cs="Segoe UI"/>
                <w:color w:val="D73A49"/>
                <w:kern w:val="0"/>
                <w:sz w:val="21"/>
                <w:szCs w:val="21"/>
              </w:rPr>
              <w:t>class</w:t>
            </w:r>
            <w:r w:rsidRPr="002D0D81">
              <w:rPr>
                <w:rFonts w:ascii="Segoe UI" w:hAnsi="Segoe UI" w:cs="Segoe UI"/>
                <w:color w:val="24292E"/>
                <w:kern w:val="0"/>
                <w:sz w:val="21"/>
                <w:szCs w:val="21"/>
              </w:rPr>
              <w:t xml:space="preserve"> </w:t>
            </w:r>
            <w:r w:rsidRPr="002D0D81">
              <w:rPr>
                <w:rFonts w:ascii="Segoe UI" w:hAnsi="Segoe UI" w:cs="Segoe UI"/>
                <w:color w:val="6F42C1"/>
                <w:kern w:val="0"/>
                <w:sz w:val="21"/>
                <w:szCs w:val="21"/>
              </w:rPr>
              <w:t>KNearestNeighbor</w:t>
            </w:r>
            <w:r w:rsidRPr="002D0D81">
              <w:rPr>
                <w:rFonts w:ascii="Segoe UI" w:hAnsi="Segoe UI" w:cs="Segoe UI"/>
                <w:color w:val="24292E"/>
                <w:kern w:val="0"/>
                <w:sz w:val="21"/>
                <w:szCs w:val="21"/>
              </w:rPr>
              <w:t>(</w:t>
            </w:r>
            <w:r w:rsidRPr="002D0D81">
              <w:rPr>
                <w:rFonts w:ascii="Segoe UI" w:hAnsi="Segoe UI" w:cs="Segoe UI"/>
                <w:color w:val="005CC5"/>
                <w:kern w:val="0"/>
                <w:sz w:val="21"/>
                <w:szCs w:val="21"/>
              </w:rPr>
              <w:t>object</w:t>
            </w:r>
            <w:r w:rsidRPr="002D0D81">
              <w:rPr>
                <w:rFonts w:ascii="Segoe UI" w:hAnsi="Segoe UI" w:cs="Segoe UI"/>
                <w:color w:val="24292E"/>
                <w:kern w:val="0"/>
                <w:sz w:val="21"/>
                <w:szCs w:val="21"/>
              </w:rPr>
              <w:t>):</w:t>
            </w:r>
          </w:p>
        </w:tc>
      </w:tr>
      <w:tr w:rsidR="00AD050D" w:rsidRPr="002D0D81" w14:paraId="0A4754C8" w14:textId="77777777" w:rsidTr="009671BA">
        <w:tc>
          <w:tcPr>
            <w:tcW w:w="163" w:type="pct"/>
            <w:noWrap/>
            <w:tcMar>
              <w:top w:w="0" w:type="dxa"/>
              <w:left w:w="150" w:type="dxa"/>
              <w:bottom w:w="0" w:type="dxa"/>
              <w:right w:w="150" w:type="dxa"/>
            </w:tcMar>
            <w:hideMark/>
          </w:tcPr>
          <w:p w14:paraId="3F6FF1DC"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449E5C4A" w14:textId="77777777" w:rsidR="00AD050D" w:rsidRPr="002D0D81" w:rsidRDefault="00AD050D" w:rsidP="009671BA">
            <w:pPr>
              <w:widowControl/>
              <w:spacing w:line="300" w:lineRule="atLeast"/>
              <w:jc w:val="left"/>
              <w:rPr>
                <w:rFonts w:ascii="Segoe UI" w:hAnsi="Segoe UI" w:cs="Segoe UI"/>
                <w:color w:val="24292E"/>
                <w:kern w:val="0"/>
                <w:sz w:val="21"/>
                <w:szCs w:val="21"/>
              </w:rPr>
            </w:pPr>
            <w:r w:rsidRPr="002D0D81">
              <w:rPr>
                <w:rFonts w:ascii="Segoe UI" w:hAnsi="Segoe UI" w:cs="Segoe UI"/>
                <w:color w:val="D73A49"/>
                <w:kern w:val="0"/>
                <w:sz w:val="21"/>
                <w:szCs w:val="21"/>
              </w:rPr>
              <w:t>def</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__init__</w:t>
            </w:r>
            <w:r w:rsidRPr="002D0D81">
              <w:rPr>
                <w:rFonts w:ascii="Segoe UI" w:hAnsi="Segoe UI" w:cs="Segoe UI"/>
                <w:color w:val="24292E"/>
                <w:kern w:val="0"/>
                <w:sz w:val="21"/>
                <w:szCs w:val="21"/>
              </w:rPr>
              <w:t>(self):</w:t>
            </w:r>
          </w:p>
        </w:tc>
      </w:tr>
      <w:tr w:rsidR="00AD050D" w:rsidRPr="002D0D81" w14:paraId="04E45DCD" w14:textId="77777777" w:rsidTr="009671BA">
        <w:tc>
          <w:tcPr>
            <w:tcW w:w="163" w:type="pct"/>
            <w:noWrap/>
            <w:tcMar>
              <w:top w:w="0" w:type="dxa"/>
              <w:left w:w="150" w:type="dxa"/>
              <w:bottom w:w="0" w:type="dxa"/>
              <w:right w:w="150" w:type="dxa"/>
            </w:tcMar>
            <w:hideMark/>
          </w:tcPr>
          <w:p w14:paraId="6D8C4496"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393016B8"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005CC5"/>
                <w:kern w:val="0"/>
                <w:sz w:val="21"/>
                <w:szCs w:val="21"/>
              </w:rPr>
              <w:t>self</w:t>
            </w:r>
            <w:r w:rsidRPr="002D0D81">
              <w:rPr>
                <w:rFonts w:ascii="Segoe UI" w:hAnsi="Segoe UI" w:cs="Segoe UI"/>
                <w:color w:val="24292E"/>
                <w:kern w:val="0"/>
                <w:sz w:val="21"/>
                <w:szCs w:val="21"/>
              </w:rPr>
              <w:t>.Run(</w:t>
            </w:r>
            <w:r w:rsidRPr="002D0D81">
              <w:rPr>
                <w:rFonts w:ascii="Segoe UI" w:hAnsi="Segoe UI" w:cs="Segoe UI"/>
                <w:color w:val="E36209"/>
                <w:kern w:val="0"/>
                <w:sz w:val="21"/>
                <w:szCs w:val="21"/>
              </w:rPr>
              <w:t>split</w:t>
            </w:r>
            <w:r w:rsidRPr="002D0D81">
              <w:rPr>
                <w:rFonts w:ascii="Segoe UI" w:hAnsi="Segoe UI" w:cs="Segoe UI"/>
                <w:color w:val="D73A49"/>
                <w:kern w:val="0"/>
                <w:sz w:val="21"/>
                <w:szCs w:val="21"/>
              </w:rPr>
              <w:t>=</w:t>
            </w:r>
            <w:r w:rsidRPr="002D0D81">
              <w:rPr>
                <w:rFonts w:ascii="Segoe UI" w:hAnsi="Segoe UI" w:cs="Segoe UI"/>
                <w:color w:val="005CC5"/>
                <w:kern w:val="0"/>
                <w:sz w:val="21"/>
                <w:szCs w:val="21"/>
              </w:rPr>
              <w:t>0.75</w:t>
            </w:r>
            <w:r w:rsidRPr="002D0D81">
              <w:rPr>
                <w:rFonts w:ascii="Segoe UI" w:hAnsi="Segoe UI" w:cs="Segoe UI"/>
                <w:color w:val="24292E"/>
                <w:kern w:val="0"/>
                <w:sz w:val="21"/>
                <w:szCs w:val="21"/>
              </w:rPr>
              <w:t xml:space="preserve">, </w:t>
            </w:r>
            <w:r w:rsidRPr="002D0D81">
              <w:rPr>
                <w:rFonts w:ascii="Segoe UI" w:hAnsi="Segoe UI" w:cs="Segoe UI"/>
                <w:color w:val="E36209"/>
                <w:kern w:val="0"/>
                <w:sz w:val="21"/>
                <w:szCs w:val="21"/>
              </w:rPr>
              <w:t>k</w:t>
            </w:r>
            <w:r w:rsidRPr="002D0D81">
              <w:rPr>
                <w:rFonts w:ascii="Segoe UI" w:hAnsi="Segoe UI" w:cs="Segoe UI"/>
                <w:color w:val="D73A49"/>
                <w:kern w:val="0"/>
                <w:sz w:val="21"/>
                <w:szCs w:val="21"/>
              </w:rPr>
              <w:t>=</w:t>
            </w:r>
            <w:r w:rsidRPr="002D0D81">
              <w:rPr>
                <w:rFonts w:ascii="Segoe UI" w:hAnsi="Segoe UI" w:cs="Segoe UI"/>
                <w:color w:val="005CC5"/>
                <w:kern w:val="0"/>
                <w:sz w:val="21"/>
                <w:szCs w:val="21"/>
              </w:rPr>
              <w:t>10</w:t>
            </w:r>
            <w:r w:rsidRPr="002D0D81">
              <w:rPr>
                <w:rFonts w:ascii="Segoe UI" w:hAnsi="Segoe UI" w:cs="Segoe UI"/>
                <w:color w:val="24292E"/>
                <w:kern w:val="0"/>
                <w:sz w:val="21"/>
                <w:szCs w:val="21"/>
              </w:rPr>
              <w:t>)</w:t>
            </w:r>
          </w:p>
        </w:tc>
      </w:tr>
      <w:tr w:rsidR="00AD050D" w:rsidRPr="002D0D81" w14:paraId="4CF32624" w14:textId="77777777" w:rsidTr="009671BA">
        <w:tc>
          <w:tcPr>
            <w:tcW w:w="163" w:type="pct"/>
            <w:noWrap/>
            <w:tcMar>
              <w:top w:w="0" w:type="dxa"/>
              <w:left w:w="150" w:type="dxa"/>
              <w:bottom w:w="0" w:type="dxa"/>
              <w:right w:w="150" w:type="dxa"/>
            </w:tcMar>
            <w:hideMark/>
          </w:tcPr>
          <w:p w14:paraId="47EF237D"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3C315E15" w14:textId="77777777" w:rsidR="00AD050D" w:rsidRPr="002D0D81" w:rsidRDefault="00AD050D" w:rsidP="009671BA">
            <w:pPr>
              <w:widowControl/>
              <w:spacing w:line="300" w:lineRule="atLeast"/>
              <w:jc w:val="left"/>
              <w:rPr>
                <w:rFonts w:ascii="Segoe UI" w:hAnsi="Segoe UI" w:cs="Segoe UI"/>
                <w:color w:val="24292E"/>
                <w:kern w:val="0"/>
                <w:sz w:val="21"/>
                <w:szCs w:val="21"/>
              </w:rPr>
            </w:pPr>
            <w:r w:rsidRPr="002D0D81">
              <w:rPr>
                <w:rFonts w:ascii="Segoe UI" w:hAnsi="Segoe UI" w:cs="Segoe UI"/>
                <w:color w:val="6A737D"/>
                <w:kern w:val="0"/>
                <w:sz w:val="21"/>
                <w:szCs w:val="21"/>
              </w:rPr>
              <w:t xml:space="preserve"># </w:t>
            </w:r>
            <w:r w:rsidRPr="002D0D81">
              <w:rPr>
                <w:rFonts w:ascii="Segoe UI" w:hAnsi="Segoe UI" w:cs="Segoe UI"/>
                <w:color w:val="6A737D"/>
                <w:kern w:val="0"/>
                <w:sz w:val="21"/>
                <w:szCs w:val="21"/>
              </w:rPr>
              <w:t>样本集数据归一化</w:t>
            </w:r>
          </w:p>
        </w:tc>
      </w:tr>
      <w:tr w:rsidR="00AD050D" w:rsidRPr="002D0D81" w14:paraId="6BC988C4" w14:textId="77777777" w:rsidTr="009671BA">
        <w:tc>
          <w:tcPr>
            <w:tcW w:w="163" w:type="pct"/>
            <w:noWrap/>
            <w:tcMar>
              <w:top w:w="0" w:type="dxa"/>
              <w:left w:w="150" w:type="dxa"/>
              <w:bottom w:w="0" w:type="dxa"/>
              <w:right w:w="150" w:type="dxa"/>
            </w:tcMar>
            <w:hideMark/>
          </w:tcPr>
          <w:p w14:paraId="270B1D1A"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7068491B" w14:textId="77777777" w:rsidR="00AD050D" w:rsidRPr="002D0D81" w:rsidRDefault="00AD050D" w:rsidP="009671BA">
            <w:pPr>
              <w:widowControl/>
              <w:spacing w:line="300" w:lineRule="atLeast"/>
              <w:jc w:val="left"/>
              <w:rPr>
                <w:rFonts w:ascii="Segoe UI" w:hAnsi="Segoe UI" w:cs="Segoe UI"/>
                <w:color w:val="24292E"/>
                <w:kern w:val="0"/>
                <w:sz w:val="21"/>
                <w:szCs w:val="21"/>
              </w:rPr>
            </w:pPr>
            <w:r w:rsidRPr="002D0D81">
              <w:rPr>
                <w:rFonts w:ascii="Segoe UI" w:hAnsi="Segoe UI" w:cs="Segoe UI"/>
                <w:color w:val="D73A49"/>
                <w:kern w:val="0"/>
                <w:sz w:val="21"/>
                <w:szCs w:val="21"/>
              </w:rPr>
              <w:t>def</w:t>
            </w:r>
            <w:r w:rsidRPr="002D0D81">
              <w:rPr>
                <w:rFonts w:ascii="Segoe UI" w:hAnsi="Segoe UI" w:cs="Segoe UI"/>
                <w:color w:val="24292E"/>
                <w:kern w:val="0"/>
                <w:sz w:val="21"/>
                <w:szCs w:val="21"/>
              </w:rPr>
              <w:t xml:space="preserve"> </w:t>
            </w:r>
            <w:r w:rsidRPr="002D0D81">
              <w:rPr>
                <w:rFonts w:ascii="Segoe UI" w:hAnsi="Segoe UI" w:cs="Segoe UI"/>
                <w:color w:val="6F42C1"/>
                <w:kern w:val="0"/>
                <w:sz w:val="21"/>
                <w:szCs w:val="21"/>
              </w:rPr>
              <w:t>toOneDaDataset</w:t>
            </w:r>
            <w:r w:rsidRPr="002D0D81">
              <w:rPr>
                <w:rFonts w:ascii="Segoe UI" w:hAnsi="Segoe UI" w:cs="Segoe UI"/>
                <w:color w:val="24292E"/>
                <w:kern w:val="0"/>
                <w:sz w:val="21"/>
                <w:szCs w:val="21"/>
              </w:rPr>
              <w:t>(self):</w:t>
            </w:r>
          </w:p>
        </w:tc>
      </w:tr>
      <w:tr w:rsidR="00AD050D" w:rsidRPr="002D0D81" w14:paraId="175F3C1E" w14:textId="77777777" w:rsidTr="009671BA">
        <w:tc>
          <w:tcPr>
            <w:tcW w:w="163" w:type="pct"/>
            <w:noWrap/>
            <w:tcMar>
              <w:top w:w="0" w:type="dxa"/>
              <w:left w:w="150" w:type="dxa"/>
              <w:bottom w:w="0" w:type="dxa"/>
              <w:right w:w="150" w:type="dxa"/>
            </w:tcMar>
            <w:hideMark/>
          </w:tcPr>
          <w:p w14:paraId="2D90C010"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2524FF34" w14:textId="77777777" w:rsidR="00AD050D" w:rsidRPr="002D0D81" w:rsidRDefault="00AD050D" w:rsidP="009671BA">
            <w:pPr>
              <w:widowControl/>
              <w:spacing w:line="300" w:lineRule="atLeast"/>
              <w:ind w:firstLineChars="300" w:firstLine="630"/>
              <w:jc w:val="left"/>
              <w:rPr>
                <w:rFonts w:ascii="Segoe UI" w:hAnsi="Segoe UI" w:cs="Segoe UI"/>
                <w:color w:val="24292E"/>
                <w:kern w:val="0"/>
                <w:sz w:val="21"/>
                <w:szCs w:val="21"/>
              </w:rPr>
            </w:pPr>
            <w:r w:rsidRPr="002D0D81">
              <w:rPr>
                <w:rFonts w:ascii="Segoe UI" w:hAnsi="Segoe UI" w:cs="Segoe UI"/>
                <w:color w:val="24292E"/>
                <w:kern w:val="0"/>
                <w:sz w:val="21"/>
                <w:szCs w:val="21"/>
              </w:rPr>
              <w:t xml:space="preserve">temp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np.array(np.array(</w:t>
            </w:r>
            <w:r w:rsidRPr="002D0D81">
              <w:rPr>
                <w:rFonts w:ascii="Segoe UI" w:hAnsi="Segoe UI" w:cs="Segoe UI"/>
                <w:color w:val="005CC5"/>
                <w:kern w:val="0"/>
                <w:sz w:val="21"/>
                <w:szCs w:val="21"/>
              </w:rPr>
              <w:t>self</w:t>
            </w:r>
            <w:r w:rsidRPr="002D0D81">
              <w:rPr>
                <w:rFonts w:ascii="Segoe UI" w:hAnsi="Segoe UI" w:cs="Segoe UI"/>
                <w:color w:val="24292E"/>
                <w:kern w:val="0"/>
                <w:sz w:val="21"/>
                <w:szCs w:val="21"/>
              </w:rPr>
              <w:t xml:space="preserve">.dataset)[:, </w:t>
            </w:r>
            <w:r w:rsidRPr="002D0D81">
              <w:rPr>
                <w:rFonts w:ascii="Segoe UI" w:hAnsi="Segoe UI" w:cs="Segoe UI"/>
                <w:color w:val="005CC5"/>
                <w:kern w:val="0"/>
                <w:sz w:val="21"/>
                <w:szCs w:val="21"/>
              </w:rPr>
              <w:t>0</w:t>
            </w:r>
            <w:r w:rsidRPr="002D0D81">
              <w:rPr>
                <w:rFonts w:ascii="Segoe UI" w:hAnsi="Segoe UI" w:cs="Segoe UI"/>
                <w:color w:val="24292E"/>
                <w:kern w:val="0"/>
                <w:sz w:val="21"/>
                <w:szCs w:val="21"/>
              </w:rPr>
              <w:t>:</w:t>
            </w:r>
            <w:r w:rsidRPr="002D0D81">
              <w:rPr>
                <w:rFonts w:ascii="Segoe UI" w:hAnsi="Segoe UI" w:cs="Segoe UI"/>
                <w:color w:val="D73A49"/>
                <w:kern w:val="0"/>
                <w:sz w:val="21"/>
                <w:szCs w:val="21"/>
              </w:rPr>
              <w:t>-</w:t>
            </w:r>
            <w:r w:rsidRPr="002D0D81">
              <w:rPr>
                <w:rFonts w:ascii="Segoe UI" w:hAnsi="Segoe UI" w:cs="Segoe UI"/>
                <w:color w:val="005CC5"/>
                <w:kern w:val="0"/>
                <w:sz w:val="21"/>
                <w:szCs w:val="21"/>
              </w:rPr>
              <w:t>1</w:t>
            </w:r>
            <w:r w:rsidRPr="002D0D81">
              <w:rPr>
                <w:rFonts w:ascii="Segoe UI" w:hAnsi="Segoe UI" w:cs="Segoe UI"/>
                <w:color w:val="24292E"/>
                <w:kern w:val="0"/>
                <w:sz w:val="21"/>
                <w:szCs w:val="21"/>
              </w:rPr>
              <w:t xml:space="preserve">], </w:t>
            </w:r>
            <w:r w:rsidRPr="002D0D81">
              <w:rPr>
                <w:rFonts w:ascii="Segoe UI" w:hAnsi="Segoe UI" w:cs="Segoe UI"/>
                <w:color w:val="E36209"/>
                <w:kern w:val="0"/>
                <w:sz w:val="21"/>
                <w:szCs w:val="21"/>
              </w:rPr>
              <w:t>dtype</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np.float)</w:t>
            </w:r>
          </w:p>
        </w:tc>
      </w:tr>
      <w:tr w:rsidR="00AD050D" w:rsidRPr="002D0D81" w14:paraId="1F002AD3" w14:textId="77777777" w:rsidTr="009671BA">
        <w:tc>
          <w:tcPr>
            <w:tcW w:w="163" w:type="pct"/>
            <w:noWrap/>
            <w:tcMar>
              <w:top w:w="0" w:type="dxa"/>
              <w:left w:w="150" w:type="dxa"/>
              <w:bottom w:w="0" w:type="dxa"/>
              <w:right w:w="150" w:type="dxa"/>
            </w:tcMar>
            <w:hideMark/>
          </w:tcPr>
          <w:p w14:paraId="3B9216A7"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6E7BD0A5" w14:textId="77777777" w:rsidR="00AD050D" w:rsidRPr="002D0D81" w:rsidRDefault="00AD050D" w:rsidP="009671BA">
            <w:pPr>
              <w:widowControl/>
              <w:spacing w:line="300" w:lineRule="atLeast"/>
              <w:ind w:firstLineChars="300" w:firstLine="630"/>
              <w:jc w:val="left"/>
              <w:rPr>
                <w:rFonts w:ascii="Segoe UI" w:hAnsi="Segoe UI" w:cs="Segoe UI"/>
                <w:color w:val="24292E"/>
                <w:kern w:val="0"/>
                <w:sz w:val="21"/>
                <w:szCs w:val="21"/>
              </w:rPr>
            </w:pPr>
            <w:r w:rsidRPr="002D0D81">
              <w:rPr>
                <w:rFonts w:ascii="Segoe UI" w:hAnsi="Segoe UI" w:cs="Segoe UI"/>
                <w:color w:val="6A737D"/>
                <w:kern w:val="0"/>
                <w:sz w:val="21"/>
                <w:szCs w:val="21"/>
              </w:rPr>
              <w:t># temp = ((temp - temp.mean()) / temp.std()).tolist() # Z-score</w:t>
            </w:r>
            <w:r w:rsidRPr="002D0D81">
              <w:rPr>
                <w:rFonts w:ascii="Segoe UI" w:hAnsi="Segoe UI" w:cs="Segoe UI"/>
                <w:color w:val="6A737D"/>
                <w:kern w:val="0"/>
                <w:sz w:val="21"/>
                <w:szCs w:val="21"/>
              </w:rPr>
              <w:t>标准化</w:t>
            </w:r>
          </w:p>
        </w:tc>
      </w:tr>
      <w:tr w:rsidR="00AD050D" w:rsidRPr="002D0D81" w14:paraId="0F460B76" w14:textId="77777777" w:rsidTr="009671BA">
        <w:tc>
          <w:tcPr>
            <w:tcW w:w="163" w:type="pct"/>
            <w:noWrap/>
            <w:tcMar>
              <w:top w:w="0" w:type="dxa"/>
              <w:left w:w="150" w:type="dxa"/>
              <w:bottom w:w="0" w:type="dxa"/>
              <w:right w:w="150" w:type="dxa"/>
            </w:tcMar>
            <w:hideMark/>
          </w:tcPr>
          <w:p w14:paraId="6477B53F"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5F710E7F" w14:textId="77777777" w:rsidR="00AD050D" w:rsidRPr="002D0D81" w:rsidRDefault="00AD050D" w:rsidP="009671BA">
            <w:pPr>
              <w:widowControl/>
              <w:spacing w:line="300" w:lineRule="atLeast"/>
              <w:ind w:firstLineChars="300" w:firstLine="630"/>
              <w:jc w:val="left"/>
              <w:rPr>
                <w:rFonts w:ascii="Segoe UI" w:hAnsi="Segoe UI" w:cs="Segoe UI"/>
                <w:color w:val="24292E"/>
                <w:kern w:val="0"/>
                <w:sz w:val="21"/>
                <w:szCs w:val="21"/>
              </w:rPr>
            </w:pPr>
            <w:r w:rsidRPr="002D0D81">
              <w:rPr>
                <w:rFonts w:ascii="Segoe UI" w:hAnsi="Segoe UI" w:cs="Segoe UI"/>
                <w:color w:val="24292E"/>
                <w:kern w:val="0"/>
                <w:sz w:val="21"/>
                <w:szCs w:val="21"/>
              </w:rPr>
              <w:t xml:space="preserve">temp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((temp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temp.min())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(temp.max()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temp.min())).tolist() </w:t>
            </w:r>
            <w:r w:rsidRPr="002D0D81">
              <w:rPr>
                <w:rFonts w:ascii="Segoe UI" w:hAnsi="Segoe UI" w:cs="Segoe UI"/>
                <w:color w:val="6A737D"/>
                <w:kern w:val="0"/>
                <w:sz w:val="21"/>
                <w:szCs w:val="21"/>
              </w:rPr>
              <w:t># min-max</w:t>
            </w:r>
            <w:r w:rsidRPr="002D0D81">
              <w:rPr>
                <w:rFonts w:ascii="Segoe UI" w:hAnsi="Segoe UI" w:cs="Segoe UI"/>
                <w:color w:val="6A737D"/>
                <w:kern w:val="0"/>
                <w:sz w:val="21"/>
                <w:szCs w:val="21"/>
              </w:rPr>
              <w:t>标准化</w:t>
            </w:r>
          </w:p>
        </w:tc>
      </w:tr>
      <w:tr w:rsidR="00AD050D" w:rsidRPr="002D0D81" w14:paraId="40D5D834" w14:textId="77777777" w:rsidTr="009671BA">
        <w:tc>
          <w:tcPr>
            <w:tcW w:w="163" w:type="pct"/>
            <w:noWrap/>
            <w:tcMar>
              <w:top w:w="0" w:type="dxa"/>
              <w:left w:w="150" w:type="dxa"/>
              <w:bottom w:w="0" w:type="dxa"/>
              <w:right w:w="150" w:type="dxa"/>
            </w:tcMar>
            <w:hideMark/>
          </w:tcPr>
          <w:p w14:paraId="0D3261DF"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60E15DBC" w14:textId="77777777" w:rsidR="00AD050D" w:rsidRPr="002D0D81" w:rsidRDefault="00AD050D" w:rsidP="009671BA">
            <w:pPr>
              <w:widowControl/>
              <w:spacing w:line="300" w:lineRule="atLeast"/>
              <w:ind w:firstLineChars="300" w:firstLine="630"/>
              <w:jc w:val="left"/>
              <w:rPr>
                <w:rFonts w:ascii="Segoe UI" w:hAnsi="Segoe UI" w:cs="Segoe UI"/>
                <w:color w:val="24292E"/>
                <w:kern w:val="0"/>
                <w:sz w:val="21"/>
                <w:szCs w:val="21"/>
              </w:rPr>
            </w:pPr>
            <w:r w:rsidRPr="002D0D81">
              <w:rPr>
                <w:rFonts w:ascii="Segoe UI" w:hAnsi="Segoe UI" w:cs="Segoe UI"/>
                <w:color w:val="24292E"/>
                <w:kern w:val="0"/>
                <w:sz w:val="21"/>
                <w:szCs w:val="21"/>
              </w:rPr>
              <w:t>[line.append(</w:t>
            </w:r>
            <w:r w:rsidRPr="002D0D81">
              <w:rPr>
                <w:rFonts w:ascii="Segoe UI" w:hAnsi="Segoe UI" w:cs="Segoe UI"/>
                <w:color w:val="005CC5"/>
                <w:kern w:val="0"/>
                <w:sz w:val="21"/>
                <w:szCs w:val="21"/>
              </w:rPr>
              <w:t>self</w:t>
            </w:r>
            <w:r w:rsidRPr="002D0D81">
              <w:rPr>
                <w:rFonts w:ascii="Segoe UI" w:hAnsi="Segoe UI" w:cs="Segoe UI"/>
                <w:color w:val="24292E"/>
                <w:kern w:val="0"/>
                <w:sz w:val="21"/>
                <w:szCs w:val="21"/>
              </w:rPr>
              <w:t>.dataset[idx][</w:t>
            </w:r>
            <w:r w:rsidRPr="002D0D81">
              <w:rPr>
                <w:rFonts w:ascii="Segoe UI" w:hAnsi="Segoe UI" w:cs="Segoe UI"/>
                <w:color w:val="D73A49"/>
                <w:kern w:val="0"/>
                <w:sz w:val="21"/>
                <w:szCs w:val="21"/>
              </w:rPr>
              <w:t>-</w:t>
            </w:r>
            <w:r w:rsidRPr="002D0D81">
              <w:rPr>
                <w:rFonts w:ascii="Segoe UI" w:hAnsi="Segoe UI" w:cs="Segoe UI"/>
                <w:color w:val="005CC5"/>
                <w:kern w:val="0"/>
                <w:sz w:val="21"/>
                <w:szCs w:val="21"/>
              </w:rPr>
              <w:t>1</w:t>
            </w:r>
            <w:r w:rsidRPr="002D0D81">
              <w:rPr>
                <w:rFonts w:ascii="Segoe UI" w:hAnsi="Segoe UI" w:cs="Segoe UI"/>
                <w:color w:val="24292E"/>
                <w:kern w:val="0"/>
                <w:sz w:val="21"/>
                <w:szCs w:val="21"/>
              </w:rPr>
              <w:t xml:space="preserve">]) </w:t>
            </w:r>
            <w:r w:rsidRPr="002D0D81">
              <w:rPr>
                <w:rFonts w:ascii="Segoe UI" w:hAnsi="Segoe UI" w:cs="Segoe UI"/>
                <w:color w:val="D73A49"/>
                <w:kern w:val="0"/>
                <w:sz w:val="21"/>
                <w:szCs w:val="21"/>
              </w:rPr>
              <w:t>for</w:t>
            </w:r>
            <w:r w:rsidRPr="002D0D81">
              <w:rPr>
                <w:rFonts w:ascii="Segoe UI" w:hAnsi="Segoe UI" w:cs="Segoe UI"/>
                <w:color w:val="24292E"/>
                <w:kern w:val="0"/>
                <w:sz w:val="21"/>
                <w:szCs w:val="21"/>
              </w:rPr>
              <w:t xml:space="preserve"> idx, line </w:t>
            </w:r>
            <w:r w:rsidRPr="002D0D81">
              <w:rPr>
                <w:rFonts w:ascii="Segoe UI" w:hAnsi="Segoe UI" w:cs="Segoe UI"/>
                <w:color w:val="D73A49"/>
                <w:kern w:val="0"/>
                <w:sz w:val="21"/>
                <w:szCs w:val="21"/>
              </w:rPr>
              <w:t>in</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enumerate</w:t>
            </w:r>
            <w:r w:rsidRPr="002D0D81">
              <w:rPr>
                <w:rFonts w:ascii="Segoe UI" w:hAnsi="Segoe UI" w:cs="Segoe UI"/>
                <w:color w:val="24292E"/>
                <w:kern w:val="0"/>
                <w:sz w:val="21"/>
                <w:szCs w:val="21"/>
              </w:rPr>
              <w:t>(temp)]</w:t>
            </w:r>
          </w:p>
        </w:tc>
      </w:tr>
      <w:tr w:rsidR="00AD050D" w:rsidRPr="002D0D81" w14:paraId="111887D2" w14:textId="77777777" w:rsidTr="009671BA">
        <w:tc>
          <w:tcPr>
            <w:tcW w:w="163" w:type="pct"/>
            <w:noWrap/>
            <w:tcMar>
              <w:top w:w="0" w:type="dxa"/>
              <w:left w:w="150" w:type="dxa"/>
              <w:bottom w:w="0" w:type="dxa"/>
              <w:right w:w="150" w:type="dxa"/>
            </w:tcMar>
            <w:hideMark/>
          </w:tcPr>
          <w:p w14:paraId="66D413BC"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7106131F" w14:textId="77777777" w:rsidR="00AD050D" w:rsidRPr="002D0D81" w:rsidRDefault="00AD050D" w:rsidP="009671BA">
            <w:pPr>
              <w:widowControl/>
              <w:spacing w:line="300" w:lineRule="atLeast"/>
              <w:jc w:val="left"/>
              <w:rPr>
                <w:rFonts w:ascii="Segoe UI" w:hAnsi="Segoe UI" w:cs="Segoe UI"/>
                <w:color w:val="24292E"/>
                <w:kern w:val="0"/>
                <w:sz w:val="21"/>
                <w:szCs w:val="21"/>
              </w:rPr>
            </w:pPr>
            <w:r w:rsidRPr="002D0D81">
              <w:rPr>
                <w:rFonts w:ascii="Segoe UI" w:hAnsi="Segoe UI" w:cs="Segoe UI"/>
                <w:color w:val="D73A49"/>
                <w:kern w:val="0"/>
                <w:sz w:val="21"/>
                <w:szCs w:val="21"/>
              </w:rPr>
              <w:t>return</w:t>
            </w:r>
            <w:r w:rsidRPr="002D0D81">
              <w:rPr>
                <w:rFonts w:ascii="Segoe UI" w:hAnsi="Segoe UI" w:cs="Segoe UI"/>
                <w:color w:val="24292E"/>
                <w:kern w:val="0"/>
                <w:sz w:val="21"/>
                <w:szCs w:val="21"/>
              </w:rPr>
              <w:t xml:space="preserve"> temp</w:t>
            </w:r>
          </w:p>
        </w:tc>
      </w:tr>
      <w:tr w:rsidR="00AD050D" w:rsidRPr="002D0D81" w14:paraId="5544EF3E" w14:textId="77777777" w:rsidTr="009671BA">
        <w:tc>
          <w:tcPr>
            <w:tcW w:w="163" w:type="pct"/>
            <w:noWrap/>
            <w:tcMar>
              <w:top w:w="0" w:type="dxa"/>
              <w:left w:w="150" w:type="dxa"/>
              <w:bottom w:w="0" w:type="dxa"/>
              <w:right w:w="150" w:type="dxa"/>
            </w:tcMar>
            <w:hideMark/>
          </w:tcPr>
          <w:p w14:paraId="751F4AFE"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4C8CEBF5" w14:textId="77777777" w:rsidR="00AD050D" w:rsidRPr="002D0D81" w:rsidRDefault="00AD050D" w:rsidP="009671BA">
            <w:pPr>
              <w:widowControl/>
              <w:spacing w:line="300" w:lineRule="atLeast"/>
              <w:jc w:val="left"/>
              <w:rPr>
                <w:rFonts w:ascii="Segoe UI" w:hAnsi="Segoe UI" w:cs="Segoe UI"/>
                <w:color w:val="24292E"/>
                <w:kern w:val="0"/>
                <w:sz w:val="21"/>
                <w:szCs w:val="21"/>
              </w:rPr>
            </w:pPr>
            <w:r w:rsidRPr="002D0D81">
              <w:rPr>
                <w:rFonts w:ascii="Segoe UI" w:hAnsi="Segoe UI" w:cs="Segoe UI"/>
                <w:color w:val="6A737D"/>
                <w:kern w:val="0"/>
                <w:sz w:val="21"/>
                <w:szCs w:val="21"/>
              </w:rPr>
              <w:t xml:space="preserve"># </w:t>
            </w:r>
            <w:r w:rsidRPr="002D0D81">
              <w:rPr>
                <w:rFonts w:ascii="Segoe UI" w:hAnsi="Segoe UI" w:cs="Segoe UI"/>
                <w:color w:val="6A737D"/>
                <w:kern w:val="0"/>
                <w:sz w:val="21"/>
                <w:szCs w:val="21"/>
              </w:rPr>
              <w:t>导入解析数据</w:t>
            </w:r>
          </w:p>
        </w:tc>
      </w:tr>
      <w:tr w:rsidR="00AD050D" w:rsidRPr="002D0D81" w14:paraId="108C2933" w14:textId="77777777" w:rsidTr="009671BA">
        <w:tc>
          <w:tcPr>
            <w:tcW w:w="163" w:type="pct"/>
            <w:noWrap/>
            <w:tcMar>
              <w:top w:w="0" w:type="dxa"/>
              <w:left w:w="150" w:type="dxa"/>
              <w:bottom w:w="0" w:type="dxa"/>
              <w:right w:w="150" w:type="dxa"/>
            </w:tcMar>
            <w:hideMark/>
          </w:tcPr>
          <w:p w14:paraId="509B042D"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65FC0657" w14:textId="77777777" w:rsidR="00AD050D" w:rsidRPr="002D0D81" w:rsidRDefault="00AD050D" w:rsidP="009671BA">
            <w:pPr>
              <w:widowControl/>
              <w:spacing w:line="300" w:lineRule="atLeast"/>
              <w:jc w:val="left"/>
              <w:rPr>
                <w:rFonts w:ascii="Segoe UI" w:hAnsi="Segoe UI" w:cs="Segoe UI"/>
                <w:color w:val="24292E"/>
                <w:kern w:val="0"/>
                <w:sz w:val="21"/>
                <w:szCs w:val="21"/>
              </w:rPr>
            </w:pPr>
            <w:r w:rsidRPr="002D0D81">
              <w:rPr>
                <w:rFonts w:ascii="Segoe UI" w:hAnsi="Segoe UI" w:cs="Segoe UI"/>
                <w:color w:val="D73A49"/>
                <w:kern w:val="0"/>
                <w:sz w:val="21"/>
                <w:szCs w:val="21"/>
              </w:rPr>
              <w:t>def</w:t>
            </w:r>
            <w:r w:rsidRPr="002D0D81">
              <w:rPr>
                <w:rFonts w:ascii="Segoe UI" w:hAnsi="Segoe UI" w:cs="Segoe UI"/>
                <w:color w:val="24292E"/>
                <w:kern w:val="0"/>
                <w:sz w:val="21"/>
                <w:szCs w:val="21"/>
              </w:rPr>
              <w:t xml:space="preserve"> </w:t>
            </w:r>
            <w:r w:rsidRPr="002D0D81">
              <w:rPr>
                <w:rFonts w:ascii="Segoe UI" w:hAnsi="Segoe UI" w:cs="Segoe UI"/>
                <w:color w:val="6F42C1"/>
                <w:kern w:val="0"/>
                <w:sz w:val="21"/>
                <w:szCs w:val="21"/>
              </w:rPr>
              <w:t>loadDataset</w:t>
            </w:r>
            <w:r w:rsidRPr="002D0D81">
              <w:rPr>
                <w:rFonts w:ascii="Segoe UI" w:hAnsi="Segoe UI" w:cs="Segoe UI"/>
                <w:color w:val="24292E"/>
                <w:kern w:val="0"/>
                <w:sz w:val="21"/>
                <w:szCs w:val="21"/>
              </w:rPr>
              <w:t>(self, filename, split):</w:t>
            </w:r>
          </w:p>
        </w:tc>
      </w:tr>
      <w:tr w:rsidR="00AD050D" w:rsidRPr="002D0D81" w14:paraId="64FFF340" w14:textId="77777777" w:rsidTr="009671BA">
        <w:tc>
          <w:tcPr>
            <w:tcW w:w="163" w:type="pct"/>
            <w:noWrap/>
            <w:tcMar>
              <w:top w:w="0" w:type="dxa"/>
              <w:left w:w="150" w:type="dxa"/>
              <w:bottom w:w="0" w:type="dxa"/>
              <w:right w:w="150" w:type="dxa"/>
            </w:tcMar>
            <w:hideMark/>
          </w:tcPr>
          <w:p w14:paraId="6C154B16"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07EE88BA"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D73A49"/>
                <w:kern w:val="0"/>
                <w:sz w:val="21"/>
                <w:szCs w:val="21"/>
              </w:rPr>
              <w:t>with</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open</w:t>
            </w:r>
            <w:r w:rsidRPr="002D0D81">
              <w:rPr>
                <w:rFonts w:ascii="Segoe UI" w:hAnsi="Segoe UI" w:cs="Segoe UI"/>
                <w:color w:val="24292E"/>
                <w:kern w:val="0"/>
                <w:sz w:val="21"/>
                <w:szCs w:val="21"/>
              </w:rPr>
              <w:t xml:space="preserve">(filename, </w:t>
            </w:r>
            <w:r w:rsidRPr="002D0D81">
              <w:rPr>
                <w:rFonts w:ascii="Segoe UI" w:hAnsi="Segoe UI" w:cs="Segoe UI"/>
                <w:color w:val="032F62"/>
                <w:kern w:val="0"/>
                <w:sz w:val="21"/>
                <w:szCs w:val="21"/>
              </w:rPr>
              <w:t>'r'</w:t>
            </w:r>
            <w:r w:rsidRPr="002D0D81">
              <w:rPr>
                <w:rFonts w:ascii="Segoe UI" w:hAnsi="Segoe UI" w:cs="Segoe UI"/>
                <w:color w:val="24292E"/>
                <w:kern w:val="0"/>
                <w:sz w:val="21"/>
                <w:szCs w:val="21"/>
              </w:rPr>
              <w:t xml:space="preserve">) </w:t>
            </w:r>
            <w:r w:rsidRPr="002D0D81">
              <w:rPr>
                <w:rFonts w:ascii="Segoe UI" w:hAnsi="Segoe UI" w:cs="Segoe UI"/>
                <w:color w:val="D73A49"/>
                <w:kern w:val="0"/>
                <w:sz w:val="21"/>
                <w:szCs w:val="21"/>
              </w:rPr>
              <w:t>as</w:t>
            </w:r>
            <w:r w:rsidRPr="002D0D81">
              <w:rPr>
                <w:rFonts w:ascii="Segoe UI" w:hAnsi="Segoe UI" w:cs="Segoe UI"/>
                <w:color w:val="24292E"/>
                <w:kern w:val="0"/>
                <w:sz w:val="21"/>
                <w:szCs w:val="21"/>
              </w:rPr>
              <w:t xml:space="preserve"> csvfile:</w:t>
            </w:r>
          </w:p>
        </w:tc>
      </w:tr>
      <w:tr w:rsidR="00AD050D" w:rsidRPr="002D0D81" w14:paraId="6F31EDBF" w14:textId="77777777" w:rsidTr="009671BA">
        <w:tc>
          <w:tcPr>
            <w:tcW w:w="163" w:type="pct"/>
            <w:noWrap/>
            <w:tcMar>
              <w:top w:w="0" w:type="dxa"/>
              <w:left w:w="150" w:type="dxa"/>
              <w:bottom w:w="0" w:type="dxa"/>
              <w:right w:w="150" w:type="dxa"/>
            </w:tcMar>
            <w:hideMark/>
          </w:tcPr>
          <w:p w14:paraId="4A23DA7B"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5C8180AA"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005CC5"/>
                <w:kern w:val="0"/>
                <w:sz w:val="21"/>
                <w:szCs w:val="21"/>
              </w:rPr>
              <w:t>self</w:t>
            </w:r>
            <w:r w:rsidRPr="002D0D81">
              <w:rPr>
                <w:rFonts w:ascii="Segoe UI" w:hAnsi="Segoe UI" w:cs="Segoe UI"/>
                <w:color w:val="24292E"/>
                <w:kern w:val="0"/>
                <w:sz w:val="21"/>
                <w:szCs w:val="21"/>
              </w:rPr>
              <w:t xml:space="preserve">.dataset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list</w:t>
            </w:r>
            <w:r w:rsidRPr="002D0D81">
              <w:rPr>
                <w:rFonts w:ascii="Segoe UI" w:hAnsi="Segoe UI" w:cs="Segoe UI"/>
                <w:color w:val="24292E"/>
                <w:kern w:val="0"/>
                <w:sz w:val="21"/>
                <w:szCs w:val="21"/>
              </w:rPr>
              <w:t>(csv.reader(csvfile))</w:t>
            </w:r>
          </w:p>
        </w:tc>
      </w:tr>
      <w:tr w:rsidR="00AD050D" w:rsidRPr="002D0D81" w14:paraId="019D1C3B" w14:textId="77777777" w:rsidTr="009671BA">
        <w:tc>
          <w:tcPr>
            <w:tcW w:w="163" w:type="pct"/>
            <w:noWrap/>
            <w:tcMar>
              <w:top w:w="0" w:type="dxa"/>
              <w:left w:w="150" w:type="dxa"/>
              <w:bottom w:w="0" w:type="dxa"/>
              <w:right w:w="150" w:type="dxa"/>
            </w:tcMar>
            <w:hideMark/>
          </w:tcPr>
          <w:p w14:paraId="697A991E"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1F5100EC"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24292E"/>
                <w:kern w:val="0"/>
                <w:sz w:val="21"/>
                <w:szCs w:val="21"/>
              </w:rPr>
              <w:t>np.random.shuffle(</w:t>
            </w:r>
            <w:r w:rsidRPr="002D0D81">
              <w:rPr>
                <w:rFonts w:ascii="Segoe UI" w:hAnsi="Segoe UI" w:cs="Segoe UI"/>
                <w:color w:val="005CC5"/>
                <w:kern w:val="0"/>
                <w:sz w:val="21"/>
                <w:szCs w:val="21"/>
              </w:rPr>
              <w:t>self</w:t>
            </w:r>
            <w:r w:rsidRPr="002D0D81">
              <w:rPr>
                <w:rFonts w:ascii="Segoe UI" w:hAnsi="Segoe UI" w:cs="Segoe UI"/>
                <w:color w:val="24292E"/>
                <w:kern w:val="0"/>
                <w:sz w:val="21"/>
                <w:szCs w:val="21"/>
              </w:rPr>
              <w:t>.dataset)</w:t>
            </w:r>
          </w:p>
        </w:tc>
      </w:tr>
      <w:tr w:rsidR="00AD050D" w:rsidRPr="002D0D81" w14:paraId="3004DAF6" w14:textId="77777777" w:rsidTr="009671BA">
        <w:tc>
          <w:tcPr>
            <w:tcW w:w="163" w:type="pct"/>
            <w:noWrap/>
            <w:tcMar>
              <w:top w:w="0" w:type="dxa"/>
              <w:left w:w="150" w:type="dxa"/>
              <w:bottom w:w="0" w:type="dxa"/>
              <w:right w:w="150" w:type="dxa"/>
            </w:tcMar>
            <w:hideMark/>
          </w:tcPr>
          <w:p w14:paraId="0350A348"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4794BC33"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005CC5"/>
                <w:kern w:val="0"/>
                <w:sz w:val="21"/>
                <w:szCs w:val="21"/>
              </w:rPr>
              <w:t>self</w:t>
            </w:r>
            <w:r w:rsidRPr="002D0D81">
              <w:rPr>
                <w:rFonts w:ascii="Segoe UI" w:hAnsi="Segoe UI" w:cs="Segoe UI"/>
                <w:color w:val="24292E"/>
                <w:kern w:val="0"/>
                <w:sz w:val="21"/>
                <w:szCs w:val="21"/>
              </w:rPr>
              <w:t xml:space="preserve">.dataset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self</w:t>
            </w:r>
            <w:r w:rsidRPr="002D0D81">
              <w:rPr>
                <w:rFonts w:ascii="Segoe UI" w:hAnsi="Segoe UI" w:cs="Segoe UI"/>
                <w:color w:val="24292E"/>
                <w:kern w:val="0"/>
                <w:sz w:val="21"/>
                <w:szCs w:val="21"/>
              </w:rPr>
              <w:t>.toOneDaDataset()</w:t>
            </w:r>
          </w:p>
        </w:tc>
      </w:tr>
      <w:tr w:rsidR="00AD050D" w:rsidRPr="002D0D81" w14:paraId="4B123CDC" w14:textId="77777777" w:rsidTr="009671BA">
        <w:tc>
          <w:tcPr>
            <w:tcW w:w="163" w:type="pct"/>
            <w:noWrap/>
            <w:tcMar>
              <w:top w:w="0" w:type="dxa"/>
              <w:left w:w="150" w:type="dxa"/>
              <w:bottom w:w="0" w:type="dxa"/>
              <w:right w:w="150" w:type="dxa"/>
            </w:tcMar>
            <w:hideMark/>
          </w:tcPr>
          <w:p w14:paraId="4550E636"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4B9C6D19"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24292E"/>
                <w:kern w:val="0"/>
                <w:sz w:val="21"/>
                <w:szCs w:val="21"/>
              </w:rPr>
              <w:t xml:space="preserve">datasetSize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len</w:t>
            </w:r>
            <w:r w:rsidRPr="002D0D81">
              <w:rPr>
                <w:rFonts w:ascii="Segoe UI" w:hAnsi="Segoe UI" w:cs="Segoe UI"/>
                <w:color w:val="24292E"/>
                <w:kern w:val="0"/>
                <w:sz w:val="21"/>
                <w:szCs w:val="21"/>
              </w:rPr>
              <w:t>(</w:t>
            </w:r>
            <w:r w:rsidRPr="002D0D81">
              <w:rPr>
                <w:rFonts w:ascii="Segoe UI" w:hAnsi="Segoe UI" w:cs="Segoe UI"/>
                <w:color w:val="005CC5"/>
                <w:kern w:val="0"/>
                <w:sz w:val="21"/>
                <w:szCs w:val="21"/>
              </w:rPr>
              <w:t>self</w:t>
            </w:r>
            <w:r w:rsidRPr="002D0D81">
              <w:rPr>
                <w:rFonts w:ascii="Segoe UI" w:hAnsi="Segoe UI" w:cs="Segoe UI"/>
                <w:color w:val="24292E"/>
                <w:kern w:val="0"/>
                <w:sz w:val="21"/>
                <w:szCs w:val="21"/>
              </w:rPr>
              <w:t>.dataset)</w:t>
            </w:r>
          </w:p>
        </w:tc>
      </w:tr>
      <w:tr w:rsidR="00AD050D" w:rsidRPr="002D0D81" w14:paraId="1B9252D1" w14:textId="77777777" w:rsidTr="009671BA">
        <w:tc>
          <w:tcPr>
            <w:tcW w:w="163" w:type="pct"/>
            <w:noWrap/>
            <w:tcMar>
              <w:top w:w="0" w:type="dxa"/>
              <w:left w:w="150" w:type="dxa"/>
              <w:bottom w:w="0" w:type="dxa"/>
              <w:right w:w="150" w:type="dxa"/>
            </w:tcMar>
            <w:hideMark/>
          </w:tcPr>
          <w:p w14:paraId="15B5A987"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75355F34"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24292E"/>
                <w:kern w:val="0"/>
                <w:sz w:val="21"/>
                <w:szCs w:val="21"/>
              </w:rPr>
              <w:t xml:space="preserve">trainSet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self</w:t>
            </w:r>
            <w:r w:rsidRPr="002D0D81">
              <w:rPr>
                <w:rFonts w:ascii="Segoe UI" w:hAnsi="Segoe UI" w:cs="Segoe UI"/>
                <w:color w:val="24292E"/>
                <w:kern w:val="0"/>
                <w:sz w:val="21"/>
                <w:szCs w:val="21"/>
              </w:rPr>
              <w:t>.dataset[</w:t>
            </w:r>
            <w:r w:rsidRPr="002D0D81">
              <w:rPr>
                <w:rFonts w:ascii="Segoe UI" w:hAnsi="Segoe UI" w:cs="Segoe UI"/>
                <w:color w:val="005CC5"/>
                <w:kern w:val="0"/>
                <w:sz w:val="21"/>
                <w:szCs w:val="21"/>
              </w:rPr>
              <w:t>0</w:t>
            </w:r>
            <w:r w:rsidRPr="002D0D81">
              <w:rPr>
                <w:rFonts w:ascii="Segoe UI" w:hAnsi="Segoe UI" w:cs="Segoe UI"/>
                <w:color w:val="24292E"/>
                <w:kern w:val="0"/>
                <w:sz w:val="21"/>
                <w:szCs w:val="21"/>
              </w:rPr>
              <w:t>:</w:t>
            </w:r>
            <w:r w:rsidRPr="002D0D81">
              <w:rPr>
                <w:rFonts w:ascii="Segoe UI" w:hAnsi="Segoe UI" w:cs="Segoe UI"/>
                <w:color w:val="005CC5"/>
                <w:kern w:val="0"/>
                <w:sz w:val="21"/>
                <w:szCs w:val="21"/>
              </w:rPr>
              <w:t>int</w:t>
            </w:r>
            <w:r w:rsidRPr="002D0D81">
              <w:rPr>
                <w:rFonts w:ascii="Segoe UI" w:hAnsi="Segoe UI" w:cs="Segoe UI"/>
                <w:color w:val="24292E"/>
                <w:kern w:val="0"/>
                <w:sz w:val="21"/>
                <w:szCs w:val="21"/>
              </w:rPr>
              <w:t xml:space="preserve">(split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datasetSize)]</w:t>
            </w:r>
          </w:p>
        </w:tc>
      </w:tr>
      <w:tr w:rsidR="00AD050D" w:rsidRPr="002D0D81" w14:paraId="572812A0" w14:textId="77777777" w:rsidTr="009671BA">
        <w:tc>
          <w:tcPr>
            <w:tcW w:w="163" w:type="pct"/>
            <w:noWrap/>
            <w:tcMar>
              <w:top w:w="0" w:type="dxa"/>
              <w:left w:w="150" w:type="dxa"/>
              <w:bottom w:w="0" w:type="dxa"/>
              <w:right w:w="150" w:type="dxa"/>
            </w:tcMar>
            <w:hideMark/>
          </w:tcPr>
          <w:p w14:paraId="577FD864"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5E9D6492"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24292E"/>
                <w:kern w:val="0"/>
                <w:sz w:val="21"/>
                <w:szCs w:val="21"/>
              </w:rPr>
              <w:t xml:space="preserve">testSet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self</w:t>
            </w:r>
            <w:r w:rsidRPr="002D0D81">
              <w:rPr>
                <w:rFonts w:ascii="Segoe UI" w:hAnsi="Segoe UI" w:cs="Segoe UI"/>
                <w:color w:val="24292E"/>
                <w:kern w:val="0"/>
                <w:sz w:val="21"/>
                <w:szCs w:val="21"/>
              </w:rPr>
              <w:t>.dataset[</w:t>
            </w:r>
            <w:r w:rsidRPr="002D0D81">
              <w:rPr>
                <w:rFonts w:ascii="Segoe UI" w:hAnsi="Segoe UI" w:cs="Segoe UI"/>
                <w:color w:val="005CC5"/>
                <w:kern w:val="0"/>
                <w:sz w:val="21"/>
                <w:szCs w:val="21"/>
              </w:rPr>
              <w:t>int</w:t>
            </w:r>
            <w:r w:rsidRPr="002D0D81">
              <w:rPr>
                <w:rFonts w:ascii="Segoe UI" w:hAnsi="Segoe UI" w:cs="Segoe UI"/>
                <w:color w:val="24292E"/>
                <w:kern w:val="0"/>
                <w:sz w:val="21"/>
                <w:szCs w:val="21"/>
              </w:rPr>
              <w:t xml:space="preserve">(split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datasetSize):]</w:t>
            </w:r>
          </w:p>
        </w:tc>
      </w:tr>
      <w:tr w:rsidR="00AD050D" w:rsidRPr="002D0D81" w14:paraId="49EFF822" w14:textId="77777777" w:rsidTr="009671BA">
        <w:tc>
          <w:tcPr>
            <w:tcW w:w="163" w:type="pct"/>
            <w:noWrap/>
            <w:tcMar>
              <w:top w:w="0" w:type="dxa"/>
              <w:left w:w="150" w:type="dxa"/>
              <w:bottom w:w="0" w:type="dxa"/>
              <w:right w:w="150" w:type="dxa"/>
            </w:tcMar>
            <w:hideMark/>
          </w:tcPr>
          <w:p w14:paraId="375F58F2"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5FE40711" w14:textId="77777777" w:rsidR="00AD050D" w:rsidRPr="002D0D81" w:rsidRDefault="00AD050D" w:rsidP="009671BA">
            <w:pPr>
              <w:widowControl/>
              <w:spacing w:line="300" w:lineRule="atLeast"/>
              <w:jc w:val="left"/>
              <w:rPr>
                <w:rFonts w:ascii="Segoe UI" w:hAnsi="Segoe UI" w:cs="Segoe UI"/>
                <w:color w:val="24292E"/>
                <w:kern w:val="0"/>
                <w:sz w:val="21"/>
                <w:szCs w:val="21"/>
              </w:rPr>
            </w:pPr>
            <w:r w:rsidRPr="002D0D81">
              <w:rPr>
                <w:rFonts w:ascii="Segoe UI" w:hAnsi="Segoe UI" w:cs="Segoe UI"/>
                <w:color w:val="D73A49"/>
                <w:kern w:val="0"/>
                <w:sz w:val="21"/>
                <w:szCs w:val="21"/>
              </w:rPr>
              <w:t>return</w:t>
            </w:r>
            <w:r w:rsidRPr="002D0D81">
              <w:rPr>
                <w:rFonts w:ascii="Segoe UI" w:hAnsi="Segoe UI" w:cs="Segoe UI"/>
                <w:color w:val="24292E"/>
                <w:kern w:val="0"/>
                <w:sz w:val="21"/>
                <w:szCs w:val="21"/>
              </w:rPr>
              <w:t xml:space="preserve"> trainSet, testSet</w:t>
            </w:r>
          </w:p>
        </w:tc>
      </w:tr>
      <w:tr w:rsidR="00AD050D" w:rsidRPr="002D0D81" w14:paraId="4BC5D3F1" w14:textId="77777777" w:rsidTr="009671BA">
        <w:tc>
          <w:tcPr>
            <w:tcW w:w="163" w:type="pct"/>
            <w:noWrap/>
            <w:tcMar>
              <w:top w:w="0" w:type="dxa"/>
              <w:left w:w="150" w:type="dxa"/>
              <w:bottom w:w="0" w:type="dxa"/>
              <w:right w:w="150" w:type="dxa"/>
            </w:tcMar>
            <w:hideMark/>
          </w:tcPr>
          <w:p w14:paraId="160F0BD8"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5A4608A0" w14:textId="77777777" w:rsidR="00AD050D" w:rsidRPr="002D0D81" w:rsidRDefault="00AD050D" w:rsidP="009671BA">
            <w:pPr>
              <w:widowControl/>
              <w:spacing w:line="300" w:lineRule="atLeast"/>
              <w:jc w:val="left"/>
              <w:rPr>
                <w:rFonts w:ascii="Segoe UI" w:hAnsi="Segoe UI" w:cs="Segoe UI"/>
                <w:color w:val="24292E"/>
                <w:kern w:val="0"/>
                <w:sz w:val="21"/>
                <w:szCs w:val="21"/>
              </w:rPr>
            </w:pPr>
            <w:r w:rsidRPr="002D0D81">
              <w:rPr>
                <w:rFonts w:ascii="Segoe UI" w:hAnsi="Segoe UI" w:cs="Segoe UI"/>
                <w:color w:val="6A737D"/>
                <w:kern w:val="0"/>
                <w:sz w:val="21"/>
                <w:szCs w:val="21"/>
              </w:rPr>
              <w:t xml:space="preserve"># </w:t>
            </w:r>
            <w:r w:rsidRPr="002D0D81">
              <w:rPr>
                <w:rFonts w:ascii="Segoe UI" w:hAnsi="Segoe UI" w:cs="Segoe UI"/>
                <w:color w:val="6A737D"/>
                <w:kern w:val="0"/>
                <w:sz w:val="21"/>
                <w:szCs w:val="21"/>
              </w:rPr>
              <w:t>计算两个向量的欧式距离</w:t>
            </w:r>
          </w:p>
        </w:tc>
      </w:tr>
      <w:tr w:rsidR="00AD050D" w:rsidRPr="002D0D81" w14:paraId="6BDC2062" w14:textId="77777777" w:rsidTr="009671BA">
        <w:tc>
          <w:tcPr>
            <w:tcW w:w="163" w:type="pct"/>
            <w:noWrap/>
            <w:tcMar>
              <w:top w:w="0" w:type="dxa"/>
              <w:left w:w="150" w:type="dxa"/>
              <w:bottom w:w="0" w:type="dxa"/>
              <w:right w:w="150" w:type="dxa"/>
            </w:tcMar>
            <w:hideMark/>
          </w:tcPr>
          <w:p w14:paraId="7F609B04"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3827D9D2" w14:textId="77777777" w:rsidR="00AD050D" w:rsidRPr="002D0D81" w:rsidRDefault="00AD050D" w:rsidP="009671BA">
            <w:pPr>
              <w:widowControl/>
              <w:spacing w:line="300" w:lineRule="atLeast"/>
              <w:jc w:val="left"/>
              <w:rPr>
                <w:rFonts w:ascii="Segoe UI" w:hAnsi="Segoe UI" w:cs="Segoe UI"/>
                <w:color w:val="24292E"/>
                <w:kern w:val="0"/>
                <w:sz w:val="21"/>
                <w:szCs w:val="21"/>
              </w:rPr>
            </w:pPr>
            <w:r w:rsidRPr="002D0D81">
              <w:rPr>
                <w:rFonts w:ascii="Segoe UI" w:hAnsi="Segoe UI" w:cs="Segoe UI"/>
                <w:color w:val="D73A49"/>
                <w:kern w:val="0"/>
                <w:sz w:val="21"/>
                <w:szCs w:val="21"/>
              </w:rPr>
              <w:t>def</w:t>
            </w:r>
            <w:r w:rsidRPr="002D0D81">
              <w:rPr>
                <w:rFonts w:ascii="Segoe UI" w:hAnsi="Segoe UI" w:cs="Segoe UI"/>
                <w:color w:val="24292E"/>
                <w:kern w:val="0"/>
                <w:sz w:val="21"/>
                <w:szCs w:val="21"/>
              </w:rPr>
              <w:t xml:space="preserve"> </w:t>
            </w:r>
            <w:r w:rsidRPr="002D0D81">
              <w:rPr>
                <w:rFonts w:ascii="Segoe UI" w:hAnsi="Segoe UI" w:cs="Segoe UI"/>
                <w:color w:val="6F42C1"/>
                <w:kern w:val="0"/>
                <w:sz w:val="21"/>
                <w:szCs w:val="21"/>
              </w:rPr>
              <w:t>calculateDistance</w:t>
            </w:r>
            <w:r w:rsidRPr="002D0D81">
              <w:rPr>
                <w:rFonts w:ascii="Segoe UI" w:hAnsi="Segoe UI" w:cs="Segoe UI"/>
                <w:color w:val="24292E"/>
                <w:kern w:val="0"/>
                <w:sz w:val="21"/>
                <w:szCs w:val="21"/>
              </w:rPr>
              <w:t>(self, testInstance, trainInstance):</w:t>
            </w:r>
          </w:p>
        </w:tc>
      </w:tr>
      <w:tr w:rsidR="00AD050D" w:rsidRPr="002D0D81" w14:paraId="136A9513" w14:textId="77777777" w:rsidTr="009671BA">
        <w:tc>
          <w:tcPr>
            <w:tcW w:w="163" w:type="pct"/>
            <w:noWrap/>
            <w:tcMar>
              <w:top w:w="0" w:type="dxa"/>
              <w:left w:w="150" w:type="dxa"/>
              <w:bottom w:w="0" w:type="dxa"/>
              <w:right w:w="150" w:type="dxa"/>
            </w:tcMar>
            <w:hideMark/>
          </w:tcPr>
          <w:p w14:paraId="76D33A4C"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207068A0" w14:textId="77777777" w:rsidR="00AD050D" w:rsidRPr="002D0D81" w:rsidRDefault="00AD050D" w:rsidP="009671BA">
            <w:pPr>
              <w:widowControl/>
              <w:spacing w:line="300" w:lineRule="atLeast"/>
              <w:ind w:leftChars="200" w:left="480"/>
              <w:jc w:val="left"/>
              <w:rPr>
                <w:rFonts w:ascii="Segoe UI" w:hAnsi="Segoe UI" w:cs="Segoe UI"/>
                <w:color w:val="24292E"/>
                <w:kern w:val="0"/>
                <w:sz w:val="21"/>
                <w:szCs w:val="21"/>
              </w:rPr>
            </w:pPr>
            <w:r w:rsidRPr="002D0D81">
              <w:rPr>
                <w:rFonts w:ascii="Segoe UI" w:hAnsi="Segoe UI" w:cs="Segoe UI"/>
                <w:color w:val="24292E"/>
                <w:kern w:val="0"/>
                <w:sz w:val="21"/>
                <w:szCs w:val="21"/>
              </w:rPr>
              <w:t xml:space="preserve">test, train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np.array(testInstance[</w:t>
            </w:r>
            <w:r w:rsidRPr="002D0D81">
              <w:rPr>
                <w:rFonts w:ascii="Segoe UI" w:hAnsi="Segoe UI" w:cs="Segoe UI"/>
                <w:color w:val="005CC5"/>
                <w:kern w:val="0"/>
                <w:sz w:val="21"/>
                <w:szCs w:val="21"/>
              </w:rPr>
              <w:t>0</w:t>
            </w:r>
            <w:r w:rsidRPr="002D0D81">
              <w:rPr>
                <w:rFonts w:ascii="Segoe UI" w:hAnsi="Segoe UI" w:cs="Segoe UI"/>
                <w:color w:val="24292E"/>
                <w:kern w:val="0"/>
                <w:sz w:val="21"/>
                <w:szCs w:val="21"/>
              </w:rPr>
              <w:t>:</w:t>
            </w:r>
            <w:r w:rsidRPr="002D0D81">
              <w:rPr>
                <w:rFonts w:ascii="Segoe UI" w:hAnsi="Segoe UI" w:cs="Segoe UI"/>
                <w:color w:val="D73A49"/>
                <w:kern w:val="0"/>
                <w:sz w:val="21"/>
                <w:szCs w:val="21"/>
              </w:rPr>
              <w:t>-</w:t>
            </w:r>
            <w:r w:rsidRPr="002D0D81">
              <w:rPr>
                <w:rFonts w:ascii="Segoe UI" w:hAnsi="Segoe UI" w:cs="Segoe UI"/>
                <w:color w:val="005CC5"/>
                <w:kern w:val="0"/>
                <w:sz w:val="21"/>
                <w:szCs w:val="21"/>
              </w:rPr>
              <w:t>1</w:t>
            </w:r>
            <w:r w:rsidRPr="002D0D81">
              <w:rPr>
                <w:rFonts w:ascii="Segoe UI" w:hAnsi="Segoe UI" w:cs="Segoe UI"/>
                <w:color w:val="24292E"/>
                <w:kern w:val="0"/>
                <w:sz w:val="21"/>
                <w:szCs w:val="21"/>
              </w:rPr>
              <w:t xml:space="preserve">], </w:t>
            </w:r>
            <w:r w:rsidRPr="002D0D81">
              <w:rPr>
                <w:rFonts w:ascii="Segoe UI" w:hAnsi="Segoe UI" w:cs="Segoe UI"/>
                <w:color w:val="E36209"/>
                <w:kern w:val="0"/>
                <w:sz w:val="21"/>
                <w:szCs w:val="21"/>
              </w:rPr>
              <w:t>dtype</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np.float), np.array(trainInstance[</w:t>
            </w:r>
            <w:r w:rsidRPr="002D0D81">
              <w:rPr>
                <w:rFonts w:ascii="Segoe UI" w:hAnsi="Segoe UI" w:cs="Segoe UI"/>
                <w:color w:val="005CC5"/>
                <w:kern w:val="0"/>
                <w:sz w:val="21"/>
                <w:szCs w:val="21"/>
              </w:rPr>
              <w:t>0</w:t>
            </w:r>
            <w:r w:rsidRPr="002D0D81">
              <w:rPr>
                <w:rFonts w:ascii="Segoe UI" w:hAnsi="Segoe UI" w:cs="Segoe UI"/>
                <w:color w:val="24292E"/>
                <w:kern w:val="0"/>
                <w:sz w:val="21"/>
                <w:szCs w:val="21"/>
              </w:rPr>
              <w:t>:</w:t>
            </w:r>
            <w:r w:rsidRPr="002D0D81">
              <w:rPr>
                <w:rFonts w:ascii="Segoe UI" w:hAnsi="Segoe UI" w:cs="Segoe UI"/>
                <w:color w:val="D73A49"/>
                <w:kern w:val="0"/>
                <w:sz w:val="21"/>
                <w:szCs w:val="21"/>
              </w:rPr>
              <w:t>-</w:t>
            </w:r>
            <w:r w:rsidRPr="002D0D81">
              <w:rPr>
                <w:rFonts w:ascii="Segoe UI" w:hAnsi="Segoe UI" w:cs="Segoe UI"/>
                <w:color w:val="005CC5"/>
                <w:kern w:val="0"/>
                <w:sz w:val="21"/>
                <w:szCs w:val="21"/>
              </w:rPr>
              <w:t>1</w:t>
            </w:r>
            <w:r w:rsidRPr="002D0D81">
              <w:rPr>
                <w:rFonts w:ascii="Segoe UI" w:hAnsi="Segoe UI" w:cs="Segoe UI"/>
                <w:color w:val="24292E"/>
                <w:kern w:val="0"/>
                <w:sz w:val="21"/>
                <w:szCs w:val="21"/>
              </w:rPr>
              <w:t xml:space="preserve">], </w:t>
            </w:r>
            <w:r w:rsidRPr="002D0D81">
              <w:rPr>
                <w:rFonts w:ascii="Segoe UI" w:hAnsi="Segoe UI" w:cs="Segoe UI"/>
                <w:color w:val="E36209"/>
                <w:kern w:val="0"/>
                <w:sz w:val="21"/>
                <w:szCs w:val="21"/>
              </w:rPr>
              <w:t>dtype</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np.float)</w:t>
            </w:r>
          </w:p>
        </w:tc>
      </w:tr>
      <w:tr w:rsidR="00AD050D" w:rsidRPr="002D0D81" w14:paraId="72436CD8" w14:textId="77777777" w:rsidTr="009671BA">
        <w:tc>
          <w:tcPr>
            <w:tcW w:w="163" w:type="pct"/>
            <w:noWrap/>
            <w:tcMar>
              <w:top w:w="0" w:type="dxa"/>
              <w:left w:w="150" w:type="dxa"/>
              <w:bottom w:w="0" w:type="dxa"/>
              <w:right w:w="150" w:type="dxa"/>
            </w:tcMar>
            <w:hideMark/>
          </w:tcPr>
          <w:p w14:paraId="7AE5B04C"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58A94EDE" w14:textId="77777777" w:rsidR="00AD050D" w:rsidRPr="002D0D81" w:rsidRDefault="00AD050D" w:rsidP="009671BA">
            <w:pPr>
              <w:widowControl/>
              <w:spacing w:line="300" w:lineRule="atLeast"/>
              <w:jc w:val="left"/>
              <w:rPr>
                <w:rFonts w:ascii="Segoe UI" w:hAnsi="Segoe UI" w:cs="Segoe UI"/>
                <w:color w:val="24292E"/>
                <w:kern w:val="0"/>
                <w:sz w:val="21"/>
                <w:szCs w:val="21"/>
              </w:rPr>
            </w:pPr>
            <w:r w:rsidRPr="002D0D81">
              <w:rPr>
                <w:rFonts w:ascii="Segoe UI" w:hAnsi="Segoe UI" w:cs="Segoe UI"/>
                <w:color w:val="D73A49"/>
                <w:kern w:val="0"/>
                <w:sz w:val="21"/>
                <w:szCs w:val="21"/>
              </w:rPr>
              <w:t>return</w:t>
            </w:r>
            <w:r w:rsidRPr="002D0D81">
              <w:rPr>
                <w:rFonts w:ascii="Segoe UI" w:hAnsi="Segoe UI" w:cs="Segoe UI"/>
                <w:color w:val="24292E"/>
                <w:kern w:val="0"/>
                <w:sz w:val="21"/>
                <w:szCs w:val="21"/>
              </w:rPr>
              <w:t xml:space="preserve"> np.sqrt(np.sum((test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train)</w:t>
            </w:r>
            <w:r w:rsidRPr="002D0D81">
              <w:rPr>
                <w:rFonts w:ascii="Segoe UI" w:hAnsi="Segoe UI" w:cs="Segoe UI"/>
                <w:color w:val="D73A49"/>
                <w:kern w:val="0"/>
                <w:sz w:val="21"/>
                <w:szCs w:val="21"/>
              </w:rPr>
              <w:t>**</w:t>
            </w:r>
            <w:r w:rsidRPr="002D0D81">
              <w:rPr>
                <w:rFonts w:ascii="Segoe UI" w:hAnsi="Segoe UI" w:cs="Segoe UI"/>
                <w:color w:val="005CC5"/>
                <w:kern w:val="0"/>
                <w:sz w:val="21"/>
                <w:szCs w:val="21"/>
              </w:rPr>
              <w:t>2</w:t>
            </w:r>
            <w:r w:rsidRPr="002D0D81">
              <w:rPr>
                <w:rFonts w:ascii="Segoe UI" w:hAnsi="Segoe UI" w:cs="Segoe UI"/>
                <w:color w:val="24292E"/>
                <w:kern w:val="0"/>
                <w:sz w:val="21"/>
                <w:szCs w:val="21"/>
              </w:rPr>
              <w:t>))</w:t>
            </w:r>
          </w:p>
        </w:tc>
      </w:tr>
      <w:tr w:rsidR="00AD050D" w:rsidRPr="002D0D81" w14:paraId="531F355C" w14:textId="77777777" w:rsidTr="009671BA">
        <w:tc>
          <w:tcPr>
            <w:tcW w:w="163" w:type="pct"/>
            <w:noWrap/>
            <w:tcMar>
              <w:top w:w="0" w:type="dxa"/>
              <w:left w:w="150" w:type="dxa"/>
              <w:bottom w:w="0" w:type="dxa"/>
              <w:right w:w="150" w:type="dxa"/>
            </w:tcMar>
            <w:hideMark/>
          </w:tcPr>
          <w:p w14:paraId="1FB37E47"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44001B2C" w14:textId="77777777" w:rsidR="00AD050D" w:rsidRPr="002D0D81" w:rsidRDefault="00AD050D" w:rsidP="009671BA">
            <w:pPr>
              <w:widowControl/>
              <w:spacing w:line="300" w:lineRule="atLeast"/>
              <w:jc w:val="left"/>
              <w:rPr>
                <w:rFonts w:ascii="Segoe UI" w:hAnsi="Segoe UI" w:cs="Segoe UI"/>
                <w:color w:val="24292E"/>
                <w:kern w:val="0"/>
                <w:sz w:val="21"/>
                <w:szCs w:val="21"/>
              </w:rPr>
            </w:pPr>
            <w:r w:rsidRPr="002D0D81">
              <w:rPr>
                <w:rFonts w:ascii="Segoe UI" w:hAnsi="Segoe UI" w:cs="Segoe UI"/>
                <w:color w:val="6A737D"/>
                <w:kern w:val="0"/>
                <w:sz w:val="21"/>
                <w:szCs w:val="21"/>
              </w:rPr>
              <w:t xml:space="preserve"># </w:t>
            </w:r>
            <w:r w:rsidRPr="002D0D81">
              <w:rPr>
                <w:rFonts w:ascii="Segoe UI" w:hAnsi="Segoe UI" w:cs="Segoe UI"/>
                <w:color w:val="6A737D"/>
                <w:kern w:val="0"/>
                <w:sz w:val="21"/>
                <w:szCs w:val="21"/>
              </w:rPr>
              <w:t>根据距离向量组，找到</w:t>
            </w:r>
            <w:r w:rsidRPr="002D0D81">
              <w:rPr>
                <w:rFonts w:ascii="Segoe UI" w:hAnsi="Segoe UI" w:cs="Segoe UI"/>
                <w:color w:val="6A737D"/>
                <w:kern w:val="0"/>
                <w:sz w:val="21"/>
                <w:szCs w:val="21"/>
              </w:rPr>
              <w:t>k</w:t>
            </w:r>
            <w:r w:rsidRPr="002D0D81">
              <w:rPr>
                <w:rFonts w:ascii="Segoe UI" w:hAnsi="Segoe UI" w:cs="Segoe UI"/>
                <w:color w:val="6A737D"/>
                <w:kern w:val="0"/>
                <w:sz w:val="21"/>
                <w:szCs w:val="21"/>
              </w:rPr>
              <w:t>个最近的邻居</w:t>
            </w:r>
          </w:p>
        </w:tc>
      </w:tr>
      <w:tr w:rsidR="00AD050D" w:rsidRPr="002D0D81" w14:paraId="39BB68B3" w14:textId="77777777" w:rsidTr="009671BA">
        <w:tc>
          <w:tcPr>
            <w:tcW w:w="163" w:type="pct"/>
            <w:noWrap/>
            <w:tcMar>
              <w:top w:w="0" w:type="dxa"/>
              <w:left w:w="150" w:type="dxa"/>
              <w:bottom w:w="0" w:type="dxa"/>
              <w:right w:w="150" w:type="dxa"/>
            </w:tcMar>
            <w:hideMark/>
          </w:tcPr>
          <w:p w14:paraId="6F4EE41C"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4091F045" w14:textId="77777777" w:rsidR="00AD050D" w:rsidRPr="002D0D81" w:rsidRDefault="00AD050D" w:rsidP="009671BA">
            <w:pPr>
              <w:widowControl/>
              <w:spacing w:line="300" w:lineRule="atLeast"/>
              <w:jc w:val="left"/>
              <w:rPr>
                <w:rFonts w:ascii="Segoe UI" w:hAnsi="Segoe UI" w:cs="Segoe UI"/>
                <w:color w:val="24292E"/>
                <w:kern w:val="0"/>
                <w:sz w:val="21"/>
                <w:szCs w:val="21"/>
              </w:rPr>
            </w:pPr>
            <w:r w:rsidRPr="002D0D81">
              <w:rPr>
                <w:rFonts w:ascii="Segoe UI" w:hAnsi="Segoe UI" w:cs="Segoe UI"/>
                <w:color w:val="D73A49"/>
                <w:kern w:val="0"/>
                <w:sz w:val="21"/>
                <w:szCs w:val="21"/>
              </w:rPr>
              <w:t>def</w:t>
            </w:r>
            <w:r w:rsidRPr="002D0D81">
              <w:rPr>
                <w:rFonts w:ascii="Segoe UI" w:hAnsi="Segoe UI" w:cs="Segoe UI"/>
                <w:color w:val="24292E"/>
                <w:kern w:val="0"/>
                <w:sz w:val="21"/>
                <w:szCs w:val="21"/>
              </w:rPr>
              <w:t xml:space="preserve"> </w:t>
            </w:r>
            <w:r w:rsidRPr="002D0D81">
              <w:rPr>
                <w:rFonts w:ascii="Segoe UI" w:hAnsi="Segoe UI" w:cs="Segoe UI"/>
                <w:color w:val="6F42C1"/>
                <w:kern w:val="0"/>
                <w:sz w:val="21"/>
                <w:szCs w:val="21"/>
              </w:rPr>
              <w:t>getNeighbors</w:t>
            </w:r>
            <w:r w:rsidRPr="002D0D81">
              <w:rPr>
                <w:rFonts w:ascii="Segoe UI" w:hAnsi="Segoe UI" w:cs="Segoe UI"/>
                <w:color w:val="24292E"/>
                <w:kern w:val="0"/>
                <w:sz w:val="21"/>
                <w:szCs w:val="21"/>
              </w:rPr>
              <w:t>(self, trainSet, testInstance, k):</w:t>
            </w:r>
          </w:p>
        </w:tc>
      </w:tr>
      <w:tr w:rsidR="00AD050D" w:rsidRPr="002D0D81" w14:paraId="70C3F537" w14:textId="77777777" w:rsidTr="009671BA">
        <w:tc>
          <w:tcPr>
            <w:tcW w:w="163" w:type="pct"/>
            <w:noWrap/>
            <w:tcMar>
              <w:top w:w="0" w:type="dxa"/>
              <w:left w:w="150" w:type="dxa"/>
              <w:bottom w:w="0" w:type="dxa"/>
              <w:right w:w="150" w:type="dxa"/>
            </w:tcMar>
            <w:hideMark/>
          </w:tcPr>
          <w:p w14:paraId="65AC6880"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2231EFA9"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24292E"/>
                <w:kern w:val="0"/>
                <w:sz w:val="21"/>
                <w:szCs w:val="21"/>
              </w:rPr>
              <w:t xml:space="preserve">distances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w:t>
            </w:r>
          </w:p>
        </w:tc>
      </w:tr>
      <w:tr w:rsidR="00AD050D" w:rsidRPr="002D0D81" w14:paraId="46D4EED6" w14:textId="77777777" w:rsidTr="009671BA">
        <w:tc>
          <w:tcPr>
            <w:tcW w:w="163" w:type="pct"/>
            <w:noWrap/>
            <w:tcMar>
              <w:top w:w="0" w:type="dxa"/>
              <w:left w:w="150" w:type="dxa"/>
              <w:bottom w:w="0" w:type="dxa"/>
              <w:right w:w="150" w:type="dxa"/>
            </w:tcMar>
            <w:hideMark/>
          </w:tcPr>
          <w:p w14:paraId="28A3427B"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1A3A3A22"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6A737D"/>
                <w:kern w:val="0"/>
                <w:sz w:val="21"/>
                <w:szCs w:val="21"/>
              </w:rPr>
              <w:t xml:space="preserve"># </w:t>
            </w:r>
            <w:r w:rsidRPr="002D0D81">
              <w:rPr>
                <w:rFonts w:ascii="Segoe UI" w:hAnsi="Segoe UI" w:cs="Segoe UI"/>
                <w:color w:val="6A737D"/>
                <w:kern w:val="0"/>
                <w:sz w:val="21"/>
                <w:szCs w:val="21"/>
              </w:rPr>
              <w:t>对训练集的每一个向量计算其到测试集的欧式距离</w:t>
            </w:r>
          </w:p>
        </w:tc>
      </w:tr>
      <w:tr w:rsidR="00AD050D" w:rsidRPr="002D0D81" w14:paraId="380A4EC5" w14:textId="77777777" w:rsidTr="009671BA">
        <w:tc>
          <w:tcPr>
            <w:tcW w:w="163" w:type="pct"/>
            <w:noWrap/>
            <w:tcMar>
              <w:top w:w="0" w:type="dxa"/>
              <w:left w:w="150" w:type="dxa"/>
              <w:bottom w:w="0" w:type="dxa"/>
              <w:right w:w="150" w:type="dxa"/>
            </w:tcMar>
            <w:hideMark/>
          </w:tcPr>
          <w:p w14:paraId="71DB6254"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08582183"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D73A49"/>
                <w:kern w:val="0"/>
                <w:sz w:val="21"/>
                <w:szCs w:val="21"/>
              </w:rPr>
              <w:t>for</w:t>
            </w:r>
            <w:r w:rsidRPr="002D0D81">
              <w:rPr>
                <w:rFonts w:ascii="Segoe UI" w:hAnsi="Segoe UI" w:cs="Segoe UI"/>
                <w:color w:val="24292E"/>
                <w:kern w:val="0"/>
                <w:sz w:val="21"/>
                <w:szCs w:val="21"/>
              </w:rPr>
              <w:t xml:space="preserve"> x </w:t>
            </w:r>
            <w:r w:rsidRPr="002D0D81">
              <w:rPr>
                <w:rFonts w:ascii="Segoe UI" w:hAnsi="Segoe UI" w:cs="Segoe UI"/>
                <w:color w:val="D73A49"/>
                <w:kern w:val="0"/>
                <w:sz w:val="21"/>
                <w:szCs w:val="21"/>
              </w:rPr>
              <w:t>in</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range</w:t>
            </w:r>
            <w:r w:rsidRPr="002D0D81">
              <w:rPr>
                <w:rFonts w:ascii="Segoe UI" w:hAnsi="Segoe UI" w:cs="Segoe UI"/>
                <w:color w:val="24292E"/>
                <w:kern w:val="0"/>
                <w:sz w:val="21"/>
                <w:szCs w:val="21"/>
              </w:rPr>
              <w:t>(</w:t>
            </w:r>
            <w:r w:rsidRPr="002D0D81">
              <w:rPr>
                <w:rFonts w:ascii="Segoe UI" w:hAnsi="Segoe UI" w:cs="Segoe UI"/>
                <w:color w:val="005CC5"/>
                <w:kern w:val="0"/>
                <w:sz w:val="21"/>
                <w:szCs w:val="21"/>
              </w:rPr>
              <w:t>len</w:t>
            </w:r>
            <w:r w:rsidRPr="002D0D81">
              <w:rPr>
                <w:rFonts w:ascii="Segoe UI" w:hAnsi="Segoe UI" w:cs="Segoe UI"/>
                <w:color w:val="24292E"/>
                <w:kern w:val="0"/>
                <w:sz w:val="21"/>
                <w:szCs w:val="21"/>
              </w:rPr>
              <w:t>(trainSet)):</w:t>
            </w:r>
          </w:p>
        </w:tc>
      </w:tr>
      <w:tr w:rsidR="00AD050D" w:rsidRPr="002D0D81" w14:paraId="5D635515" w14:textId="77777777" w:rsidTr="009671BA">
        <w:tc>
          <w:tcPr>
            <w:tcW w:w="163" w:type="pct"/>
            <w:noWrap/>
            <w:tcMar>
              <w:top w:w="0" w:type="dxa"/>
              <w:left w:w="150" w:type="dxa"/>
              <w:bottom w:w="0" w:type="dxa"/>
              <w:right w:w="150" w:type="dxa"/>
            </w:tcMar>
            <w:hideMark/>
          </w:tcPr>
          <w:p w14:paraId="7E7CAD89"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101A5609"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24292E"/>
                <w:kern w:val="0"/>
                <w:sz w:val="21"/>
                <w:szCs w:val="21"/>
              </w:rPr>
              <w:t xml:space="preserve">dist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self</w:t>
            </w:r>
            <w:r w:rsidRPr="002D0D81">
              <w:rPr>
                <w:rFonts w:ascii="Segoe UI" w:hAnsi="Segoe UI" w:cs="Segoe UI"/>
                <w:color w:val="24292E"/>
                <w:kern w:val="0"/>
                <w:sz w:val="21"/>
                <w:szCs w:val="21"/>
              </w:rPr>
              <w:t>.calculateDistance(testInstance, trainSet[x])</w:t>
            </w:r>
          </w:p>
        </w:tc>
      </w:tr>
      <w:tr w:rsidR="00AD050D" w:rsidRPr="002D0D81" w14:paraId="12132551" w14:textId="77777777" w:rsidTr="009671BA">
        <w:tc>
          <w:tcPr>
            <w:tcW w:w="163" w:type="pct"/>
            <w:noWrap/>
            <w:tcMar>
              <w:top w:w="0" w:type="dxa"/>
              <w:left w:w="150" w:type="dxa"/>
              <w:bottom w:w="0" w:type="dxa"/>
              <w:right w:w="150" w:type="dxa"/>
            </w:tcMar>
            <w:hideMark/>
          </w:tcPr>
          <w:p w14:paraId="46C40136"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686F54BF"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24292E"/>
                <w:kern w:val="0"/>
                <w:sz w:val="21"/>
                <w:szCs w:val="21"/>
              </w:rPr>
              <w:t>distances.append((trainSet[x], dist))</w:t>
            </w:r>
          </w:p>
        </w:tc>
      </w:tr>
      <w:tr w:rsidR="00AD050D" w:rsidRPr="002D0D81" w14:paraId="59AB1A36" w14:textId="77777777" w:rsidTr="009671BA">
        <w:tc>
          <w:tcPr>
            <w:tcW w:w="163" w:type="pct"/>
            <w:noWrap/>
            <w:tcMar>
              <w:top w:w="0" w:type="dxa"/>
              <w:left w:w="150" w:type="dxa"/>
              <w:bottom w:w="0" w:type="dxa"/>
              <w:right w:w="150" w:type="dxa"/>
            </w:tcMar>
            <w:hideMark/>
          </w:tcPr>
          <w:p w14:paraId="038B468F"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111E7CEC"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24292E"/>
                <w:kern w:val="0"/>
                <w:sz w:val="21"/>
                <w:szCs w:val="21"/>
              </w:rPr>
              <w:t xml:space="preserve">distances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sorted</w:t>
            </w:r>
            <w:r w:rsidRPr="002D0D81">
              <w:rPr>
                <w:rFonts w:ascii="Segoe UI" w:hAnsi="Segoe UI" w:cs="Segoe UI"/>
                <w:color w:val="24292E"/>
                <w:kern w:val="0"/>
                <w:sz w:val="21"/>
                <w:szCs w:val="21"/>
              </w:rPr>
              <w:t xml:space="preserve">(distances, </w:t>
            </w:r>
            <w:r w:rsidRPr="002D0D81">
              <w:rPr>
                <w:rFonts w:ascii="Segoe UI" w:hAnsi="Segoe UI" w:cs="Segoe UI"/>
                <w:color w:val="E36209"/>
                <w:kern w:val="0"/>
                <w:sz w:val="21"/>
                <w:szCs w:val="21"/>
              </w:rPr>
              <w:t>key</w:t>
            </w:r>
            <w:r w:rsidRPr="002D0D81">
              <w:rPr>
                <w:rFonts w:ascii="Segoe UI" w:hAnsi="Segoe UI" w:cs="Segoe UI"/>
                <w:color w:val="D73A49"/>
                <w:kern w:val="0"/>
                <w:sz w:val="21"/>
                <w:szCs w:val="21"/>
              </w:rPr>
              <w:t>=lambda</w:t>
            </w:r>
            <w:r w:rsidRPr="002D0D81">
              <w:rPr>
                <w:rFonts w:ascii="Segoe UI" w:hAnsi="Segoe UI" w:cs="Segoe UI"/>
                <w:color w:val="24292E"/>
                <w:kern w:val="0"/>
                <w:sz w:val="21"/>
                <w:szCs w:val="21"/>
              </w:rPr>
              <w:t xml:space="preserve"> d: d[</w:t>
            </w:r>
            <w:r w:rsidRPr="002D0D81">
              <w:rPr>
                <w:rFonts w:ascii="Segoe UI" w:hAnsi="Segoe UI" w:cs="Segoe UI"/>
                <w:color w:val="005CC5"/>
                <w:kern w:val="0"/>
                <w:sz w:val="21"/>
                <w:szCs w:val="21"/>
              </w:rPr>
              <w:t>1</w:t>
            </w:r>
            <w:r w:rsidRPr="002D0D81">
              <w:rPr>
                <w:rFonts w:ascii="Segoe UI" w:hAnsi="Segoe UI" w:cs="Segoe UI"/>
                <w:color w:val="24292E"/>
                <w:kern w:val="0"/>
                <w:sz w:val="21"/>
                <w:szCs w:val="21"/>
              </w:rPr>
              <w:t xml:space="preserve">]) </w:t>
            </w:r>
            <w:r w:rsidRPr="002D0D81">
              <w:rPr>
                <w:rFonts w:ascii="Segoe UI" w:hAnsi="Segoe UI" w:cs="Segoe UI"/>
                <w:color w:val="6A737D"/>
                <w:kern w:val="0"/>
                <w:sz w:val="21"/>
                <w:szCs w:val="21"/>
              </w:rPr>
              <w:t xml:space="preserve"># </w:t>
            </w:r>
            <w:r w:rsidRPr="002D0D81">
              <w:rPr>
                <w:rFonts w:ascii="Segoe UI" w:hAnsi="Segoe UI" w:cs="Segoe UI"/>
                <w:color w:val="6A737D"/>
                <w:kern w:val="0"/>
                <w:sz w:val="21"/>
                <w:szCs w:val="21"/>
              </w:rPr>
              <w:t>距离排序</w:t>
            </w:r>
          </w:p>
        </w:tc>
      </w:tr>
      <w:tr w:rsidR="00AD050D" w:rsidRPr="002D0D81" w14:paraId="5CEC758B" w14:textId="77777777" w:rsidTr="009671BA">
        <w:tc>
          <w:tcPr>
            <w:tcW w:w="163" w:type="pct"/>
            <w:noWrap/>
            <w:tcMar>
              <w:top w:w="0" w:type="dxa"/>
              <w:left w:w="150" w:type="dxa"/>
              <w:bottom w:w="0" w:type="dxa"/>
              <w:right w:w="150" w:type="dxa"/>
            </w:tcMar>
            <w:hideMark/>
          </w:tcPr>
          <w:p w14:paraId="14197777"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3008CEA6"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24292E"/>
                <w:kern w:val="0"/>
                <w:sz w:val="21"/>
                <w:szCs w:val="21"/>
              </w:rPr>
              <w:t xml:space="preserve">neighbors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w:t>
            </w:r>
          </w:p>
        </w:tc>
      </w:tr>
      <w:tr w:rsidR="00AD050D" w:rsidRPr="002D0D81" w14:paraId="6F14BC7D" w14:textId="77777777" w:rsidTr="009671BA">
        <w:tc>
          <w:tcPr>
            <w:tcW w:w="163" w:type="pct"/>
            <w:noWrap/>
            <w:tcMar>
              <w:top w:w="0" w:type="dxa"/>
              <w:left w:w="150" w:type="dxa"/>
              <w:bottom w:w="0" w:type="dxa"/>
              <w:right w:w="150" w:type="dxa"/>
            </w:tcMar>
            <w:hideMark/>
          </w:tcPr>
          <w:p w14:paraId="76663B05"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4AF333BD"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24292E"/>
                <w:kern w:val="0"/>
                <w:sz w:val="21"/>
                <w:szCs w:val="21"/>
              </w:rPr>
              <w:t>[neighbors.append(distances[x][</w:t>
            </w:r>
            <w:r w:rsidRPr="002D0D81">
              <w:rPr>
                <w:rFonts w:ascii="Segoe UI" w:hAnsi="Segoe UI" w:cs="Segoe UI"/>
                <w:color w:val="005CC5"/>
                <w:kern w:val="0"/>
                <w:sz w:val="21"/>
                <w:szCs w:val="21"/>
              </w:rPr>
              <w:t>0</w:t>
            </w:r>
            <w:r w:rsidRPr="002D0D81">
              <w:rPr>
                <w:rFonts w:ascii="Segoe UI" w:hAnsi="Segoe UI" w:cs="Segoe UI"/>
                <w:color w:val="24292E"/>
                <w:kern w:val="0"/>
                <w:sz w:val="21"/>
                <w:szCs w:val="21"/>
              </w:rPr>
              <w:t xml:space="preserve">]) </w:t>
            </w:r>
            <w:r w:rsidRPr="002D0D81">
              <w:rPr>
                <w:rFonts w:ascii="Segoe UI" w:hAnsi="Segoe UI" w:cs="Segoe UI"/>
                <w:color w:val="D73A49"/>
                <w:kern w:val="0"/>
                <w:sz w:val="21"/>
                <w:szCs w:val="21"/>
              </w:rPr>
              <w:t>for</w:t>
            </w:r>
            <w:r w:rsidRPr="002D0D81">
              <w:rPr>
                <w:rFonts w:ascii="Segoe UI" w:hAnsi="Segoe UI" w:cs="Segoe UI"/>
                <w:color w:val="24292E"/>
                <w:kern w:val="0"/>
                <w:sz w:val="21"/>
                <w:szCs w:val="21"/>
              </w:rPr>
              <w:t xml:space="preserve"> x </w:t>
            </w:r>
            <w:r w:rsidRPr="002D0D81">
              <w:rPr>
                <w:rFonts w:ascii="Segoe UI" w:hAnsi="Segoe UI" w:cs="Segoe UI"/>
                <w:color w:val="D73A49"/>
                <w:kern w:val="0"/>
                <w:sz w:val="21"/>
                <w:szCs w:val="21"/>
              </w:rPr>
              <w:t>in</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range</w:t>
            </w:r>
            <w:r w:rsidRPr="002D0D81">
              <w:rPr>
                <w:rFonts w:ascii="Segoe UI" w:hAnsi="Segoe UI" w:cs="Segoe UI"/>
                <w:color w:val="24292E"/>
                <w:kern w:val="0"/>
                <w:sz w:val="21"/>
                <w:szCs w:val="21"/>
              </w:rPr>
              <w:t xml:space="preserve">(k)] </w:t>
            </w:r>
            <w:r w:rsidRPr="002D0D81">
              <w:rPr>
                <w:rFonts w:ascii="Segoe UI" w:hAnsi="Segoe UI" w:cs="Segoe UI"/>
                <w:color w:val="6A737D"/>
                <w:kern w:val="0"/>
                <w:sz w:val="21"/>
                <w:szCs w:val="21"/>
              </w:rPr>
              <w:t xml:space="preserve"># </w:t>
            </w:r>
            <w:r w:rsidRPr="002D0D81">
              <w:rPr>
                <w:rFonts w:ascii="Segoe UI" w:hAnsi="Segoe UI" w:cs="Segoe UI"/>
                <w:color w:val="6A737D"/>
                <w:kern w:val="0"/>
                <w:sz w:val="21"/>
                <w:szCs w:val="21"/>
              </w:rPr>
              <w:t>选取</w:t>
            </w:r>
            <w:r w:rsidRPr="002D0D81">
              <w:rPr>
                <w:rFonts w:ascii="Segoe UI" w:hAnsi="Segoe UI" w:cs="Segoe UI"/>
                <w:color w:val="6A737D"/>
                <w:kern w:val="0"/>
                <w:sz w:val="21"/>
                <w:szCs w:val="21"/>
              </w:rPr>
              <w:t>k</w:t>
            </w:r>
            <w:r w:rsidRPr="002D0D81">
              <w:rPr>
                <w:rFonts w:ascii="Segoe UI" w:hAnsi="Segoe UI" w:cs="Segoe UI"/>
                <w:color w:val="6A737D"/>
                <w:kern w:val="0"/>
                <w:sz w:val="21"/>
                <w:szCs w:val="21"/>
              </w:rPr>
              <w:t>个邻居</w:t>
            </w:r>
          </w:p>
        </w:tc>
      </w:tr>
      <w:tr w:rsidR="00AD050D" w:rsidRPr="002D0D81" w14:paraId="2C1C152D" w14:textId="77777777" w:rsidTr="009671BA">
        <w:tc>
          <w:tcPr>
            <w:tcW w:w="163" w:type="pct"/>
            <w:noWrap/>
            <w:tcMar>
              <w:top w:w="0" w:type="dxa"/>
              <w:left w:w="150" w:type="dxa"/>
              <w:bottom w:w="0" w:type="dxa"/>
              <w:right w:w="150" w:type="dxa"/>
            </w:tcMar>
            <w:hideMark/>
          </w:tcPr>
          <w:p w14:paraId="098FF7A8"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731C9F67" w14:textId="77777777" w:rsidR="00AD050D" w:rsidRPr="002D0D81" w:rsidRDefault="00AD050D" w:rsidP="009671BA">
            <w:pPr>
              <w:widowControl/>
              <w:spacing w:line="300" w:lineRule="atLeast"/>
              <w:jc w:val="left"/>
              <w:rPr>
                <w:rFonts w:ascii="Segoe UI" w:hAnsi="Segoe UI" w:cs="Segoe UI"/>
                <w:color w:val="24292E"/>
                <w:kern w:val="0"/>
                <w:sz w:val="21"/>
                <w:szCs w:val="21"/>
              </w:rPr>
            </w:pPr>
            <w:r w:rsidRPr="002D0D81">
              <w:rPr>
                <w:rFonts w:ascii="Segoe UI" w:hAnsi="Segoe UI" w:cs="Segoe UI"/>
                <w:color w:val="D73A49"/>
                <w:kern w:val="0"/>
                <w:sz w:val="21"/>
                <w:szCs w:val="21"/>
              </w:rPr>
              <w:t>return</w:t>
            </w:r>
            <w:r w:rsidRPr="002D0D81">
              <w:rPr>
                <w:rFonts w:ascii="Segoe UI" w:hAnsi="Segoe UI" w:cs="Segoe UI"/>
                <w:color w:val="24292E"/>
                <w:kern w:val="0"/>
                <w:sz w:val="21"/>
                <w:szCs w:val="21"/>
              </w:rPr>
              <w:t xml:space="preserve"> neighbors</w:t>
            </w:r>
          </w:p>
        </w:tc>
      </w:tr>
      <w:tr w:rsidR="00AD050D" w:rsidRPr="002D0D81" w14:paraId="33B924CD" w14:textId="77777777" w:rsidTr="009671BA">
        <w:tc>
          <w:tcPr>
            <w:tcW w:w="163" w:type="pct"/>
            <w:noWrap/>
            <w:tcMar>
              <w:top w:w="0" w:type="dxa"/>
              <w:left w:w="150" w:type="dxa"/>
              <w:bottom w:w="0" w:type="dxa"/>
              <w:right w:w="150" w:type="dxa"/>
            </w:tcMar>
            <w:hideMark/>
          </w:tcPr>
          <w:p w14:paraId="4C652268"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5EE5DF6C" w14:textId="77777777" w:rsidR="00AD050D" w:rsidRPr="002D0D81" w:rsidRDefault="00AD050D" w:rsidP="009671BA">
            <w:pPr>
              <w:widowControl/>
              <w:spacing w:line="300" w:lineRule="atLeast"/>
              <w:jc w:val="left"/>
              <w:rPr>
                <w:rFonts w:ascii="Segoe UI" w:hAnsi="Segoe UI" w:cs="Segoe UI"/>
                <w:color w:val="24292E"/>
                <w:kern w:val="0"/>
                <w:sz w:val="21"/>
                <w:szCs w:val="21"/>
              </w:rPr>
            </w:pPr>
            <w:r w:rsidRPr="002D0D81">
              <w:rPr>
                <w:rFonts w:ascii="Segoe UI" w:hAnsi="Segoe UI" w:cs="Segoe UI"/>
                <w:color w:val="6A737D"/>
                <w:kern w:val="0"/>
                <w:sz w:val="21"/>
                <w:szCs w:val="21"/>
              </w:rPr>
              <w:t># k</w:t>
            </w:r>
            <w:r w:rsidRPr="002D0D81">
              <w:rPr>
                <w:rFonts w:ascii="Segoe UI" w:hAnsi="Segoe UI" w:cs="Segoe UI"/>
                <w:color w:val="6A737D"/>
                <w:kern w:val="0"/>
                <w:sz w:val="21"/>
                <w:szCs w:val="21"/>
              </w:rPr>
              <w:t>个邻居推断测试样本的类别</w:t>
            </w:r>
          </w:p>
        </w:tc>
      </w:tr>
      <w:tr w:rsidR="00AD050D" w:rsidRPr="002D0D81" w14:paraId="0241B2E3" w14:textId="77777777" w:rsidTr="009671BA">
        <w:tc>
          <w:tcPr>
            <w:tcW w:w="163" w:type="pct"/>
            <w:noWrap/>
            <w:tcMar>
              <w:top w:w="0" w:type="dxa"/>
              <w:left w:w="150" w:type="dxa"/>
              <w:bottom w:w="0" w:type="dxa"/>
              <w:right w:w="150" w:type="dxa"/>
            </w:tcMar>
            <w:hideMark/>
          </w:tcPr>
          <w:p w14:paraId="60C59BE5"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17FA8EB7" w14:textId="77777777" w:rsidR="00AD050D" w:rsidRPr="002D0D81" w:rsidRDefault="00AD050D" w:rsidP="009671BA">
            <w:pPr>
              <w:widowControl/>
              <w:spacing w:line="300" w:lineRule="atLeast"/>
              <w:jc w:val="left"/>
              <w:rPr>
                <w:rFonts w:ascii="Segoe UI" w:hAnsi="Segoe UI" w:cs="Segoe UI"/>
                <w:color w:val="24292E"/>
                <w:kern w:val="0"/>
                <w:sz w:val="21"/>
                <w:szCs w:val="21"/>
              </w:rPr>
            </w:pPr>
            <w:r w:rsidRPr="002D0D81">
              <w:rPr>
                <w:rFonts w:ascii="Segoe UI" w:hAnsi="Segoe UI" w:cs="Segoe UI"/>
                <w:color w:val="D73A49"/>
                <w:kern w:val="0"/>
                <w:sz w:val="21"/>
                <w:szCs w:val="21"/>
              </w:rPr>
              <w:t>def</w:t>
            </w:r>
            <w:r w:rsidRPr="002D0D81">
              <w:rPr>
                <w:rFonts w:ascii="Segoe UI" w:hAnsi="Segoe UI" w:cs="Segoe UI"/>
                <w:color w:val="24292E"/>
                <w:kern w:val="0"/>
                <w:sz w:val="21"/>
                <w:szCs w:val="21"/>
              </w:rPr>
              <w:t xml:space="preserve"> </w:t>
            </w:r>
            <w:r w:rsidRPr="002D0D81">
              <w:rPr>
                <w:rFonts w:ascii="Segoe UI" w:hAnsi="Segoe UI" w:cs="Segoe UI"/>
                <w:color w:val="6F42C1"/>
                <w:kern w:val="0"/>
                <w:sz w:val="21"/>
                <w:szCs w:val="21"/>
              </w:rPr>
              <w:t>getLabel</w:t>
            </w:r>
            <w:r w:rsidRPr="002D0D81">
              <w:rPr>
                <w:rFonts w:ascii="Segoe UI" w:hAnsi="Segoe UI" w:cs="Segoe UI"/>
                <w:color w:val="24292E"/>
                <w:kern w:val="0"/>
                <w:sz w:val="21"/>
                <w:szCs w:val="21"/>
              </w:rPr>
              <w:t>(self, neighbors):</w:t>
            </w:r>
          </w:p>
        </w:tc>
      </w:tr>
      <w:tr w:rsidR="00AD050D" w:rsidRPr="002D0D81" w14:paraId="25537014" w14:textId="77777777" w:rsidTr="009671BA">
        <w:tc>
          <w:tcPr>
            <w:tcW w:w="163" w:type="pct"/>
            <w:noWrap/>
            <w:tcMar>
              <w:top w:w="0" w:type="dxa"/>
              <w:left w:w="150" w:type="dxa"/>
              <w:bottom w:w="0" w:type="dxa"/>
              <w:right w:w="150" w:type="dxa"/>
            </w:tcMar>
            <w:hideMark/>
          </w:tcPr>
          <w:p w14:paraId="2D786EFB"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004655BA"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24292E"/>
                <w:kern w:val="0"/>
                <w:sz w:val="21"/>
                <w:szCs w:val="21"/>
              </w:rPr>
              <w:t xml:space="preserve">classVotes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w:t>
            </w:r>
          </w:p>
        </w:tc>
      </w:tr>
      <w:tr w:rsidR="00AD050D" w:rsidRPr="002D0D81" w14:paraId="4CB72C42" w14:textId="77777777" w:rsidTr="009671BA">
        <w:tc>
          <w:tcPr>
            <w:tcW w:w="163" w:type="pct"/>
            <w:noWrap/>
            <w:tcMar>
              <w:top w:w="0" w:type="dxa"/>
              <w:left w:w="150" w:type="dxa"/>
              <w:bottom w:w="0" w:type="dxa"/>
              <w:right w:w="150" w:type="dxa"/>
            </w:tcMar>
            <w:hideMark/>
          </w:tcPr>
          <w:p w14:paraId="0CFF68E4"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3D67A87A"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D73A49"/>
                <w:kern w:val="0"/>
                <w:sz w:val="21"/>
                <w:szCs w:val="21"/>
              </w:rPr>
              <w:t>for</w:t>
            </w:r>
            <w:r w:rsidRPr="002D0D81">
              <w:rPr>
                <w:rFonts w:ascii="Segoe UI" w:hAnsi="Segoe UI" w:cs="Segoe UI"/>
                <w:color w:val="24292E"/>
                <w:kern w:val="0"/>
                <w:sz w:val="21"/>
                <w:szCs w:val="21"/>
              </w:rPr>
              <w:t xml:space="preserve"> x </w:t>
            </w:r>
            <w:r w:rsidRPr="002D0D81">
              <w:rPr>
                <w:rFonts w:ascii="Segoe UI" w:hAnsi="Segoe UI" w:cs="Segoe UI"/>
                <w:color w:val="D73A49"/>
                <w:kern w:val="0"/>
                <w:sz w:val="21"/>
                <w:szCs w:val="21"/>
              </w:rPr>
              <w:t>in</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range</w:t>
            </w:r>
            <w:r w:rsidRPr="002D0D81">
              <w:rPr>
                <w:rFonts w:ascii="Segoe UI" w:hAnsi="Segoe UI" w:cs="Segoe UI"/>
                <w:color w:val="24292E"/>
                <w:kern w:val="0"/>
                <w:sz w:val="21"/>
                <w:szCs w:val="21"/>
              </w:rPr>
              <w:t>(</w:t>
            </w:r>
            <w:r w:rsidRPr="002D0D81">
              <w:rPr>
                <w:rFonts w:ascii="Segoe UI" w:hAnsi="Segoe UI" w:cs="Segoe UI"/>
                <w:color w:val="005CC5"/>
                <w:kern w:val="0"/>
                <w:sz w:val="21"/>
                <w:szCs w:val="21"/>
              </w:rPr>
              <w:t>len</w:t>
            </w:r>
            <w:r w:rsidRPr="002D0D81">
              <w:rPr>
                <w:rFonts w:ascii="Segoe UI" w:hAnsi="Segoe UI" w:cs="Segoe UI"/>
                <w:color w:val="24292E"/>
                <w:kern w:val="0"/>
                <w:sz w:val="21"/>
                <w:szCs w:val="21"/>
              </w:rPr>
              <w:t>(neighbors)):</w:t>
            </w:r>
          </w:p>
        </w:tc>
      </w:tr>
      <w:tr w:rsidR="00AD050D" w:rsidRPr="002D0D81" w14:paraId="76D4DC13" w14:textId="77777777" w:rsidTr="009671BA">
        <w:tc>
          <w:tcPr>
            <w:tcW w:w="163" w:type="pct"/>
            <w:noWrap/>
            <w:tcMar>
              <w:top w:w="0" w:type="dxa"/>
              <w:left w:w="150" w:type="dxa"/>
              <w:bottom w:w="0" w:type="dxa"/>
              <w:right w:w="150" w:type="dxa"/>
            </w:tcMar>
            <w:hideMark/>
          </w:tcPr>
          <w:p w14:paraId="2A29B4F2"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1D0F8102" w14:textId="77777777" w:rsidR="00AD050D" w:rsidRPr="002D0D81" w:rsidRDefault="00AD050D" w:rsidP="009671BA">
            <w:pPr>
              <w:widowControl/>
              <w:spacing w:line="300" w:lineRule="atLeast"/>
              <w:ind w:firstLineChars="300" w:firstLine="630"/>
              <w:jc w:val="left"/>
              <w:rPr>
                <w:rFonts w:ascii="Segoe UI" w:hAnsi="Segoe UI" w:cs="Segoe UI"/>
                <w:color w:val="24292E"/>
                <w:kern w:val="0"/>
                <w:sz w:val="21"/>
                <w:szCs w:val="21"/>
              </w:rPr>
            </w:pPr>
            <w:r w:rsidRPr="002D0D81">
              <w:rPr>
                <w:rFonts w:ascii="Segoe UI" w:hAnsi="Segoe UI" w:cs="Segoe UI"/>
                <w:color w:val="24292E"/>
                <w:kern w:val="0"/>
                <w:sz w:val="21"/>
                <w:szCs w:val="21"/>
              </w:rPr>
              <w:t xml:space="preserve">label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neighbors[x][</w:t>
            </w:r>
            <w:r w:rsidRPr="002D0D81">
              <w:rPr>
                <w:rFonts w:ascii="Segoe UI" w:hAnsi="Segoe UI" w:cs="Segoe UI"/>
                <w:color w:val="D73A49"/>
                <w:kern w:val="0"/>
                <w:sz w:val="21"/>
                <w:szCs w:val="21"/>
              </w:rPr>
              <w:t>-</w:t>
            </w:r>
            <w:r w:rsidRPr="002D0D81">
              <w:rPr>
                <w:rFonts w:ascii="Segoe UI" w:hAnsi="Segoe UI" w:cs="Segoe UI"/>
                <w:color w:val="005CC5"/>
                <w:kern w:val="0"/>
                <w:sz w:val="21"/>
                <w:szCs w:val="21"/>
              </w:rPr>
              <w:t>1</w:t>
            </w:r>
            <w:r w:rsidRPr="002D0D81">
              <w:rPr>
                <w:rFonts w:ascii="Segoe UI" w:hAnsi="Segoe UI" w:cs="Segoe UI"/>
                <w:color w:val="24292E"/>
                <w:kern w:val="0"/>
                <w:sz w:val="21"/>
                <w:szCs w:val="21"/>
              </w:rPr>
              <w:t>]</w:t>
            </w:r>
          </w:p>
        </w:tc>
      </w:tr>
      <w:tr w:rsidR="00AD050D" w:rsidRPr="002D0D81" w14:paraId="058C5A73" w14:textId="77777777" w:rsidTr="009671BA">
        <w:tc>
          <w:tcPr>
            <w:tcW w:w="163" w:type="pct"/>
            <w:noWrap/>
            <w:tcMar>
              <w:top w:w="0" w:type="dxa"/>
              <w:left w:w="150" w:type="dxa"/>
              <w:bottom w:w="0" w:type="dxa"/>
              <w:right w:w="150" w:type="dxa"/>
            </w:tcMar>
            <w:hideMark/>
          </w:tcPr>
          <w:p w14:paraId="5F0BC780"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61F16A6A"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D73A49"/>
                <w:kern w:val="0"/>
                <w:sz w:val="21"/>
                <w:szCs w:val="21"/>
              </w:rPr>
              <w:t>if</w:t>
            </w:r>
            <w:r w:rsidRPr="002D0D81">
              <w:rPr>
                <w:rFonts w:ascii="Segoe UI" w:hAnsi="Segoe UI" w:cs="Segoe UI"/>
                <w:color w:val="24292E"/>
                <w:kern w:val="0"/>
                <w:sz w:val="21"/>
                <w:szCs w:val="21"/>
              </w:rPr>
              <w:t xml:space="preserve"> label </w:t>
            </w:r>
            <w:r w:rsidRPr="002D0D81">
              <w:rPr>
                <w:rFonts w:ascii="Segoe UI" w:hAnsi="Segoe UI" w:cs="Segoe UI"/>
                <w:color w:val="D73A49"/>
                <w:kern w:val="0"/>
                <w:sz w:val="21"/>
                <w:szCs w:val="21"/>
              </w:rPr>
              <w:t>in</w:t>
            </w:r>
            <w:r w:rsidRPr="002D0D81">
              <w:rPr>
                <w:rFonts w:ascii="Segoe UI" w:hAnsi="Segoe UI" w:cs="Segoe UI"/>
                <w:color w:val="24292E"/>
                <w:kern w:val="0"/>
                <w:sz w:val="21"/>
                <w:szCs w:val="21"/>
              </w:rPr>
              <w:t xml:space="preserve"> classVotes:</w:t>
            </w:r>
          </w:p>
        </w:tc>
      </w:tr>
      <w:tr w:rsidR="00AD050D" w:rsidRPr="002D0D81" w14:paraId="66C47760" w14:textId="77777777" w:rsidTr="009671BA">
        <w:tc>
          <w:tcPr>
            <w:tcW w:w="163" w:type="pct"/>
            <w:noWrap/>
            <w:tcMar>
              <w:top w:w="0" w:type="dxa"/>
              <w:left w:w="150" w:type="dxa"/>
              <w:bottom w:w="0" w:type="dxa"/>
              <w:right w:w="150" w:type="dxa"/>
            </w:tcMar>
            <w:hideMark/>
          </w:tcPr>
          <w:p w14:paraId="74769D81"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058552C1" w14:textId="77777777" w:rsidR="00AD050D" w:rsidRPr="002D0D81" w:rsidRDefault="00AD050D" w:rsidP="009671BA">
            <w:pPr>
              <w:widowControl/>
              <w:spacing w:line="300" w:lineRule="atLeast"/>
              <w:ind w:firstLineChars="300" w:firstLine="630"/>
              <w:jc w:val="left"/>
              <w:rPr>
                <w:rFonts w:ascii="Segoe UI" w:hAnsi="Segoe UI" w:cs="Segoe UI"/>
                <w:color w:val="24292E"/>
                <w:kern w:val="0"/>
                <w:sz w:val="21"/>
                <w:szCs w:val="21"/>
              </w:rPr>
            </w:pPr>
            <w:r w:rsidRPr="002D0D81">
              <w:rPr>
                <w:rFonts w:ascii="Segoe UI" w:hAnsi="Segoe UI" w:cs="Segoe UI"/>
                <w:color w:val="24292E"/>
                <w:kern w:val="0"/>
                <w:sz w:val="21"/>
                <w:szCs w:val="21"/>
              </w:rPr>
              <w:t xml:space="preserve">classVotes[label]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1</w:t>
            </w:r>
          </w:p>
        </w:tc>
      </w:tr>
      <w:tr w:rsidR="00AD050D" w:rsidRPr="002D0D81" w14:paraId="44CFE8DC" w14:textId="77777777" w:rsidTr="009671BA">
        <w:tc>
          <w:tcPr>
            <w:tcW w:w="163" w:type="pct"/>
            <w:noWrap/>
            <w:tcMar>
              <w:top w:w="0" w:type="dxa"/>
              <w:left w:w="150" w:type="dxa"/>
              <w:bottom w:w="0" w:type="dxa"/>
              <w:right w:w="150" w:type="dxa"/>
            </w:tcMar>
            <w:hideMark/>
          </w:tcPr>
          <w:p w14:paraId="1A247FBC"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05450B51"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D73A49"/>
                <w:kern w:val="0"/>
                <w:sz w:val="21"/>
                <w:szCs w:val="21"/>
              </w:rPr>
              <w:t>else</w:t>
            </w:r>
            <w:r w:rsidRPr="002D0D81">
              <w:rPr>
                <w:rFonts w:ascii="Segoe UI" w:hAnsi="Segoe UI" w:cs="Segoe UI"/>
                <w:color w:val="24292E"/>
                <w:kern w:val="0"/>
                <w:sz w:val="21"/>
                <w:szCs w:val="21"/>
              </w:rPr>
              <w:t>:</w:t>
            </w:r>
          </w:p>
        </w:tc>
      </w:tr>
      <w:tr w:rsidR="00AD050D" w:rsidRPr="002D0D81" w14:paraId="7129248F" w14:textId="77777777" w:rsidTr="009671BA">
        <w:tc>
          <w:tcPr>
            <w:tcW w:w="163" w:type="pct"/>
            <w:noWrap/>
            <w:tcMar>
              <w:top w:w="0" w:type="dxa"/>
              <w:left w:w="150" w:type="dxa"/>
              <w:bottom w:w="0" w:type="dxa"/>
              <w:right w:w="150" w:type="dxa"/>
            </w:tcMar>
            <w:hideMark/>
          </w:tcPr>
          <w:p w14:paraId="77250FDE"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63DEB095"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24292E"/>
                <w:kern w:val="0"/>
                <w:sz w:val="21"/>
                <w:szCs w:val="21"/>
              </w:rPr>
              <w:t xml:space="preserve">classVotes[label]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1</w:t>
            </w:r>
          </w:p>
        </w:tc>
      </w:tr>
      <w:tr w:rsidR="00AD050D" w:rsidRPr="002D0D81" w14:paraId="210DE308" w14:textId="77777777" w:rsidTr="009671BA">
        <w:tc>
          <w:tcPr>
            <w:tcW w:w="163" w:type="pct"/>
            <w:noWrap/>
            <w:tcMar>
              <w:top w:w="0" w:type="dxa"/>
              <w:left w:w="150" w:type="dxa"/>
              <w:bottom w:w="0" w:type="dxa"/>
              <w:right w:w="150" w:type="dxa"/>
            </w:tcMar>
            <w:hideMark/>
          </w:tcPr>
          <w:p w14:paraId="526C7962"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2679931F"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6A737D"/>
                <w:kern w:val="0"/>
                <w:sz w:val="21"/>
                <w:szCs w:val="21"/>
              </w:rPr>
              <w:t xml:space="preserve"># </w:t>
            </w:r>
            <w:r w:rsidRPr="002D0D81">
              <w:rPr>
                <w:rFonts w:ascii="Segoe UI" w:hAnsi="Segoe UI" w:cs="Segoe UI"/>
                <w:color w:val="6A737D"/>
                <w:kern w:val="0"/>
                <w:sz w:val="21"/>
                <w:szCs w:val="21"/>
              </w:rPr>
              <w:t>以少数服从多数倒叙排序</w:t>
            </w:r>
            <w:r w:rsidRPr="002D0D81">
              <w:rPr>
                <w:rFonts w:ascii="Segoe UI" w:hAnsi="Segoe UI" w:cs="Segoe UI"/>
                <w:color w:val="6A737D"/>
                <w:kern w:val="0"/>
                <w:sz w:val="21"/>
                <w:szCs w:val="21"/>
              </w:rPr>
              <w:t>Label</w:t>
            </w:r>
          </w:p>
        </w:tc>
      </w:tr>
      <w:tr w:rsidR="00AD050D" w:rsidRPr="002D0D81" w14:paraId="2F6C31CC" w14:textId="77777777" w:rsidTr="009671BA">
        <w:tc>
          <w:tcPr>
            <w:tcW w:w="163" w:type="pct"/>
            <w:noWrap/>
            <w:tcMar>
              <w:top w:w="0" w:type="dxa"/>
              <w:left w:w="150" w:type="dxa"/>
              <w:bottom w:w="0" w:type="dxa"/>
              <w:right w:w="150" w:type="dxa"/>
            </w:tcMar>
            <w:hideMark/>
          </w:tcPr>
          <w:p w14:paraId="2CCB6A6C"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12BE73C6"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24292E"/>
                <w:kern w:val="0"/>
                <w:sz w:val="21"/>
                <w:szCs w:val="21"/>
              </w:rPr>
              <w:t xml:space="preserve">sortedVotes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sorted</w:t>
            </w:r>
            <w:r w:rsidRPr="002D0D81">
              <w:rPr>
                <w:rFonts w:ascii="Segoe UI" w:hAnsi="Segoe UI" w:cs="Segoe UI"/>
                <w:color w:val="24292E"/>
                <w:kern w:val="0"/>
                <w:sz w:val="21"/>
                <w:szCs w:val="21"/>
              </w:rPr>
              <w:t xml:space="preserve">(classVotes.items(), </w:t>
            </w:r>
            <w:r w:rsidRPr="002D0D81">
              <w:rPr>
                <w:rFonts w:ascii="Segoe UI" w:hAnsi="Segoe UI" w:cs="Segoe UI"/>
                <w:color w:val="E36209"/>
                <w:kern w:val="0"/>
                <w:sz w:val="21"/>
                <w:szCs w:val="21"/>
              </w:rPr>
              <w:t>key</w:t>
            </w:r>
            <w:r w:rsidRPr="002D0D81">
              <w:rPr>
                <w:rFonts w:ascii="Segoe UI" w:hAnsi="Segoe UI" w:cs="Segoe UI"/>
                <w:color w:val="D73A49"/>
                <w:kern w:val="0"/>
                <w:sz w:val="21"/>
                <w:szCs w:val="21"/>
              </w:rPr>
              <w:t>=lambda</w:t>
            </w:r>
            <w:r w:rsidRPr="002D0D81">
              <w:rPr>
                <w:rFonts w:ascii="Segoe UI" w:hAnsi="Segoe UI" w:cs="Segoe UI"/>
                <w:color w:val="24292E"/>
                <w:kern w:val="0"/>
                <w:sz w:val="21"/>
                <w:szCs w:val="21"/>
              </w:rPr>
              <w:t xml:space="preserve"> cls: </w:t>
            </w:r>
            <w:r w:rsidRPr="002D0D81">
              <w:rPr>
                <w:rFonts w:ascii="Segoe UI" w:hAnsi="Segoe UI" w:cs="Segoe UI"/>
                <w:color w:val="005CC5"/>
                <w:kern w:val="0"/>
                <w:sz w:val="21"/>
                <w:szCs w:val="21"/>
              </w:rPr>
              <w:t>cls</w:t>
            </w:r>
            <w:r w:rsidRPr="002D0D81">
              <w:rPr>
                <w:rFonts w:ascii="Segoe UI" w:hAnsi="Segoe UI" w:cs="Segoe UI"/>
                <w:color w:val="24292E"/>
                <w:kern w:val="0"/>
                <w:sz w:val="21"/>
                <w:szCs w:val="21"/>
              </w:rPr>
              <w:t>[</w:t>
            </w:r>
            <w:r w:rsidRPr="002D0D81">
              <w:rPr>
                <w:rFonts w:ascii="Segoe UI" w:hAnsi="Segoe UI" w:cs="Segoe UI"/>
                <w:color w:val="005CC5"/>
                <w:kern w:val="0"/>
                <w:sz w:val="21"/>
                <w:szCs w:val="21"/>
              </w:rPr>
              <w:t>1</w:t>
            </w:r>
            <w:r w:rsidRPr="002D0D81">
              <w:rPr>
                <w:rFonts w:ascii="Segoe UI" w:hAnsi="Segoe UI" w:cs="Segoe UI"/>
                <w:color w:val="24292E"/>
                <w:kern w:val="0"/>
                <w:sz w:val="21"/>
                <w:szCs w:val="21"/>
              </w:rPr>
              <w:t xml:space="preserve">], </w:t>
            </w:r>
            <w:r w:rsidRPr="002D0D81">
              <w:rPr>
                <w:rFonts w:ascii="Segoe UI" w:hAnsi="Segoe UI" w:cs="Segoe UI"/>
                <w:color w:val="E36209"/>
                <w:kern w:val="0"/>
                <w:sz w:val="21"/>
                <w:szCs w:val="21"/>
              </w:rPr>
              <w:t>reverse</w:t>
            </w:r>
            <w:r w:rsidRPr="002D0D81">
              <w:rPr>
                <w:rFonts w:ascii="Segoe UI" w:hAnsi="Segoe UI" w:cs="Segoe UI"/>
                <w:color w:val="D73A49"/>
                <w:kern w:val="0"/>
                <w:sz w:val="21"/>
                <w:szCs w:val="21"/>
              </w:rPr>
              <w:t>=</w:t>
            </w:r>
            <w:r w:rsidRPr="002D0D81">
              <w:rPr>
                <w:rFonts w:ascii="Segoe UI" w:hAnsi="Segoe UI" w:cs="Segoe UI"/>
                <w:color w:val="005CC5"/>
                <w:kern w:val="0"/>
                <w:sz w:val="21"/>
                <w:szCs w:val="21"/>
              </w:rPr>
              <w:t>True</w:t>
            </w:r>
            <w:r w:rsidRPr="002D0D81">
              <w:rPr>
                <w:rFonts w:ascii="Segoe UI" w:hAnsi="Segoe UI" w:cs="Segoe UI"/>
                <w:color w:val="24292E"/>
                <w:kern w:val="0"/>
                <w:sz w:val="21"/>
                <w:szCs w:val="21"/>
              </w:rPr>
              <w:t>)</w:t>
            </w:r>
          </w:p>
        </w:tc>
      </w:tr>
      <w:tr w:rsidR="00AD050D" w:rsidRPr="002D0D81" w14:paraId="3E52DA74" w14:textId="77777777" w:rsidTr="009671BA">
        <w:tc>
          <w:tcPr>
            <w:tcW w:w="163" w:type="pct"/>
            <w:noWrap/>
            <w:tcMar>
              <w:top w:w="0" w:type="dxa"/>
              <w:left w:w="150" w:type="dxa"/>
              <w:bottom w:w="0" w:type="dxa"/>
              <w:right w:w="150" w:type="dxa"/>
            </w:tcMar>
            <w:hideMark/>
          </w:tcPr>
          <w:p w14:paraId="64BF21CB"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13805BEA"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D73A49"/>
                <w:kern w:val="0"/>
                <w:sz w:val="21"/>
                <w:szCs w:val="21"/>
              </w:rPr>
              <w:t>return</w:t>
            </w:r>
            <w:r w:rsidRPr="002D0D81">
              <w:rPr>
                <w:rFonts w:ascii="Segoe UI" w:hAnsi="Segoe UI" w:cs="Segoe UI"/>
                <w:color w:val="24292E"/>
                <w:kern w:val="0"/>
                <w:sz w:val="21"/>
                <w:szCs w:val="21"/>
              </w:rPr>
              <w:t xml:space="preserve"> sortedVotes[</w:t>
            </w:r>
            <w:r w:rsidRPr="002D0D81">
              <w:rPr>
                <w:rFonts w:ascii="Segoe UI" w:hAnsi="Segoe UI" w:cs="Segoe UI"/>
                <w:color w:val="005CC5"/>
                <w:kern w:val="0"/>
                <w:sz w:val="21"/>
                <w:szCs w:val="21"/>
              </w:rPr>
              <w:t>0</w:t>
            </w:r>
            <w:r w:rsidRPr="002D0D81">
              <w:rPr>
                <w:rFonts w:ascii="Segoe UI" w:hAnsi="Segoe UI" w:cs="Segoe UI"/>
                <w:color w:val="24292E"/>
                <w:kern w:val="0"/>
                <w:sz w:val="21"/>
                <w:szCs w:val="21"/>
              </w:rPr>
              <w:t>][</w:t>
            </w:r>
            <w:r w:rsidRPr="002D0D81">
              <w:rPr>
                <w:rFonts w:ascii="Segoe UI" w:hAnsi="Segoe UI" w:cs="Segoe UI"/>
                <w:color w:val="005CC5"/>
                <w:kern w:val="0"/>
                <w:sz w:val="21"/>
                <w:szCs w:val="21"/>
              </w:rPr>
              <w:t>0</w:t>
            </w:r>
            <w:r w:rsidRPr="002D0D81">
              <w:rPr>
                <w:rFonts w:ascii="Segoe UI" w:hAnsi="Segoe UI" w:cs="Segoe UI"/>
                <w:color w:val="24292E"/>
                <w:kern w:val="0"/>
                <w:sz w:val="21"/>
                <w:szCs w:val="21"/>
              </w:rPr>
              <w:t xml:space="preserve">] </w:t>
            </w:r>
            <w:r w:rsidRPr="002D0D81">
              <w:rPr>
                <w:rFonts w:ascii="Segoe UI" w:hAnsi="Segoe UI" w:cs="Segoe UI"/>
                <w:color w:val="6A737D"/>
                <w:kern w:val="0"/>
                <w:sz w:val="21"/>
                <w:szCs w:val="21"/>
              </w:rPr>
              <w:t xml:space="preserve"># </w:t>
            </w:r>
            <w:r w:rsidRPr="002D0D81">
              <w:rPr>
                <w:rFonts w:ascii="Segoe UI" w:hAnsi="Segoe UI" w:cs="Segoe UI"/>
                <w:color w:val="6A737D"/>
                <w:kern w:val="0"/>
                <w:sz w:val="21"/>
                <w:szCs w:val="21"/>
              </w:rPr>
              <w:t>选取类别频率最大的的作为测试样本的类别</w:t>
            </w:r>
          </w:p>
        </w:tc>
      </w:tr>
      <w:tr w:rsidR="00AD050D" w:rsidRPr="002D0D81" w14:paraId="14F15FE2" w14:textId="77777777" w:rsidTr="009671BA">
        <w:tc>
          <w:tcPr>
            <w:tcW w:w="163" w:type="pct"/>
            <w:noWrap/>
            <w:tcMar>
              <w:top w:w="0" w:type="dxa"/>
              <w:left w:w="150" w:type="dxa"/>
              <w:bottom w:w="0" w:type="dxa"/>
              <w:right w:w="150" w:type="dxa"/>
            </w:tcMar>
            <w:hideMark/>
          </w:tcPr>
          <w:p w14:paraId="0B9361B2"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30179D11" w14:textId="77777777" w:rsidR="00AD050D" w:rsidRPr="002D0D81" w:rsidRDefault="00AD050D" w:rsidP="009671BA">
            <w:pPr>
              <w:widowControl/>
              <w:spacing w:line="300" w:lineRule="atLeast"/>
              <w:jc w:val="left"/>
              <w:rPr>
                <w:rFonts w:ascii="Segoe UI" w:hAnsi="Segoe UI" w:cs="Segoe UI"/>
                <w:color w:val="24292E"/>
                <w:kern w:val="0"/>
                <w:sz w:val="21"/>
                <w:szCs w:val="21"/>
              </w:rPr>
            </w:pPr>
            <w:r w:rsidRPr="002D0D81">
              <w:rPr>
                <w:rFonts w:ascii="Segoe UI" w:hAnsi="Segoe UI" w:cs="Segoe UI"/>
                <w:color w:val="6A737D"/>
                <w:kern w:val="0"/>
                <w:sz w:val="21"/>
                <w:szCs w:val="21"/>
              </w:rPr>
              <w:t xml:space="preserve"># </w:t>
            </w:r>
            <w:r w:rsidRPr="002D0D81">
              <w:rPr>
                <w:rFonts w:ascii="Segoe UI" w:hAnsi="Segoe UI" w:cs="Segoe UI"/>
                <w:color w:val="6A737D"/>
                <w:kern w:val="0"/>
                <w:sz w:val="21"/>
                <w:szCs w:val="21"/>
              </w:rPr>
              <w:t>算法准确率计算</w:t>
            </w:r>
          </w:p>
        </w:tc>
      </w:tr>
      <w:tr w:rsidR="00AD050D" w:rsidRPr="002D0D81" w14:paraId="73B43DB7" w14:textId="77777777" w:rsidTr="009671BA">
        <w:tc>
          <w:tcPr>
            <w:tcW w:w="163" w:type="pct"/>
            <w:noWrap/>
            <w:tcMar>
              <w:top w:w="0" w:type="dxa"/>
              <w:left w:w="150" w:type="dxa"/>
              <w:bottom w:w="0" w:type="dxa"/>
              <w:right w:w="150" w:type="dxa"/>
            </w:tcMar>
            <w:hideMark/>
          </w:tcPr>
          <w:p w14:paraId="0AF81841"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6AC71D19" w14:textId="77777777" w:rsidR="00AD050D" w:rsidRPr="002D0D81" w:rsidRDefault="00AD050D" w:rsidP="009671BA">
            <w:pPr>
              <w:widowControl/>
              <w:spacing w:line="300" w:lineRule="atLeast"/>
              <w:jc w:val="left"/>
              <w:rPr>
                <w:rFonts w:ascii="Segoe UI" w:hAnsi="Segoe UI" w:cs="Segoe UI"/>
                <w:color w:val="24292E"/>
                <w:kern w:val="0"/>
                <w:sz w:val="21"/>
                <w:szCs w:val="21"/>
              </w:rPr>
            </w:pPr>
            <w:r w:rsidRPr="002D0D81">
              <w:rPr>
                <w:rFonts w:ascii="Segoe UI" w:hAnsi="Segoe UI" w:cs="Segoe UI"/>
                <w:color w:val="D73A49"/>
                <w:kern w:val="0"/>
                <w:sz w:val="21"/>
                <w:szCs w:val="21"/>
              </w:rPr>
              <w:t>def</w:t>
            </w:r>
            <w:r w:rsidRPr="002D0D81">
              <w:rPr>
                <w:rFonts w:ascii="Segoe UI" w:hAnsi="Segoe UI" w:cs="Segoe UI"/>
                <w:color w:val="24292E"/>
                <w:kern w:val="0"/>
                <w:sz w:val="21"/>
                <w:szCs w:val="21"/>
              </w:rPr>
              <w:t xml:space="preserve"> </w:t>
            </w:r>
            <w:r w:rsidRPr="002D0D81">
              <w:rPr>
                <w:rFonts w:ascii="Segoe UI" w:hAnsi="Segoe UI" w:cs="Segoe UI"/>
                <w:color w:val="6F42C1"/>
                <w:kern w:val="0"/>
                <w:sz w:val="21"/>
                <w:szCs w:val="21"/>
              </w:rPr>
              <w:t>getAccuracy</w:t>
            </w:r>
            <w:r w:rsidRPr="002D0D81">
              <w:rPr>
                <w:rFonts w:ascii="Segoe UI" w:hAnsi="Segoe UI" w:cs="Segoe UI"/>
                <w:color w:val="24292E"/>
                <w:kern w:val="0"/>
                <w:sz w:val="21"/>
                <w:szCs w:val="21"/>
              </w:rPr>
              <w:t>(self, testSet, labels):</w:t>
            </w:r>
          </w:p>
        </w:tc>
      </w:tr>
      <w:tr w:rsidR="00AD050D" w:rsidRPr="002D0D81" w14:paraId="7CDE3416" w14:textId="77777777" w:rsidTr="009671BA">
        <w:tc>
          <w:tcPr>
            <w:tcW w:w="163" w:type="pct"/>
            <w:noWrap/>
            <w:tcMar>
              <w:top w:w="0" w:type="dxa"/>
              <w:left w:w="150" w:type="dxa"/>
              <w:bottom w:w="0" w:type="dxa"/>
              <w:right w:w="150" w:type="dxa"/>
            </w:tcMar>
            <w:hideMark/>
          </w:tcPr>
          <w:p w14:paraId="64B09C93"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6673A06C"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24292E"/>
                <w:kern w:val="0"/>
                <w:sz w:val="21"/>
                <w:szCs w:val="21"/>
              </w:rPr>
              <w:t xml:space="preserve">correct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0</w:t>
            </w:r>
          </w:p>
        </w:tc>
      </w:tr>
      <w:tr w:rsidR="00AD050D" w:rsidRPr="002D0D81" w14:paraId="7A18CEB8" w14:textId="77777777" w:rsidTr="009671BA">
        <w:tc>
          <w:tcPr>
            <w:tcW w:w="163" w:type="pct"/>
            <w:noWrap/>
            <w:tcMar>
              <w:top w:w="0" w:type="dxa"/>
              <w:left w:w="150" w:type="dxa"/>
              <w:bottom w:w="0" w:type="dxa"/>
              <w:right w:w="150" w:type="dxa"/>
            </w:tcMar>
            <w:hideMark/>
          </w:tcPr>
          <w:p w14:paraId="73811C8F"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3B31A1CB"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D73A49"/>
                <w:kern w:val="0"/>
                <w:sz w:val="21"/>
                <w:szCs w:val="21"/>
              </w:rPr>
              <w:t>for</w:t>
            </w:r>
            <w:r w:rsidRPr="002D0D81">
              <w:rPr>
                <w:rFonts w:ascii="Segoe UI" w:hAnsi="Segoe UI" w:cs="Segoe UI"/>
                <w:color w:val="24292E"/>
                <w:kern w:val="0"/>
                <w:sz w:val="21"/>
                <w:szCs w:val="21"/>
              </w:rPr>
              <w:t xml:space="preserve"> x </w:t>
            </w:r>
            <w:r w:rsidRPr="002D0D81">
              <w:rPr>
                <w:rFonts w:ascii="Segoe UI" w:hAnsi="Segoe UI" w:cs="Segoe UI"/>
                <w:color w:val="D73A49"/>
                <w:kern w:val="0"/>
                <w:sz w:val="21"/>
                <w:szCs w:val="21"/>
              </w:rPr>
              <w:t>in</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range</w:t>
            </w:r>
            <w:r w:rsidRPr="002D0D81">
              <w:rPr>
                <w:rFonts w:ascii="Segoe UI" w:hAnsi="Segoe UI" w:cs="Segoe UI"/>
                <w:color w:val="24292E"/>
                <w:kern w:val="0"/>
                <w:sz w:val="21"/>
                <w:szCs w:val="21"/>
              </w:rPr>
              <w:t>(</w:t>
            </w:r>
            <w:r w:rsidRPr="002D0D81">
              <w:rPr>
                <w:rFonts w:ascii="Segoe UI" w:hAnsi="Segoe UI" w:cs="Segoe UI"/>
                <w:color w:val="005CC5"/>
                <w:kern w:val="0"/>
                <w:sz w:val="21"/>
                <w:szCs w:val="21"/>
              </w:rPr>
              <w:t>len</w:t>
            </w:r>
            <w:r w:rsidRPr="002D0D81">
              <w:rPr>
                <w:rFonts w:ascii="Segoe UI" w:hAnsi="Segoe UI" w:cs="Segoe UI"/>
                <w:color w:val="24292E"/>
                <w:kern w:val="0"/>
                <w:sz w:val="21"/>
                <w:szCs w:val="21"/>
              </w:rPr>
              <w:t>(testSet)):</w:t>
            </w:r>
          </w:p>
        </w:tc>
      </w:tr>
      <w:tr w:rsidR="00AD050D" w:rsidRPr="002D0D81" w14:paraId="109AF962" w14:textId="77777777" w:rsidTr="009671BA">
        <w:tc>
          <w:tcPr>
            <w:tcW w:w="163" w:type="pct"/>
            <w:noWrap/>
            <w:tcMar>
              <w:top w:w="0" w:type="dxa"/>
              <w:left w:w="150" w:type="dxa"/>
              <w:bottom w:w="0" w:type="dxa"/>
              <w:right w:w="150" w:type="dxa"/>
            </w:tcMar>
            <w:hideMark/>
          </w:tcPr>
          <w:p w14:paraId="24BF7137"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5F6714EF" w14:textId="77777777" w:rsidR="00AD050D" w:rsidRPr="002D0D81" w:rsidRDefault="00AD050D" w:rsidP="009671BA">
            <w:pPr>
              <w:widowControl/>
              <w:spacing w:line="300" w:lineRule="atLeast"/>
              <w:ind w:firstLineChars="300" w:firstLine="630"/>
              <w:jc w:val="left"/>
              <w:rPr>
                <w:rFonts w:ascii="Segoe UI" w:hAnsi="Segoe UI" w:cs="Segoe UI"/>
                <w:color w:val="24292E"/>
                <w:kern w:val="0"/>
                <w:sz w:val="21"/>
                <w:szCs w:val="21"/>
              </w:rPr>
            </w:pPr>
            <w:r w:rsidRPr="002D0D81">
              <w:rPr>
                <w:rFonts w:ascii="Segoe UI" w:hAnsi="Segoe UI" w:cs="Segoe UI"/>
                <w:color w:val="D73A49"/>
                <w:kern w:val="0"/>
                <w:sz w:val="21"/>
                <w:szCs w:val="21"/>
              </w:rPr>
              <w:t>if</w:t>
            </w:r>
            <w:r w:rsidRPr="002D0D81">
              <w:rPr>
                <w:rFonts w:ascii="Segoe UI" w:hAnsi="Segoe UI" w:cs="Segoe UI"/>
                <w:color w:val="24292E"/>
                <w:kern w:val="0"/>
                <w:sz w:val="21"/>
                <w:szCs w:val="21"/>
              </w:rPr>
              <w:t xml:space="preserve"> testSet[x][</w:t>
            </w:r>
            <w:r w:rsidRPr="002D0D81">
              <w:rPr>
                <w:rFonts w:ascii="Segoe UI" w:hAnsi="Segoe UI" w:cs="Segoe UI"/>
                <w:color w:val="D73A49"/>
                <w:kern w:val="0"/>
                <w:sz w:val="21"/>
                <w:szCs w:val="21"/>
              </w:rPr>
              <w:t>-</w:t>
            </w:r>
            <w:r w:rsidRPr="002D0D81">
              <w:rPr>
                <w:rFonts w:ascii="Segoe UI" w:hAnsi="Segoe UI" w:cs="Segoe UI"/>
                <w:color w:val="005CC5"/>
                <w:kern w:val="0"/>
                <w:sz w:val="21"/>
                <w:szCs w:val="21"/>
              </w:rPr>
              <w:t>1</w:t>
            </w:r>
            <w:r w:rsidRPr="002D0D81">
              <w:rPr>
                <w:rFonts w:ascii="Segoe UI" w:hAnsi="Segoe UI" w:cs="Segoe UI"/>
                <w:color w:val="24292E"/>
                <w:kern w:val="0"/>
                <w:sz w:val="21"/>
                <w:szCs w:val="21"/>
              </w:rPr>
              <w:t xml:space="preserve">]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labels[x]:</w:t>
            </w:r>
          </w:p>
        </w:tc>
      </w:tr>
      <w:tr w:rsidR="00AD050D" w:rsidRPr="002D0D81" w14:paraId="396781EB" w14:textId="77777777" w:rsidTr="009671BA">
        <w:tc>
          <w:tcPr>
            <w:tcW w:w="163" w:type="pct"/>
            <w:noWrap/>
            <w:tcMar>
              <w:top w:w="0" w:type="dxa"/>
              <w:left w:w="150" w:type="dxa"/>
              <w:bottom w:w="0" w:type="dxa"/>
              <w:right w:w="150" w:type="dxa"/>
            </w:tcMar>
            <w:hideMark/>
          </w:tcPr>
          <w:p w14:paraId="245DCEF0"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3DD898B7" w14:textId="77777777" w:rsidR="00AD050D" w:rsidRPr="002D0D81" w:rsidRDefault="00AD050D" w:rsidP="009671BA">
            <w:pPr>
              <w:widowControl/>
              <w:spacing w:line="300" w:lineRule="atLeast"/>
              <w:ind w:firstLineChars="400" w:firstLine="840"/>
              <w:jc w:val="left"/>
              <w:rPr>
                <w:rFonts w:ascii="Segoe UI" w:hAnsi="Segoe UI" w:cs="Segoe UI"/>
                <w:color w:val="24292E"/>
                <w:kern w:val="0"/>
                <w:sz w:val="21"/>
                <w:szCs w:val="21"/>
              </w:rPr>
            </w:pPr>
            <w:r w:rsidRPr="002D0D81">
              <w:rPr>
                <w:rFonts w:ascii="Segoe UI" w:hAnsi="Segoe UI" w:cs="Segoe UI"/>
                <w:color w:val="24292E"/>
                <w:kern w:val="0"/>
                <w:sz w:val="21"/>
                <w:szCs w:val="21"/>
              </w:rPr>
              <w:t xml:space="preserve">correct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1</w:t>
            </w:r>
          </w:p>
        </w:tc>
      </w:tr>
      <w:tr w:rsidR="00AD050D" w:rsidRPr="002D0D81" w14:paraId="63C7CCEF" w14:textId="77777777" w:rsidTr="009671BA">
        <w:tc>
          <w:tcPr>
            <w:tcW w:w="163" w:type="pct"/>
            <w:noWrap/>
            <w:tcMar>
              <w:top w:w="0" w:type="dxa"/>
              <w:left w:w="150" w:type="dxa"/>
              <w:bottom w:w="0" w:type="dxa"/>
              <w:right w:w="150" w:type="dxa"/>
            </w:tcMar>
            <w:hideMark/>
          </w:tcPr>
          <w:p w14:paraId="52EFDB41"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56BB2002" w14:textId="77777777" w:rsidR="00AD050D" w:rsidRPr="002D0D81" w:rsidRDefault="00AD050D" w:rsidP="009671BA">
            <w:pPr>
              <w:widowControl/>
              <w:spacing w:line="300" w:lineRule="atLeast"/>
              <w:ind w:firstLineChars="400" w:firstLine="840"/>
              <w:jc w:val="left"/>
              <w:rPr>
                <w:rFonts w:ascii="Segoe UI" w:hAnsi="Segoe UI" w:cs="Segoe UI"/>
                <w:color w:val="24292E"/>
                <w:kern w:val="0"/>
                <w:sz w:val="21"/>
                <w:szCs w:val="21"/>
              </w:rPr>
            </w:pPr>
            <w:r w:rsidRPr="002D0D81">
              <w:rPr>
                <w:rFonts w:ascii="Segoe UI" w:hAnsi="Segoe UI" w:cs="Segoe UI"/>
                <w:color w:val="005CC5"/>
                <w:kern w:val="0"/>
                <w:sz w:val="21"/>
                <w:szCs w:val="21"/>
              </w:rPr>
              <w:t>print</w:t>
            </w:r>
            <w:r w:rsidRPr="002D0D81">
              <w:rPr>
                <w:rFonts w:ascii="Segoe UI" w:hAnsi="Segoe UI" w:cs="Segoe UI"/>
                <w:color w:val="24292E"/>
                <w:kern w:val="0"/>
                <w:sz w:val="21"/>
                <w:szCs w:val="21"/>
              </w:rPr>
              <w:t>(</w:t>
            </w:r>
            <w:r w:rsidRPr="002D0D81">
              <w:rPr>
                <w:rFonts w:ascii="Segoe UI" w:hAnsi="Segoe UI" w:cs="Segoe UI"/>
                <w:color w:val="032F62"/>
                <w:kern w:val="0"/>
                <w:sz w:val="21"/>
                <w:szCs w:val="21"/>
              </w:rPr>
              <w:t>'</w:t>
            </w:r>
            <w:r w:rsidRPr="002D0D81">
              <w:rPr>
                <w:rFonts w:ascii="Segoe UI" w:hAnsi="Segoe UI" w:cs="Segoe UI"/>
                <w:color w:val="032F62"/>
                <w:kern w:val="0"/>
                <w:sz w:val="21"/>
                <w:szCs w:val="21"/>
              </w:rPr>
              <w:t>在</w:t>
            </w:r>
            <w:r w:rsidRPr="002D0D81">
              <w:rPr>
                <w:rFonts w:ascii="Segoe UI" w:hAnsi="Segoe UI" w:cs="Segoe UI"/>
                <w:color w:val="005CC5"/>
                <w:kern w:val="0"/>
                <w:sz w:val="21"/>
                <w:szCs w:val="21"/>
              </w:rPr>
              <w:t>{0}</w:t>
            </w:r>
            <w:r w:rsidRPr="002D0D81">
              <w:rPr>
                <w:rFonts w:ascii="Segoe UI" w:hAnsi="Segoe UI" w:cs="Segoe UI"/>
                <w:color w:val="032F62"/>
                <w:kern w:val="0"/>
                <w:sz w:val="21"/>
                <w:szCs w:val="21"/>
              </w:rPr>
              <w:t>个测试数据中，共有</w:t>
            </w:r>
            <w:r w:rsidRPr="002D0D81">
              <w:rPr>
                <w:rFonts w:ascii="Segoe UI" w:hAnsi="Segoe UI" w:cs="Segoe UI"/>
                <w:color w:val="005CC5"/>
                <w:kern w:val="0"/>
                <w:sz w:val="21"/>
                <w:szCs w:val="21"/>
              </w:rPr>
              <w:t>{1}</w:t>
            </w:r>
            <w:r w:rsidRPr="002D0D81">
              <w:rPr>
                <w:rFonts w:ascii="Segoe UI" w:hAnsi="Segoe UI" w:cs="Segoe UI"/>
                <w:color w:val="032F62"/>
                <w:kern w:val="0"/>
                <w:sz w:val="21"/>
                <w:szCs w:val="21"/>
              </w:rPr>
              <w:t>个标签预测正确</w:t>
            </w:r>
            <w:r w:rsidRPr="002D0D81">
              <w:rPr>
                <w:rFonts w:ascii="Segoe UI" w:hAnsi="Segoe UI" w:cs="Segoe UI"/>
                <w:color w:val="032F62"/>
                <w:kern w:val="0"/>
                <w:sz w:val="21"/>
                <w:szCs w:val="21"/>
              </w:rPr>
              <w:t>'</w:t>
            </w:r>
            <w:r w:rsidRPr="002D0D81">
              <w:rPr>
                <w:rFonts w:ascii="Segoe UI" w:hAnsi="Segoe UI" w:cs="Segoe UI"/>
                <w:color w:val="24292E"/>
                <w:kern w:val="0"/>
                <w:sz w:val="21"/>
                <w:szCs w:val="21"/>
              </w:rPr>
              <w:t>.format(</w:t>
            </w:r>
            <w:r w:rsidRPr="002D0D81">
              <w:rPr>
                <w:rFonts w:ascii="Segoe UI" w:hAnsi="Segoe UI" w:cs="Segoe UI"/>
                <w:color w:val="005CC5"/>
                <w:kern w:val="0"/>
                <w:sz w:val="21"/>
                <w:szCs w:val="21"/>
              </w:rPr>
              <w:t>len</w:t>
            </w:r>
            <w:r w:rsidRPr="002D0D81">
              <w:rPr>
                <w:rFonts w:ascii="Segoe UI" w:hAnsi="Segoe UI" w:cs="Segoe UI"/>
                <w:color w:val="24292E"/>
                <w:kern w:val="0"/>
                <w:sz w:val="21"/>
                <w:szCs w:val="21"/>
              </w:rPr>
              <w:t>(testSet), correct))</w:t>
            </w:r>
          </w:p>
        </w:tc>
      </w:tr>
      <w:tr w:rsidR="00AD050D" w:rsidRPr="002D0D81" w14:paraId="6A0F05AB" w14:textId="77777777" w:rsidTr="009671BA">
        <w:tc>
          <w:tcPr>
            <w:tcW w:w="163" w:type="pct"/>
            <w:noWrap/>
            <w:tcMar>
              <w:top w:w="0" w:type="dxa"/>
              <w:left w:w="150" w:type="dxa"/>
              <w:bottom w:w="0" w:type="dxa"/>
              <w:right w:w="150" w:type="dxa"/>
            </w:tcMar>
            <w:hideMark/>
          </w:tcPr>
          <w:p w14:paraId="030DCF5C"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43D8AA6E" w14:textId="77777777" w:rsidR="00AD050D" w:rsidRPr="002D0D81" w:rsidRDefault="00AD050D" w:rsidP="009671BA">
            <w:pPr>
              <w:widowControl/>
              <w:spacing w:line="300" w:lineRule="atLeast"/>
              <w:ind w:firstLineChars="400" w:firstLine="840"/>
              <w:jc w:val="left"/>
              <w:rPr>
                <w:rFonts w:ascii="Segoe UI" w:hAnsi="Segoe UI" w:cs="Segoe UI"/>
                <w:color w:val="24292E"/>
                <w:kern w:val="0"/>
                <w:sz w:val="21"/>
                <w:szCs w:val="21"/>
              </w:rPr>
            </w:pPr>
            <w:r w:rsidRPr="002D0D81">
              <w:rPr>
                <w:rFonts w:ascii="Segoe UI" w:hAnsi="Segoe UI" w:cs="Segoe UI"/>
                <w:color w:val="005CC5"/>
                <w:kern w:val="0"/>
                <w:sz w:val="21"/>
                <w:szCs w:val="21"/>
              </w:rPr>
              <w:t>print</w:t>
            </w:r>
            <w:r w:rsidRPr="002D0D81">
              <w:rPr>
                <w:rFonts w:ascii="Segoe UI" w:hAnsi="Segoe UI" w:cs="Segoe UI"/>
                <w:color w:val="24292E"/>
                <w:kern w:val="0"/>
                <w:sz w:val="21"/>
                <w:szCs w:val="21"/>
              </w:rPr>
              <w:t>(</w:t>
            </w:r>
            <w:r w:rsidRPr="002D0D81">
              <w:rPr>
                <w:rFonts w:ascii="Segoe UI" w:hAnsi="Segoe UI" w:cs="Segoe UI"/>
                <w:color w:val="032F62"/>
                <w:kern w:val="0"/>
                <w:sz w:val="21"/>
                <w:szCs w:val="21"/>
              </w:rPr>
              <w:t>'</w:t>
            </w:r>
            <w:r w:rsidRPr="002D0D81">
              <w:rPr>
                <w:rFonts w:ascii="Segoe UI" w:hAnsi="Segoe UI" w:cs="Segoe UI"/>
                <w:color w:val="032F62"/>
                <w:kern w:val="0"/>
                <w:sz w:val="21"/>
                <w:szCs w:val="21"/>
              </w:rPr>
              <w:t>算法准确度为</w:t>
            </w:r>
            <w:r w:rsidRPr="002D0D81">
              <w:rPr>
                <w:rFonts w:ascii="Segoe UI" w:hAnsi="Segoe UI" w:cs="Segoe UI"/>
                <w:color w:val="005CC5"/>
                <w:kern w:val="0"/>
                <w:sz w:val="21"/>
                <w:szCs w:val="21"/>
              </w:rPr>
              <w:t>{0}</w:t>
            </w:r>
            <w:r w:rsidRPr="002D0D81">
              <w:rPr>
                <w:rFonts w:ascii="Segoe UI" w:hAnsi="Segoe UI" w:cs="Segoe UI"/>
                <w:color w:val="032F62"/>
                <w:kern w:val="0"/>
                <w:sz w:val="21"/>
                <w:szCs w:val="21"/>
              </w:rPr>
              <w:t>%'</w:t>
            </w:r>
            <w:r w:rsidRPr="002D0D81">
              <w:rPr>
                <w:rFonts w:ascii="Segoe UI" w:hAnsi="Segoe UI" w:cs="Segoe UI"/>
                <w:color w:val="24292E"/>
                <w:kern w:val="0"/>
                <w:sz w:val="21"/>
                <w:szCs w:val="21"/>
              </w:rPr>
              <w:t>.format(</w:t>
            </w:r>
            <w:r w:rsidRPr="002D0D81">
              <w:rPr>
                <w:rFonts w:ascii="Segoe UI" w:hAnsi="Segoe UI" w:cs="Segoe UI"/>
                <w:color w:val="005CC5"/>
                <w:kern w:val="0"/>
                <w:sz w:val="21"/>
                <w:szCs w:val="21"/>
              </w:rPr>
              <w:t>round</w:t>
            </w:r>
            <w:r w:rsidRPr="002D0D81">
              <w:rPr>
                <w:rFonts w:ascii="Segoe UI" w:hAnsi="Segoe UI" w:cs="Segoe UI"/>
                <w:color w:val="24292E"/>
                <w:kern w:val="0"/>
                <w:sz w:val="21"/>
                <w:szCs w:val="21"/>
              </w:rPr>
              <w:t xml:space="preserve">((correct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float</w:t>
            </w:r>
            <w:r w:rsidRPr="002D0D81">
              <w:rPr>
                <w:rFonts w:ascii="Segoe UI" w:hAnsi="Segoe UI" w:cs="Segoe UI"/>
                <w:color w:val="24292E"/>
                <w:kern w:val="0"/>
                <w:sz w:val="21"/>
                <w:szCs w:val="21"/>
              </w:rPr>
              <w:t>(</w:t>
            </w:r>
            <w:r w:rsidRPr="002D0D81">
              <w:rPr>
                <w:rFonts w:ascii="Segoe UI" w:hAnsi="Segoe UI" w:cs="Segoe UI"/>
                <w:color w:val="005CC5"/>
                <w:kern w:val="0"/>
                <w:sz w:val="21"/>
                <w:szCs w:val="21"/>
              </w:rPr>
              <w:t>len</w:t>
            </w:r>
            <w:r w:rsidRPr="002D0D81">
              <w:rPr>
                <w:rFonts w:ascii="Segoe UI" w:hAnsi="Segoe UI" w:cs="Segoe UI"/>
                <w:color w:val="24292E"/>
                <w:kern w:val="0"/>
                <w:sz w:val="21"/>
                <w:szCs w:val="21"/>
              </w:rPr>
              <w:t xml:space="preserve">(testSet)))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100.0</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2</w:t>
            </w:r>
            <w:r w:rsidRPr="002D0D81">
              <w:rPr>
                <w:rFonts w:ascii="Segoe UI" w:hAnsi="Segoe UI" w:cs="Segoe UI"/>
                <w:color w:val="24292E"/>
                <w:kern w:val="0"/>
                <w:sz w:val="21"/>
                <w:szCs w:val="21"/>
              </w:rPr>
              <w:t>)))</w:t>
            </w:r>
          </w:p>
        </w:tc>
      </w:tr>
      <w:tr w:rsidR="00AD050D" w:rsidRPr="002D0D81" w14:paraId="0D5505F9" w14:textId="77777777" w:rsidTr="009671BA">
        <w:tc>
          <w:tcPr>
            <w:tcW w:w="163" w:type="pct"/>
            <w:noWrap/>
            <w:tcMar>
              <w:top w:w="0" w:type="dxa"/>
              <w:left w:w="150" w:type="dxa"/>
              <w:bottom w:w="0" w:type="dxa"/>
              <w:right w:w="150" w:type="dxa"/>
            </w:tcMar>
            <w:hideMark/>
          </w:tcPr>
          <w:p w14:paraId="5D595B71"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4815F496" w14:textId="77777777" w:rsidR="00AD050D" w:rsidRPr="002D0D81" w:rsidRDefault="00AD050D" w:rsidP="009671BA">
            <w:pPr>
              <w:widowControl/>
              <w:spacing w:line="300" w:lineRule="atLeast"/>
              <w:jc w:val="left"/>
              <w:rPr>
                <w:rFonts w:ascii="Segoe UI" w:hAnsi="Segoe UI" w:cs="Segoe UI"/>
                <w:color w:val="24292E"/>
                <w:kern w:val="0"/>
                <w:sz w:val="21"/>
                <w:szCs w:val="21"/>
              </w:rPr>
            </w:pPr>
            <w:r w:rsidRPr="002D0D81">
              <w:rPr>
                <w:rFonts w:ascii="Segoe UI" w:hAnsi="Segoe UI" w:cs="Segoe UI"/>
                <w:color w:val="6A737D"/>
                <w:kern w:val="0"/>
                <w:sz w:val="21"/>
                <w:szCs w:val="21"/>
              </w:rPr>
              <w:t xml:space="preserve"># </w:t>
            </w:r>
            <w:r w:rsidRPr="002D0D81">
              <w:rPr>
                <w:rFonts w:ascii="Segoe UI" w:hAnsi="Segoe UI" w:cs="Segoe UI"/>
                <w:color w:val="6A737D"/>
                <w:kern w:val="0"/>
                <w:sz w:val="21"/>
                <w:szCs w:val="21"/>
              </w:rPr>
              <w:t>执行算法步骤</w:t>
            </w:r>
          </w:p>
        </w:tc>
      </w:tr>
      <w:tr w:rsidR="00AD050D" w:rsidRPr="002D0D81" w14:paraId="7D288229" w14:textId="77777777" w:rsidTr="009671BA">
        <w:tc>
          <w:tcPr>
            <w:tcW w:w="163" w:type="pct"/>
            <w:noWrap/>
            <w:tcMar>
              <w:top w:w="0" w:type="dxa"/>
              <w:left w:w="150" w:type="dxa"/>
              <w:bottom w:w="0" w:type="dxa"/>
              <w:right w:w="150" w:type="dxa"/>
            </w:tcMar>
            <w:hideMark/>
          </w:tcPr>
          <w:p w14:paraId="11D2CF04"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5F5C90B6" w14:textId="77777777" w:rsidR="00AD050D" w:rsidRPr="002D0D81" w:rsidRDefault="00AD050D" w:rsidP="009671BA">
            <w:pPr>
              <w:widowControl/>
              <w:spacing w:line="300" w:lineRule="atLeast"/>
              <w:jc w:val="left"/>
              <w:rPr>
                <w:rFonts w:ascii="Segoe UI" w:hAnsi="Segoe UI" w:cs="Segoe UI"/>
                <w:color w:val="24292E"/>
                <w:kern w:val="0"/>
                <w:sz w:val="21"/>
                <w:szCs w:val="21"/>
              </w:rPr>
            </w:pPr>
            <w:r w:rsidRPr="002D0D81">
              <w:rPr>
                <w:rFonts w:ascii="Segoe UI" w:hAnsi="Segoe UI" w:cs="Segoe UI"/>
                <w:color w:val="D73A49"/>
                <w:kern w:val="0"/>
                <w:sz w:val="21"/>
                <w:szCs w:val="21"/>
              </w:rPr>
              <w:t>def</w:t>
            </w:r>
            <w:r w:rsidRPr="002D0D81">
              <w:rPr>
                <w:rFonts w:ascii="Segoe UI" w:hAnsi="Segoe UI" w:cs="Segoe UI"/>
                <w:color w:val="24292E"/>
                <w:kern w:val="0"/>
                <w:sz w:val="21"/>
                <w:szCs w:val="21"/>
              </w:rPr>
              <w:t xml:space="preserve"> </w:t>
            </w:r>
            <w:r w:rsidRPr="002D0D81">
              <w:rPr>
                <w:rFonts w:ascii="Segoe UI" w:hAnsi="Segoe UI" w:cs="Segoe UI"/>
                <w:color w:val="6F42C1"/>
                <w:kern w:val="0"/>
                <w:sz w:val="21"/>
                <w:szCs w:val="21"/>
              </w:rPr>
              <w:t>Run</w:t>
            </w:r>
            <w:r w:rsidRPr="002D0D81">
              <w:rPr>
                <w:rFonts w:ascii="Segoe UI" w:hAnsi="Segoe UI" w:cs="Segoe UI"/>
                <w:color w:val="24292E"/>
                <w:kern w:val="0"/>
                <w:sz w:val="21"/>
                <w:szCs w:val="21"/>
              </w:rPr>
              <w:t>(self, split, k):</w:t>
            </w:r>
          </w:p>
        </w:tc>
      </w:tr>
      <w:tr w:rsidR="00AD050D" w:rsidRPr="002D0D81" w14:paraId="43D0D487" w14:textId="77777777" w:rsidTr="009671BA">
        <w:tc>
          <w:tcPr>
            <w:tcW w:w="163" w:type="pct"/>
            <w:noWrap/>
            <w:tcMar>
              <w:top w:w="0" w:type="dxa"/>
              <w:left w:w="150" w:type="dxa"/>
              <w:bottom w:w="0" w:type="dxa"/>
              <w:right w:w="150" w:type="dxa"/>
            </w:tcMar>
            <w:hideMark/>
          </w:tcPr>
          <w:p w14:paraId="16165C41"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72DDD8BE"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24292E"/>
                <w:kern w:val="0"/>
                <w:sz w:val="21"/>
                <w:szCs w:val="21"/>
              </w:rPr>
              <w:t xml:space="preserve">trainSet, testSet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self</w:t>
            </w:r>
            <w:r w:rsidRPr="002D0D81">
              <w:rPr>
                <w:rFonts w:ascii="Segoe UI" w:hAnsi="Segoe UI" w:cs="Segoe UI"/>
                <w:color w:val="24292E"/>
                <w:kern w:val="0"/>
                <w:sz w:val="21"/>
                <w:szCs w:val="21"/>
              </w:rPr>
              <w:t>.loadDataset(</w:t>
            </w:r>
            <w:r w:rsidRPr="002D0D81">
              <w:rPr>
                <w:rFonts w:ascii="Segoe UI" w:hAnsi="Segoe UI" w:cs="Segoe UI"/>
                <w:color w:val="032F62"/>
                <w:kern w:val="0"/>
                <w:sz w:val="21"/>
                <w:szCs w:val="21"/>
              </w:rPr>
              <w:t>'data/testKNN.csv'</w:t>
            </w:r>
            <w:r w:rsidRPr="002D0D81">
              <w:rPr>
                <w:rFonts w:ascii="Segoe UI" w:hAnsi="Segoe UI" w:cs="Segoe UI"/>
                <w:color w:val="24292E"/>
                <w:kern w:val="0"/>
                <w:sz w:val="21"/>
                <w:szCs w:val="21"/>
              </w:rPr>
              <w:t>, split)</w:t>
            </w:r>
          </w:p>
        </w:tc>
      </w:tr>
      <w:tr w:rsidR="00AD050D" w:rsidRPr="002D0D81" w14:paraId="01594414" w14:textId="77777777" w:rsidTr="009671BA">
        <w:tc>
          <w:tcPr>
            <w:tcW w:w="163" w:type="pct"/>
            <w:noWrap/>
            <w:tcMar>
              <w:top w:w="0" w:type="dxa"/>
              <w:left w:w="150" w:type="dxa"/>
              <w:bottom w:w="0" w:type="dxa"/>
              <w:right w:w="150" w:type="dxa"/>
            </w:tcMar>
            <w:hideMark/>
          </w:tcPr>
          <w:p w14:paraId="3D762146"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77E75949"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24292E"/>
                <w:kern w:val="0"/>
                <w:sz w:val="21"/>
                <w:szCs w:val="21"/>
              </w:rPr>
              <w:t xml:space="preserve">labels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w:t>
            </w:r>
          </w:p>
        </w:tc>
      </w:tr>
      <w:tr w:rsidR="00AD050D" w:rsidRPr="002D0D81" w14:paraId="6496B11B" w14:textId="77777777" w:rsidTr="009671BA">
        <w:tc>
          <w:tcPr>
            <w:tcW w:w="163" w:type="pct"/>
            <w:noWrap/>
            <w:tcMar>
              <w:top w:w="0" w:type="dxa"/>
              <w:left w:w="150" w:type="dxa"/>
              <w:bottom w:w="0" w:type="dxa"/>
              <w:right w:w="150" w:type="dxa"/>
            </w:tcMar>
            <w:hideMark/>
          </w:tcPr>
          <w:p w14:paraId="58955ECC"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7562A667"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D73A49"/>
                <w:kern w:val="0"/>
                <w:sz w:val="21"/>
                <w:szCs w:val="21"/>
              </w:rPr>
              <w:t>for</w:t>
            </w:r>
            <w:r w:rsidRPr="002D0D81">
              <w:rPr>
                <w:rFonts w:ascii="Segoe UI" w:hAnsi="Segoe UI" w:cs="Segoe UI"/>
                <w:color w:val="24292E"/>
                <w:kern w:val="0"/>
                <w:sz w:val="21"/>
                <w:szCs w:val="21"/>
              </w:rPr>
              <w:t xml:space="preserve"> x </w:t>
            </w:r>
            <w:r w:rsidRPr="002D0D81">
              <w:rPr>
                <w:rFonts w:ascii="Segoe UI" w:hAnsi="Segoe UI" w:cs="Segoe UI"/>
                <w:color w:val="D73A49"/>
                <w:kern w:val="0"/>
                <w:sz w:val="21"/>
                <w:szCs w:val="21"/>
              </w:rPr>
              <w:t>in</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range</w:t>
            </w:r>
            <w:r w:rsidRPr="002D0D81">
              <w:rPr>
                <w:rFonts w:ascii="Segoe UI" w:hAnsi="Segoe UI" w:cs="Segoe UI"/>
                <w:color w:val="24292E"/>
                <w:kern w:val="0"/>
                <w:sz w:val="21"/>
                <w:szCs w:val="21"/>
              </w:rPr>
              <w:t>(</w:t>
            </w:r>
            <w:r w:rsidRPr="002D0D81">
              <w:rPr>
                <w:rFonts w:ascii="Segoe UI" w:hAnsi="Segoe UI" w:cs="Segoe UI"/>
                <w:color w:val="005CC5"/>
                <w:kern w:val="0"/>
                <w:sz w:val="21"/>
                <w:szCs w:val="21"/>
              </w:rPr>
              <w:t>len</w:t>
            </w:r>
            <w:r w:rsidRPr="002D0D81">
              <w:rPr>
                <w:rFonts w:ascii="Segoe UI" w:hAnsi="Segoe UI" w:cs="Segoe UI"/>
                <w:color w:val="24292E"/>
                <w:kern w:val="0"/>
                <w:sz w:val="21"/>
                <w:szCs w:val="21"/>
              </w:rPr>
              <w:t>(testSet)):</w:t>
            </w:r>
          </w:p>
        </w:tc>
      </w:tr>
      <w:tr w:rsidR="00AD050D" w:rsidRPr="002D0D81" w14:paraId="2887D5D8" w14:textId="77777777" w:rsidTr="009671BA">
        <w:tc>
          <w:tcPr>
            <w:tcW w:w="163" w:type="pct"/>
            <w:noWrap/>
            <w:tcMar>
              <w:top w:w="0" w:type="dxa"/>
              <w:left w:w="150" w:type="dxa"/>
              <w:bottom w:w="0" w:type="dxa"/>
              <w:right w:w="150" w:type="dxa"/>
            </w:tcMar>
            <w:hideMark/>
          </w:tcPr>
          <w:p w14:paraId="04154409"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3EDFBDF9" w14:textId="77777777" w:rsidR="00AD050D" w:rsidRPr="002D0D81" w:rsidRDefault="00AD050D" w:rsidP="009671BA">
            <w:pPr>
              <w:widowControl/>
              <w:spacing w:line="300" w:lineRule="atLeast"/>
              <w:ind w:firstLineChars="300" w:firstLine="630"/>
              <w:jc w:val="left"/>
              <w:rPr>
                <w:rFonts w:ascii="Segoe UI" w:hAnsi="Segoe UI" w:cs="Segoe UI"/>
                <w:color w:val="24292E"/>
                <w:kern w:val="0"/>
                <w:sz w:val="21"/>
                <w:szCs w:val="21"/>
              </w:rPr>
            </w:pPr>
            <w:r w:rsidRPr="002D0D81">
              <w:rPr>
                <w:rFonts w:ascii="Segoe UI" w:hAnsi="Segoe UI" w:cs="Segoe UI"/>
                <w:color w:val="24292E"/>
                <w:kern w:val="0"/>
                <w:sz w:val="21"/>
                <w:szCs w:val="21"/>
              </w:rPr>
              <w:t xml:space="preserve">neighbors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self</w:t>
            </w:r>
            <w:r w:rsidRPr="002D0D81">
              <w:rPr>
                <w:rFonts w:ascii="Segoe UI" w:hAnsi="Segoe UI" w:cs="Segoe UI"/>
                <w:color w:val="24292E"/>
                <w:kern w:val="0"/>
                <w:sz w:val="21"/>
                <w:szCs w:val="21"/>
              </w:rPr>
              <w:t>.getNeighbors(trainSet, testSet[x], k)</w:t>
            </w:r>
          </w:p>
        </w:tc>
      </w:tr>
      <w:tr w:rsidR="00AD050D" w:rsidRPr="002D0D81" w14:paraId="65AE630D" w14:textId="77777777" w:rsidTr="009671BA">
        <w:tc>
          <w:tcPr>
            <w:tcW w:w="163" w:type="pct"/>
            <w:noWrap/>
            <w:tcMar>
              <w:top w:w="0" w:type="dxa"/>
              <w:left w:w="150" w:type="dxa"/>
              <w:bottom w:w="0" w:type="dxa"/>
              <w:right w:w="150" w:type="dxa"/>
            </w:tcMar>
            <w:hideMark/>
          </w:tcPr>
          <w:p w14:paraId="7E2397E1"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36869FD4" w14:textId="77777777" w:rsidR="00AD050D" w:rsidRPr="002D0D81" w:rsidRDefault="00AD050D" w:rsidP="009671BA">
            <w:pPr>
              <w:widowControl/>
              <w:spacing w:line="300" w:lineRule="atLeast"/>
              <w:ind w:firstLineChars="300" w:firstLine="630"/>
              <w:jc w:val="left"/>
              <w:rPr>
                <w:rFonts w:ascii="Segoe UI" w:hAnsi="Segoe UI" w:cs="Segoe UI"/>
                <w:color w:val="24292E"/>
                <w:kern w:val="0"/>
                <w:sz w:val="21"/>
                <w:szCs w:val="21"/>
              </w:rPr>
            </w:pPr>
            <w:r w:rsidRPr="002D0D81">
              <w:rPr>
                <w:rFonts w:ascii="Segoe UI" w:hAnsi="Segoe UI" w:cs="Segoe UI"/>
                <w:color w:val="24292E"/>
                <w:kern w:val="0"/>
                <w:sz w:val="21"/>
                <w:szCs w:val="21"/>
              </w:rPr>
              <w:t>Labels.append(</w:t>
            </w:r>
            <w:r w:rsidRPr="002D0D81">
              <w:rPr>
                <w:rFonts w:ascii="Segoe UI" w:hAnsi="Segoe UI" w:cs="Segoe UI"/>
                <w:color w:val="005CC5"/>
                <w:kern w:val="0"/>
                <w:sz w:val="21"/>
                <w:szCs w:val="21"/>
              </w:rPr>
              <w:t>self</w:t>
            </w:r>
            <w:r w:rsidRPr="002D0D81">
              <w:rPr>
                <w:rFonts w:ascii="Segoe UI" w:hAnsi="Segoe UI" w:cs="Segoe UI"/>
                <w:color w:val="24292E"/>
                <w:kern w:val="0"/>
                <w:sz w:val="21"/>
                <w:szCs w:val="21"/>
              </w:rPr>
              <w:t>.getLabel(neighbors))</w:t>
            </w:r>
          </w:p>
        </w:tc>
      </w:tr>
      <w:tr w:rsidR="00AD050D" w:rsidRPr="002D0D81" w14:paraId="2F4E4033" w14:textId="77777777" w:rsidTr="009671BA">
        <w:tc>
          <w:tcPr>
            <w:tcW w:w="163" w:type="pct"/>
            <w:noWrap/>
            <w:tcMar>
              <w:top w:w="0" w:type="dxa"/>
              <w:left w:w="150" w:type="dxa"/>
              <w:bottom w:w="0" w:type="dxa"/>
              <w:right w:w="150" w:type="dxa"/>
            </w:tcMar>
            <w:hideMark/>
          </w:tcPr>
          <w:p w14:paraId="6E1ADE29"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17C9AF14" w14:textId="77777777" w:rsidR="00AD050D" w:rsidRPr="002D0D81" w:rsidRDefault="00AD050D" w:rsidP="009671BA">
            <w:pPr>
              <w:widowControl/>
              <w:spacing w:line="300" w:lineRule="atLeast"/>
              <w:ind w:firstLineChars="300" w:firstLine="630"/>
              <w:jc w:val="left"/>
              <w:rPr>
                <w:rFonts w:ascii="Segoe UI" w:hAnsi="Segoe UI" w:cs="Segoe UI"/>
                <w:color w:val="24292E"/>
                <w:kern w:val="0"/>
                <w:sz w:val="21"/>
                <w:szCs w:val="21"/>
              </w:rPr>
            </w:pPr>
            <w:r w:rsidRPr="002D0D81">
              <w:rPr>
                <w:rFonts w:ascii="Segoe UI" w:hAnsi="Segoe UI" w:cs="Segoe UI"/>
                <w:color w:val="005CC5"/>
                <w:kern w:val="0"/>
                <w:sz w:val="21"/>
                <w:szCs w:val="21"/>
              </w:rPr>
              <w:t>self</w:t>
            </w:r>
            <w:r w:rsidRPr="002D0D81">
              <w:rPr>
                <w:rFonts w:ascii="Segoe UI" w:hAnsi="Segoe UI" w:cs="Segoe UI"/>
                <w:color w:val="24292E"/>
                <w:kern w:val="0"/>
                <w:sz w:val="21"/>
                <w:szCs w:val="21"/>
              </w:rPr>
              <w:t>.getAccuracy(testSet, labels)</w:t>
            </w:r>
          </w:p>
        </w:tc>
      </w:tr>
      <w:tr w:rsidR="00AD050D" w:rsidRPr="002D0D81" w14:paraId="58BBD94E" w14:textId="77777777" w:rsidTr="009671BA">
        <w:tc>
          <w:tcPr>
            <w:tcW w:w="163" w:type="pct"/>
            <w:noWrap/>
            <w:tcMar>
              <w:top w:w="0" w:type="dxa"/>
              <w:left w:w="150" w:type="dxa"/>
              <w:bottom w:w="0" w:type="dxa"/>
              <w:right w:w="150" w:type="dxa"/>
            </w:tcMar>
            <w:hideMark/>
          </w:tcPr>
          <w:p w14:paraId="6801A543"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222DF926" w14:textId="77777777" w:rsidR="00AD050D" w:rsidRPr="002D0D81" w:rsidRDefault="00AD050D" w:rsidP="009671BA">
            <w:pPr>
              <w:widowControl/>
              <w:spacing w:line="300" w:lineRule="atLeast"/>
              <w:jc w:val="left"/>
              <w:rPr>
                <w:rFonts w:ascii="Segoe UI" w:hAnsi="Segoe UI" w:cs="Segoe UI"/>
                <w:color w:val="24292E"/>
                <w:kern w:val="0"/>
                <w:sz w:val="21"/>
                <w:szCs w:val="21"/>
              </w:rPr>
            </w:pPr>
            <w:r w:rsidRPr="002D0D81">
              <w:rPr>
                <w:rFonts w:ascii="Segoe UI" w:hAnsi="Segoe UI" w:cs="Segoe UI"/>
                <w:color w:val="D73A49"/>
                <w:kern w:val="0"/>
                <w:sz w:val="21"/>
                <w:szCs w:val="21"/>
              </w:rPr>
              <w:t>if</w:t>
            </w:r>
            <w:r w:rsidRPr="002D0D81">
              <w:rPr>
                <w:rFonts w:ascii="Segoe UI" w:hAnsi="Segoe UI" w:cs="Segoe UI"/>
                <w:color w:val="24292E"/>
                <w:kern w:val="0"/>
                <w:sz w:val="21"/>
                <w:szCs w:val="21"/>
              </w:rPr>
              <w:t xml:space="preserve"> </w:t>
            </w:r>
            <w:r w:rsidRPr="002D0D81">
              <w:rPr>
                <w:rFonts w:ascii="Segoe UI" w:hAnsi="Segoe UI" w:cs="Segoe UI"/>
                <w:color w:val="005CC5"/>
                <w:kern w:val="0"/>
                <w:sz w:val="21"/>
                <w:szCs w:val="21"/>
              </w:rPr>
              <w:t>__name__</w:t>
            </w:r>
            <w:r w:rsidRPr="002D0D81">
              <w:rPr>
                <w:rFonts w:ascii="Segoe UI" w:hAnsi="Segoe UI" w:cs="Segoe UI"/>
                <w:color w:val="24292E"/>
                <w:kern w:val="0"/>
                <w:sz w:val="21"/>
                <w:szCs w:val="21"/>
              </w:rPr>
              <w:t xml:space="preserve">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w:t>
            </w:r>
            <w:r w:rsidRPr="002D0D81">
              <w:rPr>
                <w:rFonts w:ascii="Segoe UI" w:hAnsi="Segoe UI" w:cs="Segoe UI"/>
                <w:color w:val="032F62"/>
                <w:kern w:val="0"/>
                <w:sz w:val="21"/>
                <w:szCs w:val="21"/>
              </w:rPr>
              <w:t>'__main__'</w:t>
            </w:r>
            <w:r w:rsidRPr="002D0D81">
              <w:rPr>
                <w:rFonts w:ascii="Segoe UI" w:hAnsi="Segoe UI" w:cs="Segoe UI"/>
                <w:color w:val="24292E"/>
                <w:kern w:val="0"/>
                <w:sz w:val="21"/>
                <w:szCs w:val="21"/>
              </w:rPr>
              <w:t>:</w:t>
            </w:r>
          </w:p>
        </w:tc>
      </w:tr>
      <w:tr w:rsidR="00AD050D" w:rsidRPr="002D0D81" w14:paraId="7D598BAE" w14:textId="77777777" w:rsidTr="009671BA">
        <w:tc>
          <w:tcPr>
            <w:tcW w:w="163" w:type="pct"/>
            <w:noWrap/>
            <w:tcMar>
              <w:top w:w="0" w:type="dxa"/>
              <w:left w:w="150" w:type="dxa"/>
              <w:bottom w:w="0" w:type="dxa"/>
              <w:right w:w="150" w:type="dxa"/>
            </w:tcMar>
            <w:hideMark/>
          </w:tcPr>
          <w:p w14:paraId="398C6F83" w14:textId="77777777" w:rsidR="00AD050D" w:rsidRPr="002D0D81" w:rsidRDefault="00AD050D" w:rsidP="009671BA">
            <w:pPr>
              <w:widowControl/>
              <w:spacing w:line="300" w:lineRule="atLeast"/>
              <w:jc w:val="left"/>
              <w:rPr>
                <w:rFonts w:ascii="Segoe UI" w:hAnsi="Segoe UI" w:cs="Segoe UI"/>
                <w:color w:val="24292E"/>
                <w:kern w:val="0"/>
                <w:sz w:val="21"/>
                <w:szCs w:val="21"/>
              </w:rPr>
            </w:pPr>
          </w:p>
        </w:tc>
        <w:tc>
          <w:tcPr>
            <w:tcW w:w="0" w:type="auto"/>
            <w:tcMar>
              <w:top w:w="0" w:type="dxa"/>
              <w:left w:w="150" w:type="dxa"/>
              <w:bottom w:w="0" w:type="dxa"/>
              <w:right w:w="150" w:type="dxa"/>
            </w:tcMar>
            <w:hideMark/>
          </w:tcPr>
          <w:p w14:paraId="5B9EB6D3"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r w:rsidRPr="002D0D81">
              <w:rPr>
                <w:rFonts w:ascii="Segoe UI" w:hAnsi="Segoe UI" w:cs="Segoe UI"/>
                <w:color w:val="24292E"/>
                <w:kern w:val="0"/>
                <w:sz w:val="21"/>
                <w:szCs w:val="21"/>
              </w:rPr>
              <w:t xml:space="preserve">knn </w:t>
            </w:r>
            <w:r w:rsidRPr="002D0D81">
              <w:rPr>
                <w:rFonts w:ascii="Segoe UI" w:hAnsi="Segoe UI" w:cs="Segoe UI"/>
                <w:color w:val="D73A49"/>
                <w:kern w:val="0"/>
                <w:sz w:val="21"/>
                <w:szCs w:val="21"/>
              </w:rPr>
              <w:t>=</w:t>
            </w:r>
            <w:r w:rsidRPr="002D0D81">
              <w:rPr>
                <w:rFonts w:ascii="Segoe UI" w:hAnsi="Segoe UI" w:cs="Segoe UI"/>
                <w:color w:val="24292E"/>
                <w:kern w:val="0"/>
                <w:sz w:val="21"/>
                <w:szCs w:val="21"/>
              </w:rPr>
              <w:t xml:space="preserve"> KNearestNeighbor()</w:t>
            </w:r>
          </w:p>
          <w:p w14:paraId="72D8AC5E" w14:textId="77777777" w:rsidR="00AD050D" w:rsidRPr="002D0D81" w:rsidRDefault="00AD050D" w:rsidP="009671BA">
            <w:pPr>
              <w:widowControl/>
              <w:spacing w:line="300" w:lineRule="atLeast"/>
              <w:ind w:firstLineChars="200" w:firstLine="420"/>
              <w:jc w:val="left"/>
              <w:rPr>
                <w:rFonts w:ascii="Segoe UI" w:hAnsi="Segoe UI" w:cs="Segoe UI"/>
                <w:color w:val="24292E"/>
                <w:kern w:val="0"/>
                <w:sz w:val="21"/>
                <w:szCs w:val="21"/>
              </w:rPr>
            </w:pPr>
          </w:p>
        </w:tc>
      </w:tr>
    </w:tbl>
    <w:p w14:paraId="6F508406" w14:textId="77777777" w:rsidR="00AD050D" w:rsidRPr="002D0D81" w:rsidRDefault="00AD050D" w:rsidP="00183012">
      <w:pPr>
        <w:pStyle w:val="3"/>
      </w:pPr>
      <w:bookmarkStart w:id="94" w:name="_Toc16632702"/>
      <w:r w:rsidRPr="002D0D81">
        <w:t>测试案例库的学习</w:t>
      </w:r>
      <w:bookmarkEnd w:id="94"/>
    </w:p>
    <w:p w14:paraId="7EE5D715" w14:textId="77777777" w:rsidR="00AD050D" w:rsidRPr="002D0D81" w:rsidRDefault="00AD050D" w:rsidP="009671BA">
      <w:pPr>
        <w:pStyle w:val="affa"/>
        <w:spacing w:line="360" w:lineRule="auto"/>
        <w:ind w:firstLine="480"/>
        <w:jc w:val="left"/>
      </w:pPr>
      <w:r w:rsidRPr="002D0D81">
        <w:rPr>
          <w:rFonts w:hint="eastAsia"/>
        </w:rPr>
        <w:t>测试案例的学习与保存是</w:t>
      </w:r>
      <w:r w:rsidRPr="002D0D81">
        <w:rPr>
          <w:rFonts w:hint="eastAsia"/>
        </w:rPr>
        <w:t>CBR</w:t>
      </w:r>
      <w:r w:rsidRPr="002D0D81">
        <w:rPr>
          <w:rFonts w:hint="eastAsia"/>
        </w:rPr>
        <w:t>的一个优点，</w:t>
      </w:r>
      <w:r w:rsidRPr="002D0D81">
        <w:rPr>
          <w:rFonts w:hint="eastAsia"/>
        </w:rPr>
        <w:t xml:space="preserve"> </w:t>
      </w:r>
      <w:r w:rsidRPr="002D0D81">
        <w:rPr>
          <w:rFonts w:hint="eastAsia"/>
        </w:rPr>
        <w:t>是</w:t>
      </w:r>
      <w:r w:rsidRPr="002D0D81">
        <w:rPr>
          <w:rFonts w:hint="eastAsia"/>
        </w:rPr>
        <w:t>CBR</w:t>
      </w:r>
      <w:r w:rsidRPr="002D0D81">
        <w:rPr>
          <w:rFonts w:hint="eastAsia"/>
        </w:rPr>
        <w:t>系统保持知识更新与经验积累的关键所在。在对历史案例完成修改的基础上，得出新案例，此时，对新案例主要有三种处理方式：</w:t>
      </w:r>
    </w:p>
    <w:p w14:paraId="5279390A" w14:textId="77777777" w:rsidR="00AD050D" w:rsidRPr="002D0D81" w:rsidRDefault="00AD050D" w:rsidP="00607083">
      <w:pPr>
        <w:pStyle w:val="affa"/>
        <w:numPr>
          <w:ilvl w:val="0"/>
          <w:numId w:val="41"/>
        </w:numPr>
        <w:spacing w:line="360" w:lineRule="auto"/>
        <w:ind w:firstLineChars="0"/>
        <w:jc w:val="left"/>
      </w:pPr>
      <w:r w:rsidRPr="002D0D81">
        <w:rPr>
          <w:rFonts w:hint="eastAsia"/>
        </w:rPr>
        <w:t>新增</w:t>
      </w:r>
    </w:p>
    <w:p w14:paraId="0F8E0A94" w14:textId="77777777" w:rsidR="00AD050D" w:rsidRPr="002D0D81" w:rsidRDefault="00AD050D" w:rsidP="009671BA">
      <w:pPr>
        <w:pStyle w:val="affa"/>
        <w:spacing w:line="360" w:lineRule="auto"/>
        <w:ind w:firstLine="480"/>
        <w:jc w:val="left"/>
      </w:pPr>
      <w:r w:rsidRPr="002D0D81">
        <w:rPr>
          <w:rFonts w:hint="eastAsia"/>
        </w:rPr>
        <w:t>在保留历史案例基础上，</w:t>
      </w:r>
      <w:r w:rsidRPr="002D0D81">
        <w:rPr>
          <w:rFonts w:hint="eastAsia"/>
        </w:rPr>
        <w:t xml:space="preserve"> </w:t>
      </w:r>
      <w:r w:rsidRPr="002D0D81">
        <w:rPr>
          <w:rFonts w:hint="eastAsia"/>
        </w:rPr>
        <w:t>将新案例添加进案例库；</w:t>
      </w:r>
    </w:p>
    <w:p w14:paraId="5738905A" w14:textId="77777777" w:rsidR="00AD050D" w:rsidRPr="002D0D81" w:rsidRDefault="00AD050D" w:rsidP="00607083">
      <w:pPr>
        <w:pStyle w:val="affa"/>
        <w:numPr>
          <w:ilvl w:val="0"/>
          <w:numId w:val="41"/>
        </w:numPr>
        <w:spacing w:line="360" w:lineRule="auto"/>
        <w:ind w:firstLineChars="0"/>
        <w:jc w:val="left"/>
      </w:pPr>
      <w:r w:rsidRPr="002D0D81">
        <w:rPr>
          <w:rFonts w:hint="eastAsia"/>
        </w:rPr>
        <w:t>替代</w:t>
      </w:r>
    </w:p>
    <w:p w14:paraId="3006BC91" w14:textId="77777777" w:rsidR="00AD050D" w:rsidRPr="002D0D81" w:rsidRDefault="00AD050D" w:rsidP="009671BA">
      <w:pPr>
        <w:pStyle w:val="affa"/>
        <w:spacing w:line="360" w:lineRule="auto"/>
        <w:ind w:firstLine="480"/>
        <w:jc w:val="left"/>
      </w:pPr>
      <w:r w:rsidRPr="002D0D81">
        <w:rPr>
          <w:rFonts w:hint="eastAsia"/>
        </w:rPr>
        <w:t>将修正后的新案例替换历史案例，并将新案例更新入库，修正前的原历史案例不复存在；</w:t>
      </w:r>
    </w:p>
    <w:p w14:paraId="0D7CC16C" w14:textId="77777777" w:rsidR="00AD050D" w:rsidRPr="002D0D81" w:rsidRDefault="00AD050D" w:rsidP="00607083">
      <w:pPr>
        <w:pStyle w:val="affa"/>
        <w:numPr>
          <w:ilvl w:val="0"/>
          <w:numId w:val="41"/>
        </w:numPr>
        <w:spacing w:line="360" w:lineRule="auto"/>
        <w:ind w:firstLineChars="0"/>
        <w:jc w:val="left"/>
      </w:pPr>
      <w:r w:rsidRPr="002D0D81">
        <w:rPr>
          <w:rFonts w:hint="eastAsia"/>
        </w:rPr>
        <w:t>丢弃</w:t>
      </w:r>
    </w:p>
    <w:p w14:paraId="06150F4D" w14:textId="77777777" w:rsidR="00AD050D" w:rsidRPr="002D0D81" w:rsidRDefault="00AD050D" w:rsidP="009671BA">
      <w:pPr>
        <w:pStyle w:val="affa"/>
        <w:spacing w:line="360" w:lineRule="auto"/>
        <w:ind w:firstLine="480"/>
        <w:jc w:val="left"/>
      </w:pPr>
      <w:r w:rsidRPr="002D0D81">
        <w:rPr>
          <w:rFonts w:hint="eastAsia"/>
        </w:rPr>
        <w:t>待新问题解决完毕，只保留原历史案例，并将修正后的新案例作为中间结果丢弃。</w:t>
      </w:r>
    </w:p>
    <w:p w14:paraId="70F89FE3" w14:textId="77777777" w:rsidR="00AD050D" w:rsidRPr="002D0D81" w:rsidRDefault="00AD050D" w:rsidP="009671BA">
      <w:pPr>
        <w:pStyle w:val="affa"/>
        <w:spacing w:line="360" w:lineRule="auto"/>
        <w:ind w:firstLine="480"/>
        <w:jc w:val="left"/>
      </w:pPr>
      <w:r w:rsidRPr="002D0D81">
        <w:rPr>
          <w:rFonts w:hint="eastAsia"/>
        </w:rPr>
        <w:t>对测试案例的处理方案因情况而异，然而，如若处理不当，却容易导致案例库案例冗余、案例残缺、垃圾案例堆积等问题，影响案例复用是实际效果，在此基础上，一方面需要依赖复用者的经验，另一方面也可以通过一定手段使案例的学习更有效。</w:t>
      </w:r>
    </w:p>
    <w:p w14:paraId="0D1ABA09" w14:textId="77777777" w:rsidR="00AD050D" w:rsidRPr="002D0D81" w:rsidRDefault="00AD050D" w:rsidP="009671BA">
      <w:pPr>
        <w:pStyle w:val="affa"/>
        <w:spacing w:line="360" w:lineRule="auto"/>
        <w:ind w:firstLine="480"/>
        <w:jc w:val="left"/>
      </w:pPr>
      <w:r w:rsidRPr="002D0D81">
        <w:t>对案例的学习采用以下规则策略</w:t>
      </w:r>
      <w:r w:rsidRPr="002D0D81">
        <w:rPr>
          <w:rFonts w:hint="eastAsia"/>
        </w:rPr>
        <w:t>：</w:t>
      </w:r>
    </w:p>
    <w:p w14:paraId="555F9467" w14:textId="77777777" w:rsidR="00AD050D" w:rsidRPr="002D0D81" w:rsidRDefault="00AD050D" w:rsidP="009671BA">
      <w:pPr>
        <w:pStyle w:val="affa"/>
        <w:spacing w:line="360" w:lineRule="auto"/>
        <w:ind w:firstLine="480"/>
        <w:jc w:val="left"/>
      </w:pPr>
      <w:r w:rsidRPr="002D0D81">
        <w:t>设有测试案例库</w:t>
      </w:r>
      <w:r w:rsidRPr="002D0D81">
        <w:t>C=(X</w:t>
      </w:r>
      <w:r w:rsidRPr="002D0D81">
        <w:rPr>
          <w:vertAlign w:val="subscript"/>
        </w:rPr>
        <w:t>1</w:t>
      </w:r>
      <w:r w:rsidRPr="002D0D81">
        <w:rPr>
          <w:rFonts w:hint="eastAsia"/>
        </w:rPr>
        <w:t>，</w:t>
      </w:r>
      <w:r w:rsidRPr="002D0D81">
        <w:rPr>
          <w:rFonts w:hint="eastAsia"/>
        </w:rPr>
        <w:t>X</w:t>
      </w:r>
      <w:r w:rsidRPr="002D0D81">
        <w:rPr>
          <w:vertAlign w:val="subscript"/>
        </w:rPr>
        <w:t>2</w:t>
      </w:r>
      <w:r w:rsidRPr="002D0D81">
        <w:rPr>
          <w:rFonts w:hint="eastAsia"/>
        </w:rPr>
        <w:t>，</w:t>
      </w:r>
      <w:r w:rsidRPr="002D0D81">
        <w:t>…</w:t>
      </w:r>
      <w:r w:rsidRPr="002D0D81">
        <w:rPr>
          <w:rFonts w:hint="eastAsia"/>
        </w:rPr>
        <w:t>，</w:t>
      </w:r>
      <w:r w:rsidRPr="002D0D81">
        <w:rPr>
          <w:rFonts w:hint="eastAsia"/>
        </w:rPr>
        <w:t>X</w:t>
      </w:r>
      <w:r w:rsidRPr="002D0D81">
        <w:rPr>
          <w:rFonts w:hint="eastAsia"/>
          <w:vertAlign w:val="subscript"/>
        </w:rPr>
        <w:t>n</w:t>
      </w:r>
      <w:r w:rsidRPr="002D0D81">
        <w:t>)</w:t>
      </w:r>
      <w:r w:rsidRPr="002D0D81">
        <w:rPr>
          <w:rFonts w:hint="eastAsia"/>
        </w:rPr>
        <w:t>，</w:t>
      </w:r>
      <m:oMath>
        <m:r>
          <m:rPr>
            <m:sty m:val="p"/>
          </m:rPr>
          <w:rPr>
            <w:rFonts w:ascii="Cambria Math" w:hAnsi="Cambria Math" w:hint="eastAsia"/>
          </w:rPr>
          <m:t>i</m:t>
        </m:r>
        <m:r>
          <m:rPr>
            <m:sty m:val="p"/>
          </m:rPr>
          <w:rPr>
            <w:rFonts w:ascii="Cambria Math" w:hAnsi="Cambria Math"/>
          </w:rPr>
          <m:t>∈[1</m:t>
        </m:r>
        <m:r>
          <m:rPr>
            <m:sty m:val="p"/>
          </m:rPr>
          <w:rPr>
            <w:rFonts w:ascii="Cambria Math" w:hAnsi="Cambria Math" w:hint="eastAsia"/>
          </w:rPr>
          <m:t>，</m:t>
        </m:r>
        <m:r>
          <m:rPr>
            <m:sty m:val="p"/>
          </m:rPr>
          <w:rPr>
            <w:rFonts w:ascii="Cambria Math" w:hAnsi="Cambria Math"/>
          </w:rPr>
          <m:t>n]</m:t>
        </m:r>
      </m:oMath>
      <w:r w:rsidRPr="002D0D81">
        <w:rPr>
          <w:rFonts w:hint="eastAsia"/>
        </w:rPr>
        <w:t>，</w:t>
      </w:r>
      <w:r w:rsidRPr="002D0D81">
        <w:t>X</w:t>
      </w:r>
      <w:r w:rsidRPr="002D0D81">
        <w:rPr>
          <w:vertAlign w:val="subscript"/>
        </w:rPr>
        <w:t>i</w:t>
      </w:r>
      <w:r w:rsidRPr="002D0D81">
        <w:t>代表某一历史案例</w:t>
      </w:r>
      <w:r w:rsidRPr="002D0D81">
        <w:rPr>
          <w:rFonts w:hint="eastAsia"/>
        </w:rPr>
        <w:t>，</w:t>
      </w:r>
      <w:r w:rsidRPr="002D0D81">
        <w:t>新案例</w:t>
      </w:r>
      <w:r w:rsidRPr="002D0D81">
        <w:t>N</w:t>
      </w:r>
      <w:r w:rsidRPr="002D0D81">
        <w:t>与历史案例</w:t>
      </w:r>
      <w:r w:rsidRPr="002D0D81">
        <w:t>X</w:t>
      </w:r>
      <w:r w:rsidRPr="002D0D81">
        <w:rPr>
          <w:vertAlign w:val="subscript"/>
        </w:rPr>
        <w:t>i</w:t>
      </w:r>
      <w:r w:rsidRPr="002D0D81">
        <w:t>的相似度为</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i</m:t>
            </m:r>
          </m:sub>
        </m:sSub>
      </m:oMath>
      <w:r w:rsidRPr="002D0D81">
        <w:rPr>
          <w:rFonts w:hint="eastAsia"/>
        </w:rPr>
        <w:t>，</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i</m:t>
            </m:r>
          </m:sub>
        </m:sSub>
        <m:r>
          <m:rPr>
            <m:sty m:val="p"/>
          </m:rPr>
          <w:rPr>
            <w:rFonts w:ascii="Cambria Math" w:hAnsi="Cambria Math"/>
          </w:rPr>
          <m:t>∈[0</m:t>
        </m:r>
        <m:r>
          <m:rPr>
            <m:sty m:val="p"/>
          </m:rPr>
          <w:rPr>
            <w:rFonts w:ascii="Cambria Math" w:hAnsi="Cambria Math" w:hint="eastAsia"/>
          </w:rPr>
          <m:t>，</m:t>
        </m:r>
        <m:r>
          <m:rPr>
            <m:sty m:val="p"/>
          </m:rPr>
          <w:rPr>
            <w:rFonts w:ascii="Cambria Math" w:hAnsi="Cambria Math"/>
          </w:rPr>
          <m:t>1]</m:t>
        </m:r>
      </m:oMath>
      <w:r w:rsidRPr="002D0D81">
        <w:rPr>
          <w:rFonts w:hint="eastAsia"/>
        </w:rPr>
        <w:t>，</w:t>
      </w:r>
      <w:r w:rsidRPr="002D0D81">
        <w:rPr>
          <w:rFonts w:hint="eastAsia"/>
        </w:rPr>
        <w:t>K</w:t>
      </w:r>
      <w:r w:rsidRPr="002D0D81">
        <w:rPr>
          <w:rFonts w:hint="eastAsia"/>
        </w:rPr>
        <w:t>为专家设定的一个阈值，测试案例的学习策略如下所示：</w:t>
      </w:r>
    </w:p>
    <w:p w14:paraId="4ECD28E8"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1</w:t>
      </w:r>
      <w:r w:rsidRPr="002D0D81">
        <w:rPr>
          <w:rFonts w:hint="eastAsia"/>
        </w:rPr>
        <w:t>）</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r>
          <m:rPr>
            <m:sty m:val="p"/>
          </m:rPr>
          <w:rPr>
            <w:rFonts w:ascii="Cambria Math" w:hAnsi="Cambria Math"/>
          </w:rPr>
          <m:t>i∈[1,n]</m:t>
        </m:r>
      </m:oMath>
      <w:r w:rsidRPr="002D0D81">
        <w:rPr>
          <w:rFonts w:hint="eastAsia"/>
        </w:rPr>
        <w:t>，</w:t>
      </w:r>
      <w:r w:rsidRPr="002D0D81">
        <w:t>案例库中没有与新案例相似的历史案例</w:t>
      </w:r>
      <w:r w:rsidRPr="002D0D81">
        <w:rPr>
          <w:rFonts w:hint="eastAsia"/>
        </w:rPr>
        <w:t>，</w:t>
      </w:r>
      <w:r w:rsidRPr="002D0D81">
        <w:t>那么直接将新案例新增到案例库中</w:t>
      </w:r>
      <w:r w:rsidRPr="002D0D81">
        <w:rPr>
          <w:rFonts w:hint="eastAsia"/>
        </w:rPr>
        <w:t>；</w:t>
      </w:r>
    </w:p>
    <w:p w14:paraId="2FA71EEE" w14:textId="77777777" w:rsidR="00AD050D" w:rsidRPr="002D0D81" w:rsidRDefault="00AD050D" w:rsidP="009671BA">
      <w:pPr>
        <w:pStyle w:val="affa"/>
        <w:spacing w:line="360" w:lineRule="auto"/>
        <w:ind w:firstLine="480"/>
        <w:jc w:val="left"/>
      </w:pPr>
      <w:r w:rsidRPr="002D0D81">
        <w:rPr>
          <w:rFonts w:hint="eastAsia"/>
        </w:rPr>
        <w:t>（</w:t>
      </w:r>
      <w:r w:rsidRPr="002D0D81">
        <w:t>2</w:t>
      </w:r>
      <w:r w:rsidRPr="002D0D81">
        <w:rPr>
          <w:rFonts w:hint="eastAsia"/>
        </w:rPr>
        <w:t>）</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r>
          <m:rPr>
            <m:sty m:val="p"/>
          </m:rPr>
          <w:rPr>
            <w:rFonts w:ascii="Cambria Math" w:hAnsi="Cambria Math"/>
          </w:rPr>
          <m:t>i∈[1,n]</m:t>
        </m:r>
      </m:oMath>
      <w:r w:rsidRPr="002D0D81">
        <w:rPr>
          <w:rFonts w:hint="eastAsia"/>
        </w:rPr>
        <w:t>，新</w:t>
      </w:r>
      <w:r w:rsidRPr="002D0D81">
        <w:t>案例与案例库中某历史案例完全相似</w:t>
      </w:r>
      <w:r w:rsidRPr="002D0D81">
        <w:rPr>
          <w:rFonts w:hint="eastAsia"/>
        </w:rPr>
        <w:t>，则保留原历史案例，新案例不加入案例库中；</w:t>
      </w:r>
    </w:p>
    <w:p w14:paraId="395A5159" w14:textId="77777777" w:rsidR="00AD050D" w:rsidRPr="002D0D81" w:rsidRDefault="00AD050D" w:rsidP="009671BA">
      <w:pPr>
        <w:pStyle w:val="affa"/>
        <w:spacing w:line="360" w:lineRule="auto"/>
        <w:ind w:firstLine="480"/>
        <w:jc w:val="left"/>
      </w:pPr>
      <w:r w:rsidRPr="002D0D81">
        <w:rPr>
          <w:rFonts w:hint="eastAsia"/>
        </w:rPr>
        <w:t>（</w:t>
      </w:r>
      <w:r w:rsidRPr="002D0D81">
        <w:t>3</w:t>
      </w:r>
      <w:r w:rsidRPr="002D0D81">
        <w:rPr>
          <w:rFonts w:hint="eastAsia"/>
        </w:rPr>
        <w:t>）</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i</m:t>
            </m:r>
          </m:sub>
        </m:sSub>
        <m:r>
          <m:rPr>
            <m:sty m:val="p"/>
          </m:rPr>
          <w:rPr>
            <w:rFonts w:ascii="Cambria Math" w:hAnsi="Cambria Math"/>
          </w:rPr>
          <m:t>&lt;k</m:t>
        </m:r>
        <m:r>
          <m:rPr>
            <m:sty m:val="p"/>
          </m:rPr>
          <w:rPr>
            <w:rFonts w:ascii="Cambria Math" w:hAnsi="Cambria Math" w:hint="eastAsia"/>
          </w:rPr>
          <m:t>，</m:t>
        </m:r>
        <m:r>
          <m:rPr>
            <m:sty m:val="p"/>
          </m:rPr>
          <w:rPr>
            <w:rFonts w:ascii="Cambria Math" w:hAnsi="Cambria Math"/>
          </w:rPr>
          <m:t>i∈[1,n]</m:t>
        </m:r>
      </m:oMath>
      <w:r w:rsidRPr="002D0D81">
        <w:rPr>
          <w:rFonts w:hint="eastAsia"/>
        </w:rPr>
        <w:t>，案例库中不存在与新案例相似度大于相似度阈值</w:t>
      </w:r>
      <w:r w:rsidRPr="002D0D81">
        <w:rPr>
          <w:rFonts w:hint="eastAsia"/>
        </w:rPr>
        <w:t>K</w:t>
      </w:r>
      <w:r w:rsidRPr="002D0D81">
        <w:rPr>
          <w:rFonts w:hint="eastAsia"/>
        </w:rPr>
        <w:t>的历史案例，则保留所有原案例，并将新案例新增入库；</w:t>
      </w:r>
    </w:p>
    <w:p w14:paraId="58EFA8B5" w14:textId="77777777" w:rsidR="00AD050D" w:rsidRPr="002D0D81" w:rsidRDefault="00AD050D" w:rsidP="009671BA">
      <w:pPr>
        <w:pStyle w:val="affa"/>
        <w:spacing w:line="360" w:lineRule="auto"/>
        <w:ind w:firstLine="480"/>
        <w:jc w:val="left"/>
      </w:pPr>
      <w:r w:rsidRPr="002D0D81">
        <w:rPr>
          <w:rFonts w:hint="eastAsia"/>
        </w:rPr>
        <w:t>（</w:t>
      </w:r>
      <w:r w:rsidRPr="002D0D81">
        <w:t>4</w:t>
      </w:r>
      <w:r w:rsidRPr="002D0D81">
        <w:rPr>
          <w:rFonts w:hint="eastAsia"/>
        </w:rPr>
        <w:t>）</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i</m:t>
            </m:r>
          </m:sub>
        </m:sSub>
        <m:r>
          <m:rPr>
            <m:sty m:val="p"/>
          </m:rPr>
          <w:rPr>
            <w:rFonts w:ascii="Cambria Math" w:hAnsi="Cambria Math"/>
          </w:rPr>
          <m:t>&gt;k</m:t>
        </m:r>
        <m:r>
          <m:rPr>
            <m:sty m:val="p"/>
          </m:rPr>
          <w:rPr>
            <w:rFonts w:ascii="Cambria Math" w:hAnsi="Cambria Math" w:hint="eastAsia"/>
          </w:rPr>
          <m:t>，</m:t>
        </m:r>
        <m:r>
          <m:rPr>
            <m:sty m:val="p"/>
          </m:rPr>
          <w:rPr>
            <w:rFonts w:ascii="Cambria Math" w:hAnsi="Cambria Math"/>
          </w:rPr>
          <m:t>i∈[1,n]</m:t>
        </m:r>
      </m:oMath>
      <w:r w:rsidRPr="002D0D81">
        <w:rPr>
          <w:rFonts w:hint="eastAsia"/>
        </w:rPr>
        <w:t>，根据新旧案例差异完善原案例，并将改写合并后的案例更新入库。</w:t>
      </w:r>
    </w:p>
    <w:p w14:paraId="7D281EBD" w14:textId="77777777" w:rsidR="00AD050D" w:rsidRPr="002D0D81" w:rsidRDefault="00AD050D" w:rsidP="00183012">
      <w:pPr>
        <w:pStyle w:val="3"/>
      </w:pPr>
      <w:bookmarkStart w:id="95" w:name="_Toc16632703"/>
      <w:r w:rsidRPr="002D0D81">
        <w:rPr>
          <w:rFonts w:hint="eastAsia"/>
        </w:rPr>
        <w:t>基于软件需</w:t>
      </w:r>
      <w:r w:rsidRPr="002D0D81">
        <w:t>求的用例推荐</w:t>
      </w:r>
      <w:bookmarkEnd w:id="95"/>
    </w:p>
    <w:p w14:paraId="07302396" w14:textId="77777777" w:rsidR="00AD050D" w:rsidRPr="002D0D81" w:rsidRDefault="00AD050D" w:rsidP="009671BA">
      <w:pPr>
        <w:pStyle w:val="affa"/>
        <w:spacing w:line="360" w:lineRule="auto"/>
        <w:ind w:firstLine="480"/>
        <w:jc w:val="left"/>
      </w:pPr>
      <w:r w:rsidRPr="002D0D81">
        <w:rPr>
          <w:rFonts w:hint="eastAsia"/>
        </w:rPr>
        <w:t>软件需求指导软件的开发，同时也是软件测试的依据，完善的测试应该覆盖全部软件需求。通过需求分析，将软件需求中的所有信息挖掘出来，按照需求之间的相似性进行分类，对于相似的需求，测试用例具有相似性。</w:t>
      </w:r>
    </w:p>
    <w:p w14:paraId="5CD1ECC2" w14:textId="77777777" w:rsidR="00AD050D" w:rsidRPr="002D0D81" w:rsidRDefault="00AD050D" w:rsidP="009671BA">
      <w:pPr>
        <w:pStyle w:val="affa"/>
        <w:spacing w:line="360" w:lineRule="auto"/>
        <w:ind w:firstLine="480"/>
        <w:jc w:val="left"/>
      </w:pPr>
      <w:r w:rsidRPr="002D0D81">
        <w:rPr>
          <w:rFonts w:hint="eastAsia"/>
        </w:rPr>
        <w:t>软件需求与测试用例之间是密切联系的，一个软件需求可以对应一个测试用例，也可以对应多个测试用例。同样的，一个测试用例有可能覆盖一个软件需求，也可以覆盖多个软件需求。软件需求与测试用例之间的关系如下图</w:t>
      </w:r>
      <w:r w:rsidRPr="002D0D81">
        <w:rPr>
          <w:rFonts w:hint="eastAsia"/>
        </w:rPr>
        <w:t>6</w:t>
      </w:r>
      <w:r w:rsidRPr="002D0D81">
        <w:t>-5-4</w:t>
      </w:r>
      <w:r w:rsidRPr="002D0D81">
        <w:rPr>
          <w:rFonts w:hint="eastAsia"/>
        </w:rPr>
        <w:t>所示。</w:t>
      </w:r>
    </w:p>
    <w:p w14:paraId="7C74C250" w14:textId="77777777" w:rsidR="00AD050D" w:rsidRPr="002D0D81" w:rsidRDefault="00AD050D" w:rsidP="009671BA">
      <w:pPr>
        <w:pStyle w:val="affa"/>
        <w:spacing w:line="360" w:lineRule="auto"/>
        <w:ind w:firstLine="480"/>
        <w:jc w:val="left"/>
      </w:pPr>
    </w:p>
    <w:p w14:paraId="264F7039" w14:textId="77777777" w:rsidR="00AD050D" w:rsidRPr="002D0D81" w:rsidRDefault="00AD050D" w:rsidP="009671BA">
      <w:pPr>
        <w:pStyle w:val="affa"/>
        <w:spacing w:line="360" w:lineRule="auto"/>
        <w:ind w:firstLineChars="0" w:firstLine="0"/>
        <w:jc w:val="center"/>
      </w:pPr>
      <w:r w:rsidRPr="002D0D81">
        <w:object w:dxaOrig="7889" w:dyaOrig="2153" w14:anchorId="2EDC403A">
          <v:shape id="_x0000_i1062" type="#_x0000_t75" style="width:346.5pt;height:94.5pt" o:ole="">
            <v:imagedata r:id="rId97" o:title=""/>
          </v:shape>
          <o:OLEObject Type="Embed" ProgID="Visio.Drawing.11" ShapeID="_x0000_i1062" DrawAspect="Content" ObjectID="_1627811655" r:id="rId98"/>
        </w:object>
      </w:r>
    </w:p>
    <w:p w14:paraId="5091099B" w14:textId="77777777" w:rsidR="00AD050D" w:rsidRPr="002D0D81" w:rsidRDefault="00AD050D" w:rsidP="009671BA">
      <w:pPr>
        <w:pStyle w:val="afff2"/>
      </w:pPr>
    </w:p>
    <w:p w14:paraId="672A6369" w14:textId="77777777" w:rsidR="00AD050D" w:rsidRPr="002D0D81" w:rsidRDefault="00AD050D" w:rsidP="009671BA">
      <w:pPr>
        <w:pStyle w:val="afff2"/>
      </w:pPr>
    </w:p>
    <w:p w14:paraId="6034A6C2" w14:textId="77777777" w:rsidR="00AD050D" w:rsidRPr="002D0D81" w:rsidRDefault="00AD050D" w:rsidP="009671BA">
      <w:pPr>
        <w:pStyle w:val="afff2"/>
      </w:pPr>
      <w:r w:rsidRPr="002D0D81">
        <w:rPr>
          <w:rFonts w:hint="eastAsia"/>
        </w:rPr>
        <w:t>图</w:t>
      </w:r>
      <w:r w:rsidRPr="002D0D81">
        <w:rPr>
          <w:rFonts w:hint="eastAsia"/>
        </w:rPr>
        <w:t xml:space="preserve"> </w:t>
      </w:r>
      <w:r w:rsidRPr="002D0D81">
        <w:t xml:space="preserve">6-5-4 </w:t>
      </w:r>
      <w:r w:rsidRPr="002D0D81">
        <w:rPr>
          <w:rFonts w:hint="eastAsia"/>
        </w:rPr>
        <w:t>软件需求与测试用例关系</w:t>
      </w:r>
    </w:p>
    <w:p w14:paraId="5EEE44BB" w14:textId="77777777" w:rsidR="00AD050D" w:rsidRPr="002D0D81" w:rsidRDefault="00AD050D" w:rsidP="009671BA"/>
    <w:p w14:paraId="75CF951E" w14:textId="77777777" w:rsidR="00AD050D" w:rsidRPr="002D0D81" w:rsidRDefault="00AD050D" w:rsidP="009671BA">
      <w:pPr>
        <w:pStyle w:val="affa"/>
        <w:spacing w:line="360" w:lineRule="auto"/>
        <w:ind w:firstLine="480"/>
        <w:jc w:val="left"/>
      </w:pPr>
      <w:r w:rsidRPr="002D0D81">
        <w:rPr>
          <w:rFonts w:hint="eastAsia"/>
        </w:rPr>
        <w:t>尽管</w:t>
      </w:r>
      <w:r w:rsidRPr="002D0D81">
        <w:t>软件需求与软件测试用例之间并不是严格的一一对应</w:t>
      </w:r>
      <w:r w:rsidRPr="002D0D81">
        <w:rPr>
          <w:rFonts w:hint="eastAsia"/>
        </w:rPr>
        <w:t>，</w:t>
      </w:r>
      <w:r w:rsidRPr="002D0D81">
        <w:t>但通过软件需求可以确定与之对应的软件测试用例</w:t>
      </w:r>
      <w:r w:rsidRPr="002D0D81">
        <w:rPr>
          <w:rFonts w:hint="eastAsia"/>
        </w:rPr>
        <w:t>。基于软件需求的测试用例复用的原理如下图</w:t>
      </w:r>
      <w:r w:rsidRPr="002D0D81">
        <w:t>6-5-5</w:t>
      </w:r>
      <w:r w:rsidRPr="002D0D81">
        <w:rPr>
          <w:rFonts w:hint="eastAsia"/>
        </w:rPr>
        <w:t>所示。</w:t>
      </w:r>
    </w:p>
    <w:p w14:paraId="3798A246" w14:textId="77777777" w:rsidR="00AD050D" w:rsidRPr="002D0D81" w:rsidRDefault="00AD050D" w:rsidP="009671BA">
      <w:pPr>
        <w:pStyle w:val="affa"/>
        <w:spacing w:line="360" w:lineRule="auto"/>
        <w:ind w:firstLine="480"/>
        <w:jc w:val="left"/>
      </w:pPr>
    </w:p>
    <w:p w14:paraId="7596335D" w14:textId="77777777" w:rsidR="00AD050D" w:rsidRPr="002D0D81" w:rsidRDefault="00AD050D" w:rsidP="009671BA">
      <w:pPr>
        <w:pStyle w:val="affa"/>
        <w:spacing w:line="360" w:lineRule="auto"/>
        <w:ind w:firstLineChars="0" w:firstLine="0"/>
        <w:jc w:val="center"/>
      </w:pPr>
      <w:r w:rsidRPr="002D0D81">
        <w:object w:dxaOrig="5054" w:dyaOrig="2975" w14:anchorId="5298C058">
          <v:shape id="_x0000_i1063" type="#_x0000_t75" style="width:234pt;height:137.25pt" o:ole="">
            <v:imagedata r:id="rId99" o:title=""/>
          </v:shape>
          <o:OLEObject Type="Embed" ProgID="Visio.Drawing.11" ShapeID="_x0000_i1063" DrawAspect="Content" ObjectID="_1627811656" r:id="rId100"/>
        </w:object>
      </w:r>
    </w:p>
    <w:p w14:paraId="1E3D721F" w14:textId="77777777" w:rsidR="00AD050D" w:rsidRPr="002D0D81" w:rsidRDefault="00AD050D" w:rsidP="009671BA">
      <w:pPr>
        <w:pStyle w:val="afff2"/>
      </w:pPr>
    </w:p>
    <w:p w14:paraId="364FC224" w14:textId="77777777" w:rsidR="00AD050D" w:rsidRPr="002D0D81" w:rsidRDefault="00AD050D" w:rsidP="009671BA">
      <w:pPr>
        <w:pStyle w:val="afff2"/>
      </w:pPr>
      <w:r w:rsidRPr="002D0D81">
        <w:rPr>
          <w:rFonts w:hint="eastAsia"/>
        </w:rPr>
        <w:t>图</w:t>
      </w:r>
      <w:r w:rsidRPr="002D0D81">
        <w:t xml:space="preserve">6-5-5  </w:t>
      </w:r>
      <w:r w:rsidRPr="002D0D81">
        <w:rPr>
          <w:rFonts w:hint="eastAsia"/>
        </w:rPr>
        <w:t>测试用例复用原理</w:t>
      </w:r>
    </w:p>
    <w:p w14:paraId="2CD79F5E" w14:textId="77777777" w:rsidR="00AD050D" w:rsidRPr="002D0D81" w:rsidRDefault="00AD050D" w:rsidP="009671BA"/>
    <w:p w14:paraId="6709AD24" w14:textId="77777777" w:rsidR="00AD050D" w:rsidRPr="002D0D81" w:rsidRDefault="00AD050D" w:rsidP="009671BA">
      <w:pPr>
        <w:pStyle w:val="affa"/>
        <w:spacing w:line="360" w:lineRule="auto"/>
        <w:ind w:firstLine="480"/>
        <w:jc w:val="left"/>
      </w:pPr>
      <w:r w:rsidRPr="002D0D81">
        <w:rPr>
          <w:rFonts w:hint="eastAsia"/>
        </w:rPr>
        <w:t>从上图可以看出实现测试用例推荐的关键点是对软件需求进行分类，基于软件需求分类的测试用例复用推荐框架如下图</w:t>
      </w:r>
      <w:r w:rsidRPr="002D0D81">
        <w:rPr>
          <w:rFonts w:hint="eastAsia"/>
        </w:rPr>
        <w:t>6</w:t>
      </w:r>
      <w:r w:rsidRPr="002D0D81">
        <w:t>-5-6</w:t>
      </w:r>
      <w:r w:rsidRPr="002D0D81">
        <w:rPr>
          <w:rFonts w:hint="eastAsia"/>
        </w:rPr>
        <w:t>所示。</w:t>
      </w:r>
    </w:p>
    <w:p w14:paraId="79442FAB" w14:textId="77777777" w:rsidR="00AD050D" w:rsidRPr="002D0D81" w:rsidRDefault="00AD050D" w:rsidP="009671BA">
      <w:pPr>
        <w:pStyle w:val="affa"/>
        <w:spacing w:line="360" w:lineRule="auto"/>
        <w:ind w:firstLine="480"/>
        <w:jc w:val="left"/>
      </w:pPr>
    </w:p>
    <w:p w14:paraId="47E59B0C" w14:textId="77777777" w:rsidR="00AD050D" w:rsidRPr="002D0D81" w:rsidRDefault="00AD050D" w:rsidP="009671BA">
      <w:pPr>
        <w:pStyle w:val="affa"/>
        <w:spacing w:line="360" w:lineRule="auto"/>
        <w:ind w:firstLineChars="0" w:firstLine="0"/>
        <w:jc w:val="center"/>
      </w:pPr>
      <w:r w:rsidRPr="002D0D81">
        <w:object w:dxaOrig="9065" w:dyaOrig="5543" w14:anchorId="4917D08D">
          <v:shape id="_x0000_i1064" type="#_x0000_t75" style="width:373.5pt;height:228pt" o:ole="">
            <v:imagedata r:id="rId101" o:title=""/>
          </v:shape>
          <o:OLEObject Type="Embed" ProgID="Visio.Drawing.11" ShapeID="_x0000_i1064" DrawAspect="Content" ObjectID="_1627811657" r:id="rId102"/>
        </w:object>
      </w:r>
    </w:p>
    <w:p w14:paraId="4E79F2CD" w14:textId="77777777" w:rsidR="00AD050D" w:rsidRPr="002D0D81" w:rsidRDefault="00AD050D" w:rsidP="009671BA">
      <w:pPr>
        <w:pStyle w:val="afff2"/>
      </w:pPr>
    </w:p>
    <w:p w14:paraId="37647B57" w14:textId="77777777" w:rsidR="00AD050D" w:rsidRPr="002D0D81" w:rsidRDefault="00AD050D" w:rsidP="009671BA">
      <w:pPr>
        <w:pStyle w:val="afff2"/>
      </w:pPr>
      <w:r w:rsidRPr="002D0D81">
        <w:rPr>
          <w:rFonts w:hint="eastAsia"/>
        </w:rPr>
        <w:t>图</w:t>
      </w:r>
      <w:r w:rsidRPr="002D0D81">
        <w:rPr>
          <w:rFonts w:hint="eastAsia"/>
        </w:rPr>
        <w:t xml:space="preserve"> </w:t>
      </w:r>
      <w:r w:rsidRPr="002D0D81">
        <w:t xml:space="preserve">6-5-6 </w:t>
      </w:r>
      <w:r w:rsidRPr="002D0D81">
        <w:rPr>
          <w:rFonts w:hint="eastAsia"/>
        </w:rPr>
        <w:t>测试用例复用框架</w:t>
      </w:r>
    </w:p>
    <w:p w14:paraId="24DC7C6B" w14:textId="77777777" w:rsidR="00AD050D" w:rsidRPr="002D0D81" w:rsidRDefault="00AD050D" w:rsidP="009671BA"/>
    <w:p w14:paraId="399DD71C" w14:textId="77777777" w:rsidR="00AD050D" w:rsidRPr="002D0D81" w:rsidRDefault="00AD050D" w:rsidP="009671BA">
      <w:pPr>
        <w:pStyle w:val="affa"/>
        <w:spacing w:line="360" w:lineRule="auto"/>
        <w:ind w:firstLine="480"/>
        <w:jc w:val="left"/>
      </w:pPr>
      <w:r w:rsidRPr="002D0D81">
        <w:rPr>
          <w:rFonts w:hint="eastAsia"/>
        </w:rPr>
        <w:t>该框架的主要步骤如下：</w:t>
      </w:r>
    </w:p>
    <w:p w14:paraId="77521686"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1</w:t>
      </w:r>
      <w:r w:rsidRPr="002D0D81">
        <w:rPr>
          <w:rFonts w:hint="eastAsia"/>
        </w:rPr>
        <w:t>）需求预处理</w:t>
      </w:r>
    </w:p>
    <w:p w14:paraId="23370C37" w14:textId="77777777" w:rsidR="00AD050D" w:rsidRPr="002D0D81" w:rsidRDefault="00AD050D" w:rsidP="009671BA">
      <w:pPr>
        <w:pStyle w:val="affa"/>
        <w:spacing w:line="360" w:lineRule="auto"/>
        <w:ind w:firstLine="480"/>
        <w:jc w:val="left"/>
      </w:pPr>
      <w:r w:rsidRPr="002D0D81">
        <w:rPr>
          <w:rFonts w:hint="eastAsia"/>
        </w:rPr>
        <w:t>分别对已测软件需求预待测软件需求进行分词，去停用词等方法进行预处理操作。</w:t>
      </w:r>
    </w:p>
    <w:p w14:paraId="11DC6570"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2</w:t>
      </w:r>
      <w:r w:rsidRPr="002D0D81">
        <w:rPr>
          <w:rFonts w:hint="eastAsia"/>
        </w:rPr>
        <w:t>）软件需求特征提取</w:t>
      </w:r>
    </w:p>
    <w:p w14:paraId="4F2C29CA" w14:textId="77777777" w:rsidR="00AD050D" w:rsidRPr="002D0D81" w:rsidRDefault="00AD050D" w:rsidP="009671BA">
      <w:pPr>
        <w:pStyle w:val="affa"/>
        <w:spacing w:line="360" w:lineRule="auto"/>
        <w:ind w:firstLine="480"/>
        <w:jc w:val="left"/>
      </w:pPr>
      <w:r w:rsidRPr="002D0D81">
        <w:t>对于已测软件需求</w:t>
      </w:r>
      <w:r w:rsidRPr="002D0D81">
        <w:rPr>
          <w:rFonts w:hint="eastAsia"/>
        </w:rPr>
        <w:t>，</w:t>
      </w:r>
      <w:r w:rsidRPr="002D0D81">
        <w:t>经过需求预处理之后</w:t>
      </w:r>
      <w:r w:rsidRPr="002D0D81">
        <w:rPr>
          <w:rFonts w:hint="eastAsia"/>
        </w:rPr>
        <w:t>，</w:t>
      </w:r>
      <w:r w:rsidRPr="002D0D81">
        <w:t>特征向量空间的高维问题还没有得到有效解决</w:t>
      </w:r>
      <w:r w:rsidRPr="002D0D81">
        <w:rPr>
          <w:rFonts w:hint="eastAsia"/>
        </w:rPr>
        <w:t>，</w:t>
      </w:r>
      <w:r w:rsidRPr="002D0D81">
        <w:t>特征选择作为特征降维的有效手段在软件需求分类中起着至关重要的作用</w:t>
      </w:r>
      <w:r w:rsidRPr="002D0D81">
        <w:rPr>
          <w:rFonts w:hint="eastAsia"/>
        </w:rPr>
        <w:t>。特征</w:t>
      </w:r>
      <w:r w:rsidRPr="002D0D81">
        <w:t>选择的作用是通过特征降维来加快整个系统学习的过程</w:t>
      </w:r>
      <w:r w:rsidRPr="002D0D81">
        <w:rPr>
          <w:rFonts w:hint="eastAsia"/>
        </w:rPr>
        <w:t>，</w:t>
      </w:r>
      <w:r w:rsidRPr="002D0D81">
        <w:t>从而提高软件需求分类的性能</w:t>
      </w:r>
      <w:r w:rsidRPr="002D0D81">
        <w:rPr>
          <w:rFonts w:hint="eastAsia"/>
        </w:rPr>
        <w:t>。</w:t>
      </w:r>
    </w:p>
    <w:p w14:paraId="6C4C1BBF"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3</w:t>
      </w:r>
      <w:r w:rsidRPr="002D0D81">
        <w:rPr>
          <w:rFonts w:hint="eastAsia"/>
        </w:rPr>
        <w:t>）需求向量化</w:t>
      </w:r>
    </w:p>
    <w:p w14:paraId="3ED167C5" w14:textId="77777777" w:rsidR="00AD050D" w:rsidRPr="002D0D81" w:rsidRDefault="00AD050D" w:rsidP="009671BA">
      <w:pPr>
        <w:pStyle w:val="affa"/>
        <w:spacing w:line="360" w:lineRule="auto"/>
        <w:ind w:firstLine="480"/>
        <w:jc w:val="left"/>
      </w:pPr>
      <w:r w:rsidRPr="002D0D81">
        <w:rPr>
          <w:rFonts w:hint="eastAsia"/>
        </w:rPr>
        <w:t>对于待测软件和已测软件，根据禁忌搜索算法特征选择后得到的特征向量空间，进行需求向量化表示。</w:t>
      </w:r>
    </w:p>
    <w:p w14:paraId="0286D44D"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4</w:t>
      </w:r>
      <w:r w:rsidRPr="002D0D81">
        <w:rPr>
          <w:rFonts w:hint="eastAsia"/>
        </w:rPr>
        <w:t>）待测软件分类</w:t>
      </w:r>
    </w:p>
    <w:p w14:paraId="098B3863" w14:textId="77777777" w:rsidR="00AD050D" w:rsidRPr="002D0D81" w:rsidRDefault="00AD050D" w:rsidP="009671BA">
      <w:pPr>
        <w:pStyle w:val="affa"/>
        <w:spacing w:line="360" w:lineRule="auto"/>
        <w:ind w:firstLine="480"/>
        <w:jc w:val="left"/>
      </w:pPr>
      <w:r w:rsidRPr="002D0D81">
        <w:rPr>
          <w:rFonts w:hint="eastAsia"/>
        </w:rPr>
        <w:t>使用</w:t>
      </w:r>
      <w:r w:rsidRPr="002D0D81">
        <w:rPr>
          <w:rFonts w:hint="eastAsia"/>
        </w:rPr>
        <w:t>KNN</w:t>
      </w:r>
      <w:r w:rsidRPr="002D0D81">
        <w:t>分类器对待测软件需求进行分类</w:t>
      </w:r>
      <w:r w:rsidRPr="002D0D81">
        <w:rPr>
          <w:rFonts w:hint="eastAsia"/>
        </w:rPr>
        <w:t>，</w:t>
      </w:r>
      <w:r w:rsidRPr="002D0D81">
        <w:t>得到待测软件所属类别</w:t>
      </w:r>
      <w:r w:rsidRPr="002D0D81">
        <w:rPr>
          <w:rFonts w:hint="eastAsia"/>
        </w:rPr>
        <w:t>，</w:t>
      </w:r>
      <w:r w:rsidRPr="002D0D81">
        <w:t>并通过相似性计算得到已测软件中最相似的软件需求</w:t>
      </w:r>
      <w:r w:rsidRPr="002D0D81">
        <w:rPr>
          <w:rFonts w:hint="eastAsia"/>
        </w:rPr>
        <w:t>。</w:t>
      </w:r>
    </w:p>
    <w:p w14:paraId="3CFEDA1A" w14:textId="77777777" w:rsidR="00AD050D" w:rsidRPr="002D0D81" w:rsidRDefault="00AD050D" w:rsidP="009671BA">
      <w:pPr>
        <w:pStyle w:val="affa"/>
        <w:spacing w:line="360" w:lineRule="auto"/>
        <w:ind w:firstLine="480"/>
        <w:jc w:val="left"/>
      </w:pPr>
      <w:r w:rsidRPr="002D0D81">
        <w:rPr>
          <w:rFonts w:hint="eastAsia"/>
        </w:rPr>
        <w:t>（</w:t>
      </w:r>
      <w:r w:rsidRPr="002D0D81">
        <w:rPr>
          <w:rFonts w:hint="eastAsia"/>
        </w:rPr>
        <w:t>5</w:t>
      </w:r>
      <w:r w:rsidRPr="002D0D81">
        <w:rPr>
          <w:rFonts w:hint="eastAsia"/>
        </w:rPr>
        <w:t>）测试用例复用推荐</w:t>
      </w:r>
    </w:p>
    <w:p w14:paraId="1801E165" w14:textId="77777777" w:rsidR="00AD050D" w:rsidRPr="002D0D81" w:rsidRDefault="00AD050D" w:rsidP="009671BA">
      <w:pPr>
        <w:pStyle w:val="affa"/>
        <w:spacing w:line="360" w:lineRule="auto"/>
        <w:ind w:firstLine="480"/>
        <w:jc w:val="left"/>
      </w:pPr>
      <w:r w:rsidRPr="002D0D81">
        <w:rPr>
          <w:rFonts w:hint="eastAsia"/>
        </w:rPr>
        <w:t>通过需求分类，从已测软件中得到待测软件最相似的需求，将已测用例直接或间接应用于待测软件。</w:t>
      </w:r>
    </w:p>
    <w:p w14:paraId="1B308E99" w14:textId="77777777" w:rsidR="00AD050D" w:rsidRPr="002D0D81" w:rsidRDefault="00AD050D" w:rsidP="009671BA">
      <w:pPr>
        <w:pStyle w:val="affa"/>
        <w:spacing w:line="360" w:lineRule="auto"/>
        <w:ind w:firstLine="480"/>
        <w:jc w:val="left"/>
      </w:pPr>
      <w:r w:rsidRPr="002D0D81">
        <w:rPr>
          <w:rFonts w:hint="eastAsia"/>
        </w:rPr>
        <w:t>由于软件</w:t>
      </w:r>
      <w:r w:rsidRPr="002D0D81">
        <w:t>需求一般使用的是使用自然语言描述</w:t>
      </w:r>
      <w:r w:rsidRPr="002D0D81">
        <w:rPr>
          <w:rFonts w:hint="eastAsia"/>
        </w:rPr>
        <w:t>，</w:t>
      </w:r>
      <w:r w:rsidRPr="002D0D81">
        <w:t>所以第一步就是将自然语言转换为机器识别的信息</w:t>
      </w:r>
      <w:r w:rsidRPr="002D0D81">
        <w:rPr>
          <w:rFonts w:hint="eastAsia"/>
        </w:rPr>
        <w:t>。</w:t>
      </w:r>
      <w:r w:rsidRPr="002D0D81">
        <w:t>其基本的思想是将自然语言描述的软件需求转化为词向量</w:t>
      </w:r>
      <w:r w:rsidRPr="002D0D81">
        <w:rPr>
          <w:rFonts w:hint="eastAsia"/>
        </w:rPr>
        <w:t>。</w:t>
      </w:r>
    </w:p>
    <w:p w14:paraId="30DB522F" w14:textId="77777777" w:rsidR="00AD050D" w:rsidRPr="002D0D81" w:rsidRDefault="00AD050D" w:rsidP="009671BA">
      <w:pPr>
        <w:pStyle w:val="affa"/>
        <w:spacing w:line="360" w:lineRule="auto"/>
        <w:ind w:firstLine="480"/>
        <w:jc w:val="left"/>
        <w:rPr>
          <w:rFonts w:ascii="宋体" w:hAnsi="宋体"/>
        </w:rPr>
      </w:pPr>
      <w:r w:rsidRPr="002D0D81">
        <w:rPr>
          <w:rFonts w:hint="eastAsia"/>
        </w:rPr>
        <w:t>词向量</w:t>
      </w:r>
      <w:r w:rsidRPr="002D0D81">
        <w:rPr>
          <w:rFonts w:ascii="宋体" w:hAnsi="宋体"/>
        </w:rPr>
        <w:t>通过使用连续稠密的向量来刻画一个</w:t>
      </w:r>
      <w:r w:rsidRPr="002D0D81">
        <w:rPr>
          <w:rFonts w:ascii="宋体" w:hAnsi="宋体" w:hint="eastAsia"/>
        </w:rPr>
        <w:t>词的特征，不仅可以刻画词和词之间的相似性，还可以建立一个从向量到概率的平滑函数模型，使得相似的词向量可以映射到相近的概率空间上。</w:t>
      </w:r>
    </w:p>
    <w:p w14:paraId="68EC9D4E"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向量空间模型（V</w:t>
      </w:r>
      <w:r w:rsidRPr="002D0D81">
        <w:rPr>
          <w:rFonts w:ascii="宋体" w:hAnsi="宋体"/>
        </w:rPr>
        <w:t>ector Space Model</w:t>
      </w:r>
      <w:r w:rsidRPr="002D0D81">
        <w:rPr>
          <w:rFonts w:ascii="宋体" w:hAnsi="宋体" w:hint="eastAsia"/>
        </w:rPr>
        <w:t>，</w:t>
      </w:r>
      <w:r w:rsidRPr="002D0D81">
        <w:rPr>
          <w:rFonts w:ascii="宋体" w:hAnsi="宋体"/>
        </w:rPr>
        <w:t>以下简称</w:t>
      </w:r>
      <w:r w:rsidRPr="002D0D81">
        <w:rPr>
          <w:rFonts w:ascii="宋体" w:hAnsi="宋体" w:hint="eastAsia"/>
        </w:rPr>
        <w:t>V</w:t>
      </w:r>
      <w:r w:rsidRPr="002D0D81">
        <w:rPr>
          <w:rFonts w:ascii="宋体" w:hAnsi="宋体"/>
        </w:rPr>
        <w:t>SM</w:t>
      </w:r>
      <w:r w:rsidRPr="002D0D81">
        <w:rPr>
          <w:rFonts w:ascii="宋体" w:hAnsi="宋体" w:hint="eastAsia"/>
        </w:rPr>
        <w:t>）基于统计语言假设：语言的统计特征隐藏着语义的信息。例如，两篇具有相似词分布的文档被认为是有着相近的主题，此假设产生很多衍生版本，如</w:t>
      </w:r>
      <w:r w:rsidRPr="002D0D81">
        <w:rPr>
          <w:rFonts w:ascii="宋体" w:hAnsi="宋体"/>
        </w:rPr>
        <w:t>一篇文档的词频（而不是词序）代表了文档的主题；上下文环境相似的两个词有着相近的语义都是语言的统计特征</w:t>
      </w:r>
      <w:r w:rsidRPr="002D0D81">
        <w:rPr>
          <w:rFonts w:ascii="宋体" w:hAnsi="宋体" w:hint="eastAsia"/>
        </w:rPr>
        <w:t>。</w:t>
      </w:r>
    </w:p>
    <w:p w14:paraId="585B9712"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rPr>
        <w:t>设</w:t>
      </w:r>
      <w:r w:rsidRPr="002D0D81">
        <w:rPr>
          <w:rFonts w:ascii="宋体" w:hAnsi="宋体" w:hint="eastAsia"/>
        </w:rPr>
        <w:t>S</w:t>
      </w:r>
      <w:r w:rsidRPr="002D0D81">
        <w:rPr>
          <w:rFonts w:ascii="宋体" w:hAnsi="宋体"/>
        </w:rPr>
        <w:t>是一段文本序列</w:t>
      </w:r>
      <m:oMath>
        <m:r>
          <m:rPr>
            <m:sty m:val="p"/>
          </m:rPr>
          <w:rPr>
            <w:rFonts w:ascii="Cambria Math" w:hAnsi="Cambria Math" w:hint="eastAsia"/>
          </w:rPr>
          <m:t>S</m:t>
        </m:r>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oMath>
      <w:r w:rsidRPr="002D0D81">
        <w:rPr>
          <w:rFonts w:ascii="宋体" w:hAnsi="宋体"/>
        </w:rPr>
        <w:t>,它的概率可表示为</w:t>
      </w:r>
      <w:r w:rsidRPr="002D0D81">
        <w:rPr>
          <w:rFonts w:ascii="宋体" w:hAnsi="宋体" w:hint="eastAsia"/>
        </w:rPr>
        <w:t>：</w:t>
      </w:r>
    </w:p>
    <w:p w14:paraId="4CBF704B" w14:textId="77777777" w:rsidR="00AD050D" w:rsidRPr="002D0D81" w:rsidRDefault="00AD050D" w:rsidP="009671BA">
      <w:pPr>
        <w:pStyle w:val="affffa"/>
        <w:spacing w:before="81" w:after="81" w:line="360" w:lineRule="auto"/>
        <w:ind w:firstLine="240"/>
        <w:rPr>
          <w:rFonts w:hAnsi="宋体"/>
        </w:rP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S</m:t>
              </m:r>
            </m:e>
          </m:d>
          <m:r>
            <m:rPr>
              <m:sty m:val="p"/>
            </m:rPr>
            <w:rPr>
              <w:rFonts w:ascii="Cambria Math" w:hAnsi="Cambria Math" w:hint="eastAsia"/>
            </w:rPr>
            <m:t>=</m:t>
          </m:r>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e>
          </m:d>
          <m:r>
            <m:rPr>
              <m:sty m:val="p"/>
            </m:rPr>
            <w:rPr>
              <w:rFonts w:ascii="Cambria Math" w:hAnsi="Cambria Math" w:hint="eastAsia"/>
            </w:rPr>
            <m:t>=</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t-1</m:t>
                  </m:r>
                </m:sub>
              </m:sSub>
              <m:r>
                <m:rPr>
                  <m:sty m:val="p"/>
                </m:rPr>
                <w:rPr>
                  <w:rFonts w:ascii="Cambria Math" w:hAnsi="Cambria Math"/>
                </w:rPr>
                <m:t>)</m:t>
              </m:r>
            </m:e>
          </m:nary>
        </m:oMath>
      </m:oMathPara>
    </w:p>
    <w:p w14:paraId="6743D685"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因此，可以将文本序列的联合概率转化为一系列条件概率的乘积，因此对于文本处理的问题就变成如何去预测在已知一些词情况下的某个词的条件概率，上述公式可以简化为：</w:t>
      </w:r>
    </w:p>
    <w:p w14:paraId="30898E06" w14:textId="77777777" w:rsidR="00AD050D" w:rsidRPr="002D0D81" w:rsidRDefault="00AD050D" w:rsidP="009671BA">
      <w:pPr>
        <w:pStyle w:val="affffa"/>
        <w:spacing w:before="81" w:after="81" w:line="360" w:lineRule="auto"/>
        <w:ind w:firstLine="240"/>
        <w:rPr>
          <w:rFonts w:hAnsi="宋体"/>
        </w:rPr>
      </w:pPr>
      <m:oMathPara>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t-1</m:t>
              </m:r>
            </m:sub>
          </m:sSub>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t-n+1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t-n+2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t-1</m:t>
              </m:r>
            </m:sub>
          </m:sSub>
          <m:r>
            <m:rPr>
              <m:sty m:val="p"/>
            </m:rPr>
            <w:rPr>
              <w:rFonts w:ascii="Cambria Math" w:hAnsi="Cambria Math"/>
            </w:rPr>
            <m:t>)</m:t>
          </m:r>
        </m:oMath>
      </m:oMathPara>
    </w:p>
    <w:p w14:paraId="281A50A0"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当N=</w:t>
      </w:r>
      <w:r w:rsidRPr="002D0D81">
        <w:rPr>
          <w:rFonts w:ascii="宋体" w:hAnsi="宋体"/>
        </w:rPr>
        <w:t>2时</w:t>
      </w:r>
      <w:r w:rsidRPr="002D0D81">
        <w:rPr>
          <w:rFonts w:ascii="宋体" w:hAnsi="宋体" w:hint="eastAsia"/>
        </w:rPr>
        <w:t>，</w:t>
      </w:r>
      <w:r w:rsidRPr="002D0D81">
        <w:rPr>
          <w:rFonts w:ascii="宋体" w:hAnsi="宋体"/>
        </w:rPr>
        <w:t>称为</w:t>
      </w:r>
      <w:r w:rsidRPr="002D0D81">
        <w:rPr>
          <w:rFonts w:ascii="宋体" w:hAnsi="宋体" w:hint="eastAsia"/>
        </w:rPr>
        <w:t>b</w:t>
      </w:r>
      <w:r w:rsidRPr="002D0D81">
        <w:rPr>
          <w:rFonts w:ascii="宋体" w:hAnsi="宋体"/>
        </w:rPr>
        <w:t>igram模型</w:t>
      </w:r>
      <w:r w:rsidRPr="002D0D81">
        <w:rPr>
          <w:rFonts w:ascii="宋体" w:hAnsi="宋体" w:hint="eastAsia"/>
        </w:rPr>
        <w:t>，</w:t>
      </w:r>
      <w:r w:rsidRPr="002D0D81">
        <w:rPr>
          <w:rFonts w:ascii="宋体" w:hAnsi="宋体"/>
        </w:rPr>
        <w:t>当</w:t>
      </w:r>
      <w:r w:rsidRPr="002D0D81">
        <w:rPr>
          <w:rFonts w:ascii="宋体" w:hAnsi="宋体" w:hint="eastAsia"/>
        </w:rPr>
        <w:t>N</w:t>
      </w:r>
      <w:r w:rsidRPr="002D0D81">
        <w:rPr>
          <w:rFonts w:ascii="宋体" w:hAnsi="宋体"/>
        </w:rPr>
        <w:t>=3时</w:t>
      </w:r>
      <w:r w:rsidRPr="002D0D81">
        <w:rPr>
          <w:rFonts w:ascii="宋体" w:hAnsi="宋体" w:hint="eastAsia"/>
        </w:rPr>
        <w:t>，</w:t>
      </w:r>
      <w:r w:rsidRPr="002D0D81">
        <w:rPr>
          <w:rFonts w:ascii="宋体" w:hAnsi="宋体"/>
        </w:rPr>
        <w:t>称为trigram模型</w:t>
      </w:r>
      <w:r w:rsidRPr="002D0D81">
        <w:rPr>
          <w:rFonts w:ascii="宋体" w:hAnsi="宋体" w:hint="eastAsia"/>
        </w:rPr>
        <w:t>。因此上述模型简写为N</w:t>
      </w:r>
      <w:r w:rsidRPr="002D0D81">
        <w:rPr>
          <w:rFonts w:ascii="宋体" w:hAnsi="宋体"/>
        </w:rPr>
        <w:t>gram模型</w:t>
      </w:r>
      <w:r w:rsidRPr="002D0D81">
        <w:rPr>
          <w:rFonts w:ascii="宋体" w:hAnsi="宋体" w:hint="eastAsia"/>
        </w:rPr>
        <w:t>，N</w:t>
      </w:r>
      <w:r w:rsidRPr="002D0D81">
        <w:rPr>
          <w:rFonts w:ascii="宋体" w:hAnsi="宋体"/>
        </w:rPr>
        <w:t>gram模型存在着状态空间爆炸的问题</w:t>
      </w:r>
      <w:r w:rsidRPr="002D0D81">
        <w:rPr>
          <w:rFonts w:ascii="宋体" w:hAnsi="宋体" w:hint="eastAsia"/>
        </w:rPr>
        <w:t>。能否用一个连续的稠密向量去刻画一个词的特征呢。Word</w:t>
      </w:r>
      <w:r w:rsidRPr="002D0D81">
        <w:rPr>
          <w:rFonts w:ascii="宋体" w:hAnsi="宋体"/>
        </w:rPr>
        <w:t>2Vec就是用来处理这个问题的一个人工智能框架</w:t>
      </w:r>
      <w:r w:rsidRPr="002D0D81">
        <w:rPr>
          <w:rFonts w:ascii="宋体" w:hAnsi="宋体" w:hint="eastAsia"/>
        </w:rPr>
        <w:t>，它是一个神经网络语言模型（Ne</w:t>
      </w:r>
      <w:r w:rsidRPr="002D0D81">
        <w:rPr>
          <w:rFonts w:ascii="宋体" w:hAnsi="宋体"/>
        </w:rPr>
        <w:t>ural Network Language Model,NNLM</w:t>
      </w:r>
      <w:r w:rsidRPr="002D0D81">
        <w:rPr>
          <w:rFonts w:ascii="宋体" w:hAnsi="宋体" w:hint="eastAsia"/>
        </w:rPr>
        <w:t>），N</w:t>
      </w:r>
      <w:r w:rsidRPr="002D0D81">
        <w:rPr>
          <w:rFonts w:ascii="宋体" w:hAnsi="宋体"/>
        </w:rPr>
        <w:t>NLM的基本思想是</w:t>
      </w:r>
      <w:r w:rsidRPr="002D0D81">
        <w:rPr>
          <w:rFonts w:ascii="宋体" w:hAnsi="宋体" w:hint="eastAsia"/>
        </w:rPr>
        <w:t>：</w:t>
      </w:r>
    </w:p>
    <w:p w14:paraId="1493D8CD" w14:textId="77777777" w:rsidR="00AD050D" w:rsidRPr="002D0D81" w:rsidRDefault="00AD050D" w:rsidP="009671BA">
      <w:pPr>
        <w:pStyle w:val="affffa"/>
        <w:spacing w:before="81" w:after="81" w:line="360" w:lineRule="auto"/>
        <w:ind w:firstLine="240"/>
        <w:rPr>
          <w:rFonts w:hAnsi="宋体"/>
        </w:rPr>
      </w:pPr>
      <w:r w:rsidRPr="002D0D81">
        <w:rPr>
          <w:rFonts w:hAnsi="宋体" w:hint="eastAsia"/>
        </w:rPr>
        <w:t>（1）假定词表中的每一个词对应着一个连续的特征向量；</w:t>
      </w:r>
    </w:p>
    <w:p w14:paraId="06F0FFAD" w14:textId="77777777" w:rsidR="00AD050D" w:rsidRPr="002D0D81" w:rsidRDefault="00AD050D" w:rsidP="009671BA">
      <w:pPr>
        <w:pStyle w:val="affffa"/>
        <w:spacing w:before="81" w:after="81" w:line="360" w:lineRule="auto"/>
        <w:ind w:firstLine="240"/>
        <w:rPr>
          <w:rFonts w:hAnsi="宋体"/>
        </w:rPr>
      </w:pPr>
      <w:r w:rsidRPr="002D0D81">
        <w:rPr>
          <w:rFonts w:hAnsi="宋体" w:hint="eastAsia"/>
        </w:rPr>
        <w:t>（2）假定一个连续平滑的概率模型，输入一段词向量的序列，可以输出这段序列的联合概率；</w:t>
      </w:r>
    </w:p>
    <w:p w14:paraId="668D4319" w14:textId="77777777" w:rsidR="00AD050D" w:rsidRPr="002D0D81" w:rsidRDefault="00AD050D" w:rsidP="009671BA">
      <w:pPr>
        <w:pStyle w:val="affffa"/>
        <w:spacing w:before="81" w:after="81" w:line="360" w:lineRule="auto"/>
        <w:ind w:firstLine="240"/>
        <w:rPr>
          <w:rFonts w:hAnsi="宋体"/>
        </w:rPr>
      </w:pPr>
      <w:r w:rsidRPr="002D0D81">
        <w:rPr>
          <w:rFonts w:hAnsi="宋体" w:hint="eastAsia"/>
        </w:rPr>
        <w:t>（</w:t>
      </w:r>
      <w:r w:rsidRPr="002D0D81">
        <w:rPr>
          <w:rFonts w:hAnsi="宋体"/>
        </w:rPr>
        <w:t>3</w:t>
      </w:r>
      <w:r w:rsidRPr="002D0D81">
        <w:rPr>
          <w:rFonts w:hAnsi="宋体" w:hint="eastAsia"/>
        </w:rPr>
        <w:t>）神经网络将同时学习词向量的权重和概率模型里的参数。</w:t>
      </w:r>
    </w:p>
    <w:p w14:paraId="5453F936" w14:textId="77777777" w:rsidR="00AD050D" w:rsidRPr="002D0D81" w:rsidRDefault="00AD050D" w:rsidP="009671BA">
      <w:pPr>
        <w:pStyle w:val="affffa"/>
        <w:spacing w:before="81" w:after="81" w:line="360" w:lineRule="auto"/>
        <w:ind w:firstLine="240"/>
        <w:rPr>
          <w:rFonts w:hAnsi="宋体"/>
        </w:rPr>
      </w:pPr>
      <w:r w:rsidRPr="002D0D81">
        <w:rPr>
          <w:rFonts w:hAnsi="宋体"/>
        </w:rPr>
        <w:t>下图</w:t>
      </w:r>
      <w:r w:rsidRPr="002D0D81">
        <w:rPr>
          <w:rFonts w:hAnsi="宋体" w:hint="eastAsia"/>
        </w:rPr>
        <w:t>6</w:t>
      </w:r>
      <w:r w:rsidRPr="002D0D81">
        <w:rPr>
          <w:rFonts w:hAnsi="宋体"/>
        </w:rPr>
        <w:t>-5-7是一个</w:t>
      </w:r>
      <w:r w:rsidRPr="002D0D81">
        <w:rPr>
          <w:rFonts w:hAnsi="宋体" w:hint="eastAsia"/>
        </w:rPr>
        <w:t>N</w:t>
      </w:r>
      <w:r w:rsidRPr="002D0D81">
        <w:rPr>
          <w:rFonts w:hAnsi="宋体"/>
        </w:rPr>
        <w:t>NLM的网络模型</w:t>
      </w:r>
      <w:r w:rsidRPr="002D0D81">
        <w:rPr>
          <w:rFonts w:hAnsi="宋体" w:hint="eastAsia"/>
        </w:rPr>
        <w:t>，</w:t>
      </w:r>
      <w:r w:rsidRPr="002D0D81">
        <w:rPr>
          <w:rFonts w:hAnsi="宋体"/>
        </w:rPr>
        <w:t>此模型是一个简单的前向反馈神经网络</w:t>
      </w:r>
      <m:oMath>
        <m:r>
          <m:rPr>
            <m:sty m:val="p"/>
          </m:rPr>
          <w:rPr>
            <w:rFonts w:ascii="Cambria Math" w:hAnsi="Cambria Math" w:hint="eastAsia"/>
          </w:rPr>
          <m:t>f</m:t>
        </m:r>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t-n+1</m:t>
            </m:r>
          </m:sub>
        </m:sSub>
        <m:r>
          <m:rPr>
            <m:sty m:val="p"/>
          </m:rPr>
          <w:rPr>
            <w:rFonts w:ascii="Cambria Math" w:hAnsi="Cambria Math"/>
          </w:rPr>
          <m:t>,…</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2D0D81">
        <w:rPr>
          <w:rFonts w:hAnsi="宋体"/>
        </w:rPr>
        <w:t>来拟合一个词序列的条件概率</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t-1</m:t>
            </m:r>
          </m:sub>
        </m:sSub>
        <m:r>
          <m:rPr>
            <m:sty m:val="p"/>
          </m:rPr>
          <w:rPr>
            <w:rFonts w:ascii="Cambria Math" w:hAnsi="Cambria Math"/>
          </w:rPr>
          <m:t>)</m:t>
        </m:r>
      </m:oMath>
      <w:r w:rsidRPr="002D0D81">
        <w:rPr>
          <w:rFonts w:hAnsi="宋体" w:hint="eastAsia"/>
        </w:rPr>
        <w:t>。</w:t>
      </w:r>
    </w:p>
    <w:p w14:paraId="348C725F" w14:textId="77777777" w:rsidR="00AD050D" w:rsidRPr="002D0D81" w:rsidRDefault="00AD050D" w:rsidP="009671BA">
      <w:pPr>
        <w:pStyle w:val="affffa"/>
        <w:spacing w:before="81" w:after="81" w:line="360" w:lineRule="auto"/>
        <w:ind w:firstLineChars="0" w:firstLine="0"/>
        <w:jc w:val="center"/>
      </w:pPr>
      <w:r w:rsidRPr="002D0D81">
        <w:object w:dxaOrig="8197" w:dyaOrig="5727" w14:anchorId="31A8903C">
          <v:shape id="_x0000_i1065" type="#_x0000_t75" style="width:368.25pt;height:258pt" o:ole="">
            <v:imagedata r:id="rId103" o:title=""/>
          </v:shape>
          <o:OLEObject Type="Embed" ProgID="Visio.Drawing.11" ShapeID="_x0000_i1065" DrawAspect="Content" ObjectID="_1627811658" r:id="rId104"/>
        </w:object>
      </w:r>
    </w:p>
    <w:p w14:paraId="0B0C739E" w14:textId="77777777" w:rsidR="00AD050D" w:rsidRPr="002D0D81" w:rsidRDefault="00AD050D" w:rsidP="009671BA">
      <w:pPr>
        <w:pStyle w:val="afff2"/>
      </w:pPr>
    </w:p>
    <w:p w14:paraId="77BC2459" w14:textId="77777777" w:rsidR="00AD050D" w:rsidRPr="002D0D81" w:rsidRDefault="00AD050D" w:rsidP="009671BA">
      <w:pPr>
        <w:pStyle w:val="afff2"/>
        <w:rPr>
          <w:rFonts w:hAnsi="宋体"/>
        </w:rPr>
      </w:pPr>
      <w:r w:rsidRPr="002D0D81">
        <w:rPr>
          <w:rFonts w:hint="eastAsia"/>
        </w:rPr>
        <w:t>图</w:t>
      </w:r>
      <w:r w:rsidRPr="002D0D81">
        <w:t xml:space="preserve">6-5-7  </w:t>
      </w:r>
      <w:r w:rsidRPr="002D0D81">
        <w:rPr>
          <w:rFonts w:hAnsi="宋体" w:hint="eastAsia"/>
        </w:rPr>
        <w:t>N</w:t>
      </w:r>
      <w:r w:rsidRPr="002D0D81">
        <w:rPr>
          <w:rFonts w:hAnsi="宋体"/>
        </w:rPr>
        <w:t>NLM</w:t>
      </w:r>
      <w:r w:rsidRPr="002D0D81">
        <w:rPr>
          <w:rFonts w:hAnsi="宋体"/>
        </w:rPr>
        <w:t>网络模型</w:t>
      </w:r>
    </w:p>
    <w:p w14:paraId="07CB7421" w14:textId="77777777" w:rsidR="00AD050D" w:rsidRPr="002D0D81" w:rsidRDefault="00AD050D" w:rsidP="009671BA"/>
    <w:p w14:paraId="2332CAF7"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rPr>
        <w:t>在该模型中</w:t>
      </w:r>
      <w:r w:rsidRPr="002D0D81">
        <w:rPr>
          <w:rFonts w:ascii="宋体" w:hAnsi="宋体" w:hint="eastAsia"/>
        </w:rPr>
        <w:t>，</w:t>
      </w:r>
      <w:r w:rsidRPr="002D0D81">
        <w:rPr>
          <w:rFonts w:ascii="宋体" w:hAnsi="宋体"/>
        </w:rPr>
        <w:t>首先是一个线性的词嵌入层</w:t>
      </w:r>
      <w:r w:rsidRPr="002D0D81">
        <w:rPr>
          <w:rFonts w:ascii="宋体" w:hAnsi="宋体" w:hint="eastAsia"/>
        </w:rPr>
        <w:t>（e</w:t>
      </w:r>
      <w:r w:rsidRPr="002D0D81">
        <w:rPr>
          <w:rFonts w:ascii="宋体" w:hAnsi="宋体"/>
        </w:rPr>
        <w:t>mbedding</w:t>
      </w:r>
      <w:r w:rsidRPr="002D0D81">
        <w:rPr>
          <w:rFonts w:ascii="宋体" w:hAnsi="宋体" w:hint="eastAsia"/>
        </w:rPr>
        <w:t>），它将输入的N</w:t>
      </w:r>
      <w:r w:rsidRPr="002D0D81">
        <w:rPr>
          <w:rFonts w:ascii="宋体" w:hAnsi="宋体"/>
        </w:rPr>
        <w:t>-1个one-hot词向量</w:t>
      </w:r>
      <w:r w:rsidRPr="002D0D81">
        <w:rPr>
          <w:rFonts w:ascii="宋体" w:hAnsi="宋体" w:hint="eastAsia"/>
        </w:rPr>
        <w:t>，</w:t>
      </w:r>
      <w:r w:rsidRPr="002D0D81">
        <w:rPr>
          <w:rFonts w:ascii="宋体" w:hAnsi="宋体"/>
        </w:rPr>
        <w:t>通过一个共享的D</w:t>
      </w:r>
      <w:r w:rsidRPr="002D0D81">
        <w:rPr>
          <w:rFonts w:ascii="宋体" w:hAnsi="宋体" w:hint="eastAsia"/>
        </w:rPr>
        <w:t>×V的矩阵C，映射为N</w:t>
      </w:r>
      <w:r w:rsidRPr="002D0D81">
        <w:rPr>
          <w:rFonts w:ascii="宋体" w:hAnsi="宋体"/>
        </w:rPr>
        <w:t>-1个分布式词向量</w:t>
      </w:r>
      <w:r w:rsidRPr="002D0D81">
        <w:rPr>
          <w:rFonts w:ascii="宋体" w:hAnsi="宋体" w:hint="eastAsia"/>
        </w:rPr>
        <w:t>（dis</w:t>
      </w:r>
      <w:r w:rsidRPr="002D0D81">
        <w:rPr>
          <w:rFonts w:ascii="宋体" w:hAnsi="宋体"/>
        </w:rPr>
        <w:t>tributed vector</w:t>
      </w:r>
      <w:r w:rsidRPr="002D0D81">
        <w:rPr>
          <w:rFonts w:ascii="宋体" w:hAnsi="宋体" w:hint="eastAsia"/>
        </w:rPr>
        <w:t>）。其中，V是词典的大小，D是e</w:t>
      </w:r>
      <w:r w:rsidRPr="002D0D81">
        <w:rPr>
          <w:rFonts w:ascii="宋体" w:hAnsi="宋体"/>
        </w:rPr>
        <w:t>mbedding向量的维度</w:t>
      </w:r>
      <w:r w:rsidRPr="002D0D81">
        <w:rPr>
          <w:rFonts w:ascii="宋体" w:hAnsi="宋体" w:hint="eastAsia"/>
        </w:rPr>
        <w:t>，</w:t>
      </w:r>
      <w:r w:rsidRPr="002D0D81">
        <w:rPr>
          <w:rFonts w:ascii="宋体" w:hAnsi="宋体"/>
        </w:rPr>
        <w:t>C矩阵中存储了要学习的词向量word vector</w:t>
      </w:r>
      <w:r w:rsidRPr="002D0D81">
        <w:rPr>
          <w:rFonts w:ascii="宋体" w:hAnsi="宋体" w:hint="eastAsia"/>
        </w:rPr>
        <w:t>。</w:t>
      </w:r>
      <w:r w:rsidRPr="002D0D81">
        <w:rPr>
          <w:rFonts w:ascii="宋体" w:hAnsi="宋体"/>
        </w:rPr>
        <w:t>其次是一个简单的前向反馈神经网络g</w:t>
      </w:r>
      <w:r w:rsidRPr="002D0D81">
        <w:rPr>
          <w:rFonts w:ascii="宋体" w:hAnsi="宋体" w:hint="eastAsia"/>
        </w:rPr>
        <w:t>，</w:t>
      </w:r>
      <w:r w:rsidRPr="002D0D81">
        <w:rPr>
          <w:rFonts w:ascii="宋体" w:hAnsi="宋体"/>
        </w:rPr>
        <w:t>它由一个</w:t>
      </w:r>
      <w:r w:rsidRPr="002D0D81">
        <w:rPr>
          <w:rFonts w:ascii="宋体" w:hAnsi="宋体" w:hint="eastAsia"/>
        </w:rPr>
        <w:t>t</w:t>
      </w:r>
      <w:r w:rsidRPr="002D0D81">
        <w:rPr>
          <w:rFonts w:ascii="宋体" w:hAnsi="宋体"/>
        </w:rPr>
        <w:t>anh的隐层和一个</w:t>
      </w:r>
      <w:r w:rsidRPr="002D0D81">
        <w:rPr>
          <w:rFonts w:ascii="宋体" w:hAnsi="宋体" w:hint="eastAsia"/>
        </w:rPr>
        <w:t>s</w:t>
      </w:r>
      <w:r w:rsidRPr="002D0D81">
        <w:rPr>
          <w:rFonts w:ascii="宋体" w:hAnsi="宋体"/>
        </w:rPr>
        <w:t>oftmax的输出层组成</w:t>
      </w:r>
      <w:r w:rsidRPr="002D0D81">
        <w:rPr>
          <w:rFonts w:ascii="宋体" w:hAnsi="宋体" w:hint="eastAsia"/>
        </w:rPr>
        <w:t>。</w:t>
      </w:r>
    </w:p>
    <w:p w14:paraId="6EA12950"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rPr>
        <w:t>通过将embedding层输出的</w:t>
      </w:r>
      <w:r w:rsidRPr="002D0D81">
        <w:rPr>
          <w:rFonts w:ascii="宋体" w:hAnsi="宋体" w:hint="eastAsia"/>
        </w:rPr>
        <w:t>N</w:t>
      </w:r>
      <w:r w:rsidRPr="002D0D81">
        <w:rPr>
          <w:rFonts w:ascii="宋体" w:hAnsi="宋体"/>
        </w:rPr>
        <w:t>-1个词向量映射为一个长度为</w:t>
      </w:r>
      <w:r w:rsidRPr="002D0D81">
        <w:rPr>
          <w:rFonts w:ascii="宋体" w:hAnsi="宋体" w:hint="eastAsia"/>
        </w:rPr>
        <w:t>V的概率分布向量，从而对词典中的Word在输入c</w:t>
      </w:r>
      <w:r w:rsidRPr="002D0D81">
        <w:rPr>
          <w:rFonts w:ascii="宋体" w:hAnsi="宋体"/>
        </w:rPr>
        <w:t>ontext下的条件概率做出预估</w:t>
      </w:r>
      <w:r w:rsidRPr="002D0D81">
        <w:rPr>
          <w:rFonts w:ascii="宋体" w:hAnsi="宋体" w:hint="eastAsia"/>
        </w:rPr>
        <w:t>：</w:t>
      </w:r>
    </w:p>
    <w:p w14:paraId="37BADC1F" w14:textId="77777777" w:rsidR="00AD050D" w:rsidRPr="002D0D81" w:rsidRDefault="00AD050D" w:rsidP="009671BA">
      <w:pPr>
        <w:pStyle w:val="affffa"/>
        <w:spacing w:before="81" w:after="81" w:line="360" w:lineRule="auto"/>
        <w:ind w:firstLine="240"/>
        <w:rPr>
          <w:rFonts w:hAnsi="宋体"/>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e>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t-1</m:t>
                  </m:r>
                </m:sub>
              </m:sSub>
            </m:e>
          </m:d>
          <m:r>
            <m:rPr>
              <m:sty m:val="p"/>
            </m:rPr>
            <w:rPr>
              <w:rFonts w:ascii="Cambria Math" w:hAnsi="Cambria Math"/>
            </w:rPr>
            <m:t>≈</m:t>
          </m:r>
          <m:r>
            <m:rPr>
              <m:sty m:val="p"/>
            </m:rPr>
            <w:rPr>
              <w:rFonts w:ascii="Cambria Math" w:hAnsi="Cambria Math" w:hint="eastAsia"/>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t-n+1</m:t>
                  </m:r>
                </m:sub>
              </m:sSub>
            </m:e>
          </m:d>
          <m:r>
            <m:rPr>
              <m:sty m:val="p"/>
            </m:rPr>
            <w:rPr>
              <w:rFonts w:ascii="Cambria Math" w:hAnsi="Cambria Math"/>
            </w:rPr>
            <m:t>=g(</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,C(</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t-n+1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C(w</m:t>
              </m:r>
            </m:e>
            <m:sub>
              <m:r>
                <m:rPr>
                  <m:sty m:val="p"/>
                </m:rPr>
                <w:rPr>
                  <w:rFonts w:ascii="Cambria Math" w:hAnsi="Cambria Math"/>
                </w:rPr>
                <m:t>t-1</m:t>
              </m:r>
            </m:sub>
          </m:sSub>
          <m:r>
            <m:rPr>
              <m:sty m:val="p"/>
            </m:rPr>
            <w:rPr>
              <w:rFonts w:ascii="Cambria Math" w:hAnsi="Cambria Math"/>
            </w:rPr>
            <m:t>))</m:t>
          </m:r>
        </m:oMath>
      </m:oMathPara>
    </w:p>
    <w:p w14:paraId="169B670F"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然后通过最小化一个正则化损失函数来调整模型的参数</w:t>
      </w:r>
      <m:oMath>
        <m:r>
          <m:rPr>
            <m:sty m:val="p"/>
          </m:rPr>
          <w:rPr>
            <w:rFonts w:ascii="Cambria Math" w:hAnsi="Cambria Math"/>
          </w:rPr>
          <m:t>θ</m:t>
        </m:r>
      </m:oMath>
      <w:r w:rsidRPr="002D0D81">
        <w:rPr>
          <w:rFonts w:ascii="宋体" w:hAnsi="宋体" w:hint="eastAsia"/>
        </w:rPr>
        <w:t>：</w:t>
      </w:r>
    </w:p>
    <w:p w14:paraId="62CD5D19" w14:textId="77777777" w:rsidR="00AD050D" w:rsidRPr="002D0D81" w:rsidRDefault="00AD050D" w:rsidP="009671BA">
      <w:pPr>
        <w:pStyle w:val="affffa"/>
        <w:spacing w:before="81" w:after="81" w:line="360" w:lineRule="auto"/>
        <w:ind w:firstLine="240"/>
        <w:rPr>
          <w:rFonts w:hAnsi="宋体"/>
        </w:rPr>
      </w:pPr>
      <m:oMathPara>
        <m:oMath>
          <m:r>
            <m:rPr>
              <m:sty m:val="p"/>
            </m:rPr>
            <w:rPr>
              <w:rFonts w:ascii="Cambria Math" w:hAnsi="Cambria Math" w:hint="eastAsia"/>
            </w:rPr>
            <m:t>L</m:t>
          </m:r>
          <m:d>
            <m:dPr>
              <m:ctrlPr>
                <w:rPr>
                  <w:rFonts w:ascii="Cambria Math" w:hAnsi="Cambria Math"/>
                </w:rPr>
              </m:ctrlPr>
            </m:dPr>
            <m:e>
              <m:r>
                <m:rPr>
                  <m:sty m:val="p"/>
                </m:rPr>
                <w:rPr>
                  <w:rFonts w:ascii="Cambria Math" w:hAnsi="Cambria Math"/>
                </w:rPr>
                <m:t>θ</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T</m:t>
              </m:r>
            </m:den>
          </m:f>
          <m:nary>
            <m:naryPr>
              <m:chr m:val="∑"/>
              <m:limLoc m:val="undOvr"/>
              <m:supHide m:val="1"/>
              <m:ctrlPr>
                <w:rPr>
                  <w:rFonts w:ascii="Cambria Math" w:hAnsi="Cambria Math"/>
                </w:rPr>
              </m:ctrlPr>
            </m:naryPr>
            <m:sub>
              <m:r>
                <m:rPr>
                  <m:sty m:val="p"/>
                </m:rPr>
                <w:rPr>
                  <w:rFonts w:ascii="Cambria Math" w:hAnsi="Cambria Math"/>
                </w:rPr>
                <m:t>t</m:t>
              </m:r>
            </m:sub>
            <m:sup/>
            <m:e>
              <m:r>
                <m:rPr>
                  <m:sty m:val="p"/>
                </m:rPr>
                <w:rPr>
                  <w:rFonts w:ascii="Cambria Math" w:hAnsi="Cambria Math"/>
                </w:rPr>
                <m:t>logf</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t-n+1</m:t>
                      </m:r>
                    </m:sub>
                  </m:sSub>
                </m:e>
              </m:d>
              <m:r>
                <m:rPr>
                  <m:sty m:val="p"/>
                </m:rPr>
                <w:rPr>
                  <w:rFonts w:ascii="Cambria Math" w:hAnsi="Cambria Math"/>
                </w:rPr>
                <m:t>+R(θ)</m:t>
              </m:r>
            </m:e>
          </m:nary>
        </m:oMath>
      </m:oMathPara>
    </w:p>
    <w:p w14:paraId="7B798030"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其中，模型的参数</w:t>
      </w:r>
      <m:oMath>
        <m:r>
          <m:rPr>
            <m:sty m:val="p"/>
          </m:rPr>
          <w:rPr>
            <w:rFonts w:ascii="Cambria Math" w:hAnsi="Cambria Math"/>
          </w:rPr>
          <m:t>θ</m:t>
        </m:r>
      </m:oMath>
      <w:r w:rsidRPr="002D0D81">
        <w:rPr>
          <w:rFonts w:ascii="宋体" w:hAnsi="宋体" w:hint="eastAsia"/>
        </w:rPr>
        <w:t>包括了em</w:t>
      </w:r>
      <w:r w:rsidRPr="002D0D81">
        <w:rPr>
          <w:rFonts w:ascii="宋体" w:hAnsi="宋体"/>
        </w:rPr>
        <w:t>bedding层</w:t>
      </w:r>
      <w:r w:rsidRPr="002D0D81">
        <w:rPr>
          <w:rFonts w:ascii="宋体" w:hAnsi="宋体" w:hint="eastAsia"/>
        </w:rPr>
        <w:t>矩阵C的元素和前向神经网络模型g的权重。这个模型同时解决了两个模型，一个是统计语言模型里关注的条件概率</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|context)</m:t>
        </m:r>
      </m:oMath>
      <w:r w:rsidRPr="002D0D81">
        <w:rPr>
          <w:rFonts w:ascii="宋体" w:hAnsi="宋体"/>
        </w:rPr>
        <w:t>的计算</w:t>
      </w:r>
      <w:r w:rsidRPr="002D0D81">
        <w:rPr>
          <w:rFonts w:ascii="宋体" w:hAnsi="宋体" w:hint="eastAsia"/>
        </w:rPr>
        <w:t>，</w:t>
      </w:r>
      <w:r w:rsidRPr="002D0D81">
        <w:rPr>
          <w:rFonts w:ascii="宋体" w:hAnsi="宋体"/>
        </w:rPr>
        <w:t>一个是向量空间模型里关注的词向量的表达</w:t>
      </w:r>
      <w:r w:rsidRPr="002D0D81">
        <w:rPr>
          <w:rFonts w:ascii="宋体" w:hAnsi="宋体" w:hint="eastAsia"/>
        </w:rPr>
        <w:t>。</w:t>
      </w:r>
    </w:p>
    <w:p w14:paraId="7F37B828"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rPr>
        <w:t>采用</w:t>
      </w:r>
      <w:r w:rsidRPr="002D0D81">
        <w:rPr>
          <w:rFonts w:ascii="宋体" w:hAnsi="宋体" w:hint="eastAsia"/>
        </w:rPr>
        <w:t>W</w:t>
      </w:r>
      <w:r w:rsidRPr="002D0D81">
        <w:rPr>
          <w:rFonts w:ascii="宋体" w:hAnsi="宋体"/>
        </w:rPr>
        <w:t>ord2Vec计算词向量的过程为</w:t>
      </w:r>
      <w:r w:rsidRPr="002D0D81">
        <w:rPr>
          <w:rFonts w:ascii="宋体" w:hAnsi="宋体" w:hint="eastAsia"/>
        </w:rPr>
        <w:t>：</w:t>
      </w:r>
    </w:p>
    <w:p w14:paraId="17A0C727"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（1）选择语料库文件</w:t>
      </w:r>
    </w:p>
    <w:p w14:paraId="0E04D6F2"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（2）对语料库文件进行切词</w:t>
      </w:r>
    </w:p>
    <w:p w14:paraId="6AB6C918"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（3）对切词后的文件，去除多余的其它字符</w:t>
      </w:r>
    </w:p>
    <w:p w14:paraId="014D8CFE"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（4）将切词整理后的文件输入到W</w:t>
      </w:r>
      <w:r w:rsidRPr="002D0D81">
        <w:rPr>
          <w:rFonts w:ascii="宋体" w:hAnsi="宋体"/>
        </w:rPr>
        <w:t>ord2Vec中进行训练</w:t>
      </w:r>
      <w:r w:rsidRPr="002D0D81">
        <w:rPr>
          <w:rFonts w:ascii="宋体" w:hAnsi="宋体" w:hint="eastAsia"/>
        </w:rPr>
        <w:t>，</w:t>
      </w:r>
      <w:r w:rsidRPr="002D0D81">
        <w:rPr>
          <w:rFonts w:ascii="宋体" w:hAnsi="宋体"/>
        </w:rPr>
        <w:t>得到模型</w:t>
      </w:r>
    </w:p>
    <w:p w14:paraId="172695A3"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（5）装载训练好的模型，利用训练好的模型可以输入Wo</w:t>
      </w:r>
      <w:r w:rsidRPr="002D0D81">
        <w:rPr>
          <w:rFonts w:ascii="宋体" w:hAnsi="宋体"/>
        </w:rPr>
        <w:t>rd</w:t>
      </w:r>
      <w:r w:rsidRPr="002D0D81">
        <w:rPr>
          <w:rFonts w:ascii="宋体" w:hAnsi="宋体" w:hint="eastAsia"/>
        </w:rPr>
        <w:t>，</w:t>
      </w:r>
      <w:r w:rsidRPr="002D0D81">
        <w:rPr>
          <w:rFonts w:ascii="宋体" w:hAnsi="宋体"/>
        </w:rPr>
        <w:t>可以得到词向量</w:t>
      </w:r>
    </w:p>
    <w:p w14:paraId="3E474BE2"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rPr>
        <w:t>从软件</w:t>
      </w:r>
      <w:r w:rsidRPr="002D0D81">
        <w:rPr>
          <w:rFonts w:ascii="宋体" w:hAnsi="宋体" w:hint="eastAsia"/>
        </w:rPr>
        <w:t>需求</w:t>
      </w:r>
      <w:r w:rsidRPr="002D0D81">
        <w:rPr>
          <w:rFonts w:ascii="宋体" w:hAnsi="宋体"/>
        </w:rPr>
        <w:t>规格说明中抽取到的所有</w:t>
      </w:r>
      <w:r w:rsidRPr="002D0D81">
        <w:rPr>
          <w:rFonts w:ascii="宋体" w:hAnsi="宋体" w:hint="eastAsia"/>
        </w:rPr>
        <w:t>软件</w:t>
      </w:r>
      <w:r w:rsidRPr="002D0D81">
        <w:rPr>
          <w:rFonts w:ascii="宋体" w:hAnsi="宋体"/>
        </w:rPr>
        <w:t>需求描述作为</w:t>
      </w:r>
      <w:r w:rsidRPr="002D0D81">
        <w:rPr>
          <w:rFonts w:ascii="宋体" w:hAnsi="宋体" w:hint="eastAsia"/>
        </w:rPr>
        <w:t>原始</w:t>
      </w:r>
      <w:r w:rsidRPr="002D0D81">
        <w:rPr>
          <w:rFonts w:ascii="宋体" w:hAnsi="宋体"/>
        </w:rPr>
        <w:t>语料库文件</w:t>
      </w:r>
      <w:r w:rsidRPr="002D0D81">
        <w:rPr>
          <w:rFonts w:ascii="宋体" w:hAnsi="宋体" w:hint="eastAsia"/>
        </w:rPr>
        <w:t>A.</w:t>
      </w:r>
      <w:r w:rsidRPr="002D0D81">
        <w:rPr>
          <w:rFonts w:ascii="宋体" w:hAnsi="宋体"/>
        </w:rPr>
        <w:t>txt</w:t>
      </w:r>
      <w:r w:rsidRPr="002D0D81">
        <w:rPr>
          <w:rFonts w:ascii="宋体" w:hAnsi="宋体" w:hint="eastAsia"/>
        </w:rPr>
        <w:t>；</w:t>
      </w:r>
    </w:p>
    <w:p w14:paraId="5036EEE3"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使用</w:t>
      </w:r>
      <w:r w:rsidRPr="002D0D81">
        <w:rPr>
          <w:rFonts w:ascii="宋体" w:hAnsi="宋体"/>
        </w:rPr>
        <w:t>JieBa切词将语料库文件切词形成</w:t>
      </w:r>
      <w:r w:rsidRPr="002D0D81">
        <w:rPr>
          <w:rFonts w:ascii="宋体" w:hAnsi="宋体" w:hint="eastAsia"/>
        </w:rPr>
        <w:t>B.</w:t>
      </w:r>
      <w:r w:rsidRPr="002D0D81">
        <w:rPr>
          <w:rFonts w:ascii="宋体" w:hAnsi="宋体"/>
        </w:rPr>
        <w:t>txt</w:t>
      </w:r>
      <w:r w:rsidRPr="002D0D81">
        <w:rPr>
          <w:rFonts w:ascii="宋体" w:hAnsi="宋体" w:hint="eastAsia"/>
        </w:rPr>
        <w:t>，对于B.</w:t>
      </w:r>
      <w:r w:rsidRPr="002D0D81">
        <w:rPr>
          <w:rFonts w:ascii="宋体" w:hAnsi="宋体"/>
        </w:rPr>
        <w:t>txt中的每一行linestr</w:t>
      </w:r>
      <w:r w:rsidRPr="002D0D81">
        <w:rPr>
          <w:rFonts w:ascii="宋体" w:hAnsi="宋体" w:hint="eastAsia"/>
        </w:rPr>
        <w:t>，切词的方法为：</w:t>
      </w:r>
    </w:p>
    <w:p w14:paraId="66774B16"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rPr>
        <w:t>jieba.cut(linestr,cut</w:t>
      </w:r>
      <w:r w:rsidRPr="002D0D81">
        <w:rPr>
          <w:rFonts w:ascii="宋体" w:hAnsi="宋体" w:hint="eastAsia"/>
        </w:rPr>
        <w:t>_</w:t>
      </w:r>
      <w:r w:rsidRPr="002D0D81">
        <w:rPr>
          <w:rFonts w:ascii="宋体" w:hAnsi="宋体"/>
        </w:rPr>
        <w:t>all=True)</w:t>
      </w:r>
    </w:p>
    <w:p w14:paraId="098875EB"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rPr>
        <w:t>从</w:t>
      </w:r>
      <w:r w:rsidRPr="002D0D81">
        <w:rPr>
          <w:rFonts w:ascii="宋体" w:hAnsi="宋体" w:hint="eastAsia"/>
        </w:rPr>
        <w:t>B</w:t>
      </w:r>
      <w:r w:rsidRPr="002D0D81">
        <w:rPr>
          <w:rFonts w:ascii="宋体" w:hAnsi="宋体"/>
        </w:rPr>
        <w:t>.txt文件中去除特殊字符</w:t>
      </w:r>
      <w:r w:rsidRPr="002D0D81">
        <w:rPr>
          <w:rFonts w:ascii="宋体" w:hAnsi="宋体" w:hint="eastAsia"/>
        </w:rPr>
        <w:t>，得到可以训练的语料库文件B</w:t>
      </w:r>
      <w:r w:rsidRPr="002D0D81">
        <w:rPr>
          <w:rFonts w:ascii="宋体" w:hAnsi="宋体"/>
        </w:rPr>
        <w:t>1.txt</w:t>
      </w:r>
      <w:r w:rsidRPr="002D0D81">
        <w:rPr>
          <w:rFonts w:ascii="宋体" w:hAnsi="宋体" w:hint="eastAsia"/>
        </w:rPr>
        <w:t>；</w:t>
      </w:r>
    </w:p>
    <w:p w14:paraId="53207390"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rPr>
        <w:t>对语料库文件</w:t>
      </w:r>
      <w:r w:rsidRPr="002D0D81">
        <w:rPr>
          <w:rFonts w:ascii="宋体" w:hAnsi="宋体" w:hint="eastAsia"/>
        </w:rPr>
        <w:t>B</w:t>
      </w:r>
      <w:r w:rsidRPr="002D0D81">
        <w:rPr>
          <w:rFonts w:ascii="宋体" w:hAnsi="宋体"/>
        </w:rPr>
        <w:t>1.txt进行训练</w:t>
      </w:r>
      <w:r w:rsidRPr="002D0D81">
        <w:rPr>
          <w:rFonts w:ascii="宋体" w:hAnsi="宋体" w:hint="eastAsia"/>
        </w:rPr>
        <w:t>，得到词向量模型文件B</w:t>
      </w:r>
      <w:r w:rsidRPr="002D0D81">
        <w:rPr>
          <w:rFonts w:ascii="宋体" w:hAnsi="宋体"/>
        </w:rPr>
        <w:t>1.bin</w:t>
      </w:r>
      <w:r w:rsidRPr="002D0D81">
        <w:rPr>
          <w:rFonts w:ascii="宋体" w:hAnsi="宋体" w:hint="eastAsia"/>
        </w:rPr>
        <w:t>，</w:t>
      </w:r>
      <w:r w:rsidRPr="002D0D81">
        <w:rPr>
          <w:rFonts w:ascii="宋体" w:hAnsi="宋体"/>
        </w:rPr>
        <w:t>方法如下</w:t>
      </w:r>
      <w:r w:rsidRPr="002D0D81">
        <w:rPr>
          <w:rFonts w:ascii="宋体" w:hAnsi="宋体" w:hint="eastAsia"/>
        </w:rPr>
        <w:t>：</w:t>
      </w:r>
    </w:p>
    <w:p w14:paraId="1EFE4830"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rPr>
        <w:t>word2vec(‘B1.txt’,’B1.bin’,size=20,verbose=True)</w:t>
      </w:r>
    </w:p>
    <w:p w14:paraId="1C2409FE"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rPr>
        <w:t>模型训练</w:t>
      </w:r>
      <w:r w:rsidRPr="002D0D81">
        <w:rPr>
          <w:rFonts w:ascii="宋体" w:hAnsi="宋体" w:hint="eastAsia"/>
        </w:rPr>
        <w:t>的结果为B1</w:t>
      </w:r>
      <w:r w:rsidRPr="002D0D81">
        <w:rPr>
          <w:rFonts w:ascii="宋体" w:hAnsi="宋体"/>
        </w:rPr>
        <w:t>.bin</w:t>
      </w:r>
      <w:r w:rsidRPr="002D0D81">
        <w:rPr>
          <w:rFonts w:ascii="宋体" w:hAnsi="宋体" w:hint="eastAsia"/>
        </w:rPr>
        <w:t>，</w:t>
      </w:r>
      <w:r w:rsidRPr="002D0D81">
        <w:rPr>
          <w:rFonts w:ascii="宋体" w:hAnsi="宋体"/>
        </w:rPr>
        <w:t>要查看该模型所对应出现的词向量</w:t>
      </w:r>
      <w:r w:rsidRPr="002D0D81">
        <w:rPr>
          <w:rFonts w:ascii="宋体" w:hAnsi="宋体" w:hint="eastAsia"/>
        </w:rPr>
        <w:t>，</w:t>
      </w:r>
      <w:r w:rsidRPr="002D0D81">
        <w:rPr>
          <w:rFonts w:ascii="宋体" w:hAnsi="宋体"/>
        </w:rPr>
        <w:t>过程如下</w:t>
      </w:r>
      <w:r w:rsidRPr="002D0D81">
        <w:rPr>
          <w:rFonts w:ascii="宋体" w:hAnsi="宋体" w:hint="eastAsia"/>
        </w:rPr>
        <w:t>：</w:t>
      </w:r>
    </w:p>
    <w:p w14:paraId="2DA023BA"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rPr>
        <w:t>使用load装载训练好的模型</w:t>
      </w:r>
      <w:r w:rsidRPr="002D0D81">
        <w:rPr>
          <w:rFonts w:ascii="宋体" w:hAnsi="宋体" w:hint="eastAsia"/>
        </w:rPr>
        <w:t>m</w:t>
      </w:r>
      <w:r w:rsidRPr="002D0D81">
        <w:rPr>
          <w:rFonts w:ascii="宋体" w:hAnsi="宋体"/>
        </w:rPr>
        <w:t>odel=word2vec.load(‘B1.bin’)</w:t>
      </w:r>
      <w:r w:rsidRPr="002D0D81">
        <w:rPr>
          <w:rFonts w:ascii="宋体" w:hAnsi="宋体" w:hint="eastAsia"/>
        </w:rPr>
        <w:t>，</w:t>
      </w:r>
      <w:r w:rsidRPr="002D0D81">
        <w:rPr>
          <w:rFonts w:ascii="宋体" w:hAnsi="宋体"/>
        </w:rPr>
        <w:t>则model中的词向量表示为</w:t>
      </w:r>
      <w:r w:rsidRPr="002D0D81">
        <w:rPr>
          <w:rFonts w:ascii="宋体" w:hAnsi="宋体" w:hint="eastAsia"/>
        </w:rPr>
        <w:t>m</w:t>
      </w:r>
      <w:r w:rsidRPr="002D0D81">
        <w:rPr>
          <w:rFonts w:ascii="宋体" w:hAnsi="宋体"/>
        </w:rPr>
        <w:t>odel.vectors</w:t>
      </w:r>
      <w:r w:rsidRPr="002D0D81">
        <w:rPr>
          <w:rFonts w:ascii="宋体" w:hAnsi="宋体" w:hint="eastAsia"/>
        </w:rPr>
        <w:t>。</w:t>
      </w:r>
    </w:p>
    <w:p w14:paraId="738750DD"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rPr>
        <w:t>对失效模式数据进行归类时</w:t>
      </w:r>
      <w:r w:rsidRPr="002D0D81">
        <w:rPr>
          <w:rFonts w:ascii="宋体" w:hAnsi="宋体" w:hint="eastAsia"/>
        </w:rPr>
        <w:t>，</w:t>
      </w:r>
      <w:r w:rsidRPr="002D0D81">
        <w:rPr>
          <w:rFonts w:ascii="宋体" w:hAnsi="宋体"/>
        </w:rPr>
        <w:t>涉及到对软件问题描述进行相似性计算</w:t>
      </w:r>
      <w:r w:rsidRPr="002D0D81">
        <w:rPr>
          <w:rFonts w:ascii="宋体" w:hAnsi="宋体" w:hint="eastAsia"/>
        </w:rPr>
        <w:t>，句子相似性计算时，有以下几种方法：</w:t>
      </w:r>
    </w:p>
    <w:p w14:paraId="29361444" w14:textId="77777777" w:rsidR="00AD050D" w:rsidRPr="002D0D81" w:rsidRDefault="00AD050D" w:rsidP="00607083">
      <w:pPr>
        <w:pStyle w:val="affa"/>
        <w:numPr>
          <w:ilvl w:val="0"/>
          <w:numId w:val="41"/>
        </w:numPr>
        <w:spacing w:line="360" w:lineRule="auto"/>
        <w:ind w:firstLineChars="0"/>
        <w:jc w:val="left"/>
        <w:rPr>
          <w:rFonts w:ascii="宋体" w:hAnsi="宋体"/>
        </w:rPr>
      </w:pPr>
      <w:r w:rsidRPr="002D0D81">
        <w:rPr>
          <w:rFonts w:ascii="宋体" w:hAnsi="宋体"/>
        </w:rPr>
        <w:t>编辑距离计算方法</w:t>
      </w:r>
    </w:p>
    <w:p w14:paraId="1AB4306C" w14:textId="77777777" w:rsidR="00AD050D" w:rsidRPr="002D0D81" w:rsidRDefault="00AD050D" w:rsidP="00607083">
      <w:pPr>
        <w:pStyle w:val="affa"/>
        <w:numPr>
          <w:ilvl w:val="0"/>
          <w:numId w:val="41"/>
        </w:numPr>
        <w:spacing w:line="360" w:lineRule="auto"/>
        <w:ind w:firstLineChars="0"/>
        <w:jc w:val="left"/>
        <w:rPr>
          <w:rFonts w:ascii="宋体" w:hAnsi="宋体"/>
        </w:rPr>
      </w:pPr>
      <w:r w:rsidRPr="002D0D81">
        <w:rPr>
          <w:rFonts w:ascii="宋体" w:hAnsi="宋体"/>
        </w:rPr>
        <w:t>杰卡德系数计算</w:t>
      </w:r>
    </w:p>
    <w:p w14:paraId="0DB27029" w14:textId="77777777" w:rsidR="00AD050D" w:rsidRPr="002D0D81" w:rsidRDefault="00AD050D" w:rsidP="00607083">
      <w:pPr>
        <w:pStyle w:val="affa"/>
        <w:numPr>
          <w:ilvl w:val="0"/>
          <w:numId w:val="41"/>
        </w:numPr>
        <w:spacing w:line="360" w:lineRule="auto"/>
        <w:ind w:firstLineChars="0"/>
        <w:jc w:val="left"/>
        <w:rPr>
          <w:rFonts w:ascii="宋体" w:hAnsi="宋体"/>
        </w:rPr>
      </w:pPr>
      <w:r w:rsidRPr="002D0D81">
        <w:rPr>
          <w:rFonts w:ascii="宋体" w:hAnsi="宋体" w:hint="eastAsia"/>
        </w:rPr>
        <w:t>T</w:t>
      </w:r>
      <w:r w:rsidRPr="002D0D81">
        <w:rPr>
          <w:rFonts w:ascii="宋体" w:hAnsi="宋体"/>
        </w:rPr>
        <w:t>F计算</w:t>
      </w:r>
      <w:r w:rsidRPr="002D0D81">
        <w:rPr>
          <w:rFonts w:ascii="宋体" w:hAnsi="宋体" w:hint="eastAsia"/>
        </w:rPr>
        <w:t>：t</w:t>
      </w:r>
      <w:r w:rsidRPr="002D0D81">
        <w:rPr>
          <w:rFonts w:ascii="宋体" w:hAnsi="宋体"/>
        </w:rPr>
        <w:t>erm frequency</w:t>
      </w:r>
      <w:r w:rsidRPr="002D0D81">
        <w:rPr>
          <w:rFonts w:ascii="宋体" w:hAnsi="宋体" w:hint="eastAsia"/>
        </w:rPr>
        <w:t>（词频计算）</w:t>
      </w:r>
    </w:p>
    <w:p w14:paraId="11858EF8" w14:textId="77777777" w:rsidR="00AD050D" w:rsidRPr="002D0D81" w:rsidRDefault="00AD050D" w:rsidP="00607083">
      <w:pPr>
        <w:pStyle w:val="affa"/>
        <w:numPr>
          <w:ilvl w:val="0"/>
          <w:numId w:val="41"/>
        </w:numPr>
        <w:spacing w:line="360" w:lineRule="auto"/>
        <w:ind w:firstLineChars="0"/>
        <w:jc w:val="left"/>
        <w:rPr>
          <w:rFonts w:ascii="宋体" w:hAnsi="宋体"/>
        </w:rPr>
      </w:pPr>
      <w:r w:rsidRPr="002D0D81">
        <w:rPr>
          <w:rFonts w:ascii="宋体" w:hAnsi="宋体" w:hint="eastAsia"/>
        </w:rPr>
        <w:t>T</w:t>
      </w:r>
      <w:r w:rsidRPr="002D0D81">
        <w:rPr>
          <w:rFonts w:ascii="宋体" w:hAnsi="宋体"/>
        </w:rPr>
        <w:t>FIDF计算</w:t>
      </w:r>
      <w:r w:rsidRPr="002D0D81">
        <w:rPr>
          <w:rFonts w:ascii="宋体" w:hAnsi="宋体" w:hint="eastAsia"/>
        </w:rPr>
        <w:t>：I</w:t>
      </w:r>
      <w:r w:rsidRPr="002D0D81">
        <w:rPr>
          <w:rFonts w:ascii="宋体" w:hAnsi="宋体"/>
        </w:rPr>
        <w:t>DF:inverse document frequency</w:t>
      </w:r>
      <w:r w:rsidRPr="002D0D81">
        <w:rPr>
          <w:rFonts w:ascii="宋体" w:hAnsi="宋体" w:hint="eastAsia"/>
        </w:rPr>
        <w:t>（逆文档频率）</w:t>
      </w:r>
    </w:p>
    <w:p w14:paraId="4BCA6ACD" w14:textId="77777777" w:rsidR="00AD050D" w:rsidRPr="002D0D81" w:rsidRDefault="00AD050D" w:rsidP="00607083">
      <w:pPr>
        <w:pStyle w:val="affa"/>
        <w:numPr>
          <w:ilvl w:val="0"/>
          <w:numId w:val="41"/>
        </w:numPr>
        <w:spacing w:line="360" w:lineRule="auto"/>
        <w:ind w:firstLineChars="0"/>
        <w:jc w:val="left"/>
        <w:rPr>
          <w:rFonts w:ascii="宋体" w:hAnsi="宋体"/>
        </w:rPr>
      </w:pPr>
      <w:r w:rsidRPr="002D0D81">
        <w:rPr>
          <w:rFonts w:ascii="宋体" w:hAnsi="宋体"/>
        </w:rPr>
        <w:t>Word2Vec</w:t>
      </w:r>
      <w:r w:rsidRPr="002D0D81">
        <w:rPr>
          <w:rFonts w:ascii="宋体" w:hAnsi="宋体" w:hint="eastAsia"/>
        </w:rPr>
        <w:t>词</w:t>
      </w:r>
      <w:r w:rsidRPr="002D0D81">
        <w:rPr>
          <w:rFonts w:ascii="宋体" w:hAnsi="宋体"/>
        </w:rPr>
        <w:t>向量计算</w:t>
      </w:r>
    </w:p>
    <w:p w14:paraId="2F7028D8"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在本项目中，在</w:t>
      </w:r>
      <w:r w:rsidRPr="002D0D81">
        <w:rPr>
          <w:rFonts w:ascii="宋体" w:hAnsi="宋体"/>
        </w:rPr>
        <w:t>Word2Vec</w:t>
      </w:r>
      <w:r w:rsidRPr="002D0D81">
        <w:rPr>
          <w:rFonts w:ascii="宋体" w:hAnsi="宋体" w:hint="eastAsia"/>
        </w:rPr>
        <w:t>词</w:t>
      </w:r>
      <w:r w:rsidRPr="002D0D81">
        <w:rPr>
          <w:rFonts w:ascii="宋体" w:hAnsi="宋体"/>
        </w:rPr>
        <w:t>向量</w:t>
      </w:r>
      <w:r w:rsidRPr="002D0D81">
        <w:rPr>
          <w:rFonts w:ascii="宋体" w:hAnsi="宋体" w:hint="eastAsia"/>
        </w:rPr>
        <w:t>计算的基础上，利用余弦</w:t>
      </w:r>
      <w:r w:rsidRPr="002D0D81">
        <w:rPr>
          <w:rFonts w:ascii="宋体" w:hAnsi="宋体"/>
        </w:rPr>
        <w:t>计算方法求取软件问题描述的相似性</w:t>
      </w:r>
      <w:r w:rsidRPr="002D0D81">
        <w:rPr>
          <w:rFonts w:ascii="宋体" w:hAnsi="宋体" w:hint="eastAsia"/>
        </w:rPr>
        <w:t>，</w:t>
      </w:r>
      <w:r w:rsidRPr="002D0D81">
        <w:rPr>
          <w:rFonts w:ascii="宋体" w:hAnsi="宋体"/>
        </w:rPr>
        <w:t>设段落a</w:t>
      </w:r>
      <w:r w:rsidRPr="002D0D81">
        <w:rPr>
          <w:rFonts w:ascii="宋体" w:hAnsi="宋体" w:hint="eastAsia"/>
        </w:rPr>
        <w:t>的向量为</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a</m:t>
            </m:r>
          </m:sub>
        </m:sSub>
      </m:oMath>
      <w:r w:rsidRPr="002D0D81">
        <w:rPr>
          <w:rFonts w:ascii="宋体" w:hAnsi="宋体" w:hint="eastAsia"/>
        </w:rPr>
        <w:t>、段落b的向量为</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m:t>
            </m:r>
          </m:sub>
        </m:sSub>
      </m:oMath>
      <w:r w:rsidRPr="002D0D81">
        <w:rPr>
          <w:rFonts w:ascii="宋体" w:hAnsi="宋体" w:hint="eastAsia"/>
        </w:rPr>
        <w:t>,</w:t>
      </w:r>
      <w:r w:rsidRPr="002D0D81">
        <w:rPr>
          <w:rFonts w:ascii="宋体" w:hAnsi="宋体"/>
        </w:rPr>
        <w:t>则</w:t>
      </w:r>
      <w:r w:rsidRPr="002D0D81">
        <w:rPr>
          <w:rFonts w:ascii="宋体" w:hAnsi="宋体" w:hint="eastAsia"/>
        </w:rPr>
        <w:t>a</w:t>
      </w:r>
      <w:r w:rsidRPr="002D0D81">
        <w:rPr>
          <w:rFonts w:ascii="宋体" w:hAnsi="宋体"/>
        </w:rPr>
        <w:t>与</w:t>
      </w:r>
      <w:r w:rsidRPr="002D0D81">
        <w:rPr>
          <w:rFonts w:ascii="宋体" w:hAnsi="宋体" w:hint="eastAsia"/>
        </w:rPr>
        <w:t>b之间的距离定义为：</w:t>
      </w:r>
    </w:p>
    <w:p w14:paraId="7CDBAF4C" w14:textId="77777777" w:rsidR="00AD050D" w:rsidRPr="002D0D81" w:rsidRDefault="00AD050D" w:rsidP="009671BA">
      <w:pPr>
        <w:pStyle w:val="affffa"/>
        <w:spacing w:before="81" w:after="81" w:line="360" w:lineRule="auto"/>
        <w:ind w:firstLine="240"/>
        <w:rPr>
          <w:rFonts w:hAnsi="宋体"/>
        </w:rPr>
      </w:pPr>
      <m:oMathPara>
        <m:oMath>
          <m:r>
            <m:rPr>
              <m:sty m:val="p"/>
            </m:rPr>
            <w:rPr>
              <w:rFonts w:ascii="Cambria Math" w:hAnsi="Cambria Math" w:hint="eastAsia"/>
            </w:rPr>
            <m:t>cos</m:t>
          </m:r>
          <m:r>
            <m:rPr>
              <m:sty m:val="p"/>
            </m:rPr>
            <w:rPr>
              <w:rFonts w:ascii="Cambria Math" w:hAnsi="Cambria Math"/>
            </w:rPr>
            <m:t>θ=</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b</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a</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b</m:t>
                      </m:r>
                    </m:sub>
                  </m:sSub>
                </m:e>
              </m:d>
            </m:den>
          </m:f>
        </m:oMath>
      </m:oMathPara>
    </w:p>
    <w:p w14:paraId="12E0E5BB"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rPr>
        <w:t>如何将</w:t>
      </w:r>
      <w:r w:rsidRPr="002D0D81">
        <w:rPr>
          <w:rFonts w:ascii="宋体" w:hAnsi="宋体" w:hint="eastAsia"/>
        </w:rPr>
        <w:t>需求</w:t>
      </w:r>
      <w:r w:rsidRPr="002D0D81">
        <w:rPr>
          <w:rFonts w:ascii="宋体" w:hAnsi="宋体"/>
        </w:rPr>
        <w:t>描述中所有词的词向量转化为</w:t>
      </w:r>
      <w:r w:rsidRPr="002D0D81">
        <w:rPr>
          <w:rFonts w:ascii="宋体" w:hAnsi="宋体" w:hint="eastAsia"/>
        </w:rPr>
        <w:t>需求</w:t>
      </w:r>
      <w:r w:rsidRPr="002D0D81">
        <w:rPr>
          <w:rFonts w:ascii="宋体" w:hAnsi="宋体"/>
        </w:rPr>
        <w:t>的向量</w:t>
      </w:r>
      <w:r w:rsidRPr="002D0D81">
        <w:rPr>
          <w:rFonts w:ascii="宋体" w:hAnsi="宋体" w:hint="eastAsia"/>
        </w:rPr>
        <w:t>呢？方法是将需求描述中的词向量使用T</w:t>
      </w:r>
      <w:r w:rsidRPr="002D0D81">
        <w:rPr>
          <w:rFonts w:ascii="宋体" w:hAnsi="宋体"/>
        </w:rPr>
        <w:t>FIDF值进行加权平均</w:t>
      </w:r>
      <w:r w:rsidRPr="002D0D81">
        <w:rPr>
          <w:rFonts w:ascii="宋体" w:hAnsi="宋体" w:hint="eastAsia"/>
        </w:rPr>
        <w:t>。需求描述A中由n</w:t>
      </w:r>
      <w:r w:rsidRPr="002D0D81">
        <w:rPr>
          <w:rFonts w:ascii="宋体" w:hAnsi="宋体"/>
        </w:rPr>
        <w:t>个词组成</w:t>
      </w:r>
      <w:r w:rsidRPr="002D0D81">
        <w:rPr>
          <w:rFonts w:ascii="宋体" w:hAnsi="宋体" w:hint="eastAsia"/>
        </w:rPr>
        <w:t>，</w:t>
      </w:r>
      <w:r w:rsidRPr="002D0D81">
        <w:rPr>
          <w:rFonts w:ascii="宋体" w:hAnsi="宋体"/>
        </w:rPr>
        <w:t>词C</w:t>
      </w:r>
      <w:r w:rsidRPr="002D0D81">
        <w:rPr>
          <w:rFonts w:ascii="宋体" w:hAnsi="宋体"/>
          <w:vertAlign w:val="subscript"/>
        </w:rPr>
        <w:t>i</w:t>
      </w:r>
      <w:r w:rsidRPr="002D0D81">
        <w:rPr>
          <w:rFonts w:ascii="宋体" w:hAnsi="宋体"/>
        </w:rPr>
        <w:t>的向量为VC</w:t>
      </w:r>
      <w:r w:rsidRPr="002D0D81">
        <w:rPr>
          <w:rFonts w:ascii="宋体" w:hAnsi="宋体"/>
          <w:vertAlign w:val="subscript"/>
        </w:rPr>
        <w:t>i</w:t>
      </w:r>
      <w:r w:rsidRPr="002D0D81">
        <w:rPr>
          <w:rFonts w:ascii="宋体" w:hAnsi="宋体" w:hint="eastAsia"/>
        </w:rPr>
        <w:t>，</w:t>
      </w:r>
      <w:r w:rsidRPr="002D0D81">
        <w:rPr>
          <w:rFonts w:ascii="宋体" w:hAnsi="宋体"/>
        </w:rPr>
        <w:t>则需求描述段落的向量为</w:t>
      </w:r>
      <w:r w:rsidRPr="002D0D81">
        <w:rPr>
          <w:rFonts w:ascii="宋体" w:hAnsi="宋体" w:hint="eastAsia"/>
        </w:rPr>
        <w:t>：</w:t>
      </w:r>
    </w:p>
    <w:p w14:paraId="58D9F8CB" w14:textId="77777777" w:rsidR="00AD050D" w:rsidRPr="002D0D81" w:rsidRDefault="00AD050D" w:rsidP="009671BA">
      <w:pPr>
        <w:pStyle w:val="affffa"/>
        <w:spacing w:before="81" w:after="81" w:line="360" w:lineRule="auto"/>
        <w:ind w:firstLine="240"/>
        <w:rPr>
          <w:rFonts w:hAnsi="宋体"/>
        </w:rPr>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a</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i=0</m:t>
                  </m:r>
                </m:sub>
                <m:sup>
                  <m:r>
                    <m:rPr>
                      <m:sty m:val="p"/>
                    </m:rPr>
                    <w:rPr>
                      <w:rFonts w:ascii="Cambria Math" w:hAnsi="Cambria Math"/>
                    </w:rPr>
                    <m:t>n-1</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VC</m:t>
                      </m:r>
                    </m:e>
                    <m:sub>
                      <m:r>
                        <m:rPr>
                          <m:sty m:val="p"/>
                        </m:rPr>
                        <w:rPr>
                          <w:rFonts w:ascii="Cambria Math" w:hAnsi="Cambria Math"/>
                        </w:rPr>
                        <m:t>i</m:t>
                      </m:r>
                    </m:sub>
                  </m:sSub>
                </m:e>
              </m:nary>
            </m:num>
            <m:den>
              <m:r>
                <m:rPr>
                  <m:sty m:val="p"/>
                </m:rPr>
                <w:rPr>
                  <w:rFonts w:ascii="Cambria Math" w:hAnsi="Cambria Math"/>
                </w:rPr>
                <m:t>n</m:t>
              </m:r>
            </m:den>
          </m:f>
        </m:oMath>
      </m:oMathPara>
    </w:p>
    <w:p w14:paraId="3D2A76FC"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其中</w:t>
      </w:r>
      <w:r w:rsidRPr="002D0D81">
        <w:rPr>
          <w:rFonts w:ascii="宋体" w:hAnsi="宋体"/>
        </w:rPr>
        <w:t>w</w:t>
      </w:r>
      <w:r w:rsidRPr="002D0D81">
        <w:rPr>
          <w:rFonts w:ascii="宋体" w:hAnsi="宋体"/>
          <w:vertAlign w:val="subscript"/>
        </w:rPr>
        <w:t>i</w:t>
      </w:r>
      <w:r w:rsidRPr="002D0D81">
        <w:rPr>
          <w:rFonts w:ascii="宋体" w:hAnsi="宋体" w:hint="eastAsia"/>
        </w:rPr>
        <w:t>为词的T</w:t>
      </w:r>
      <w:r w:rsidRPr="002D0D81">
        <w:rPr>
          <w:rFonts w:ascii="宋体" w:hAnsi="宋体"/>
        </w:rPr>
        <w:t>FIDF</w:t>
      </w:r>
      <w:r w:rsidRPr="002D0D81">
        <w:rPr>
          <w:rFonts w:ascii="宋体" w:hAnsi="宋体" w:hint="eastAsia"/>
        </w:rPr>
        <w:t>值，T</w:t>
      </w:r>
      <w:r w:rsidRPr="002D0D81">
        <w:rPr>
          <w:rFonts w:ascii="宋体" w:hAnsi="宋体"/>
        </w:rPr>
        <w:t>F称为词频</w:t>
      </w:r>
      <w:r w:rsidRPr="002D0D81">
        <w:rPr>
          <w:rFonts w:ascii="宋体" w:hAnsi="宋体" w:hint="eastAsia"/>
        </w:rPr>
        <w:t>，I</w:t>
      </w:r>
      <w:r w:rsidRPr="002D0D81">
        <w:rPr>
          <w:rFonts w:ascii="宋体" w:hAnsi="宋体"/>
        </w:rPr>
        <w:t>DF称为逆文档词频</w:t>
      </w:r>
      <w:r w:rsidRPr="002D0D81">
        <w:rPr>
          <w:rFonts w:ascii="宋体" w:hAnsi="宋体" w:hint="eastAsia"/>
        </w:rPr>
        <w:t>。</w:t>
      </w:r>
    </w:p>
    <w:p w14:paraId="21238953"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如果一个词很重要，它应该在文中多次出现，于是需要进行词频的统计，但词频统计时，由于一些副词如“的”、“是”、“在”等一类的词对分析语义毫无帮助，这些词被归为停用词（s</w:t>
      </w:r>
      <w:r w:rsidRPr="002D0D81">
        <w:rPr>
          <w:rFonts w:ascii="宋体" w:hAnsi="宋体"/>
        </w:rPr>
        <w:t>top words</w:t>
      </w:r>
      <w:r w:rsidRPr="002D0D81">
        <w:rPr>
          <w:rFonts w:ascii="宋体" w:hAnsi="宋体" w:hint="eastAsia"/>
        </w:rPr>
        <w:t>），把停用词均过滤掉之后，只考虑剩下的有意义的词。这样又会出现一个问题，比如我们可能发现“软件”、“协议”、“串口”这三个词出现的次数一样多。这是否意味着这三个词的重要性一样呢？显然不是如此，因为“软件”是很常见的词，相对而言“协议”和“串口”则更能反映一段文字的重要性。如果这三个词在一段文字中出现的次数一样多，有理由认为，“协议”和“串口”的重要程度要大于“软件”，也就是说在关键词的排序上，“协议”和“串口”应该排在“软件”的前面。所以，我们需要一个重要性调整系数，衡量一个词是不是常见词。</w:t>
      </w:r>
    </w:p>
    <w:p w14:paraId="6B57FE94"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rPr>
        <w:t>如果某个词比较少见</w:t>
      </w:r>
      <w:r w:rsidRPr="002D0D81">
        <w:rPr>
          <w:rFonts w:ascii="宋体" w:hAnsi="宋体" w:hint="eastAsia"/>
        </w:rPr>
        <w:t>，</w:t>
      </w:r>
      <w:r w:rsidRPr="002D0D81">
        <w:rPr>
          <w:rFonts w:ascii="宋体" w:hAnsi="宋体"/>
        </w:rPr>
        <w:t>但它在段落中多次出现</w:t>
      </w:r>
      <w:r w:rsidRPr="002D0D81">
        <w:rPr>
          <w:rFonts w:ascii="宋体" w:hAnsi="宋体" w:hint="eastAsia"/>
        </w:rPr>
        <w:t>，</w:t>
      </w:r>
      <w:r w:rsidRPr="002D0D81">
        <w:rPr>
          <w:rFonts w:ascii="宋体" w:hAnsi="宋体"/>
        </w:rPr>
        <w:t>那么它很可能就反映了这段文字的特性</w:t>
      </w:r>
      <w:r w:rsidRPr="002D0D81">
        <w:rPr>
          <w:rFonts w:ascii="宋体" w:hAnsi="宋体" w:hint="eastAsia"/>
        </w:rPr>
        <w:t>，</w:t>
      </w:r>
      <w:r w:rsidRPr="002D0D81">
        <w:rPr>
          <w:rFonts w:ascii="宋体" w:hAnsi="宋体"/>
        </w:rPr>
        <w:t>这正是我们所需要的关键词</w:t>
      </w:r>
      <w:r w:rsidRPr="002D0D81">
        <w:rPr>
          <w:rFonts w:ascii="宋体" w:hAnsi="宋体" w:hint="eastAsia"/>
        </w:rPr>
        <w:t>。</w:t>
      </w:r>
      <w:r w:rsidRPr="002D0D81">
        <w:rPr>
          <w:rFonts w:ascii="宋体" w:hAnsi="宋体"/>
        </w:rPr>
        <w:t>用统计学表达</w:t>
      </w:r>
      <w:r w:rsidRPr="002D0D81">
        <w:rPr>
          <w:rFonts w:ascii="宋体" w:hAnsi="宋体" w:hint="eastAsia"/>
        </w:rPr>
        <w:t>，</w:t>
      </w:r>
      <w:r w:rsidRPr="002D0D81">
        <w:rPr>
          <w:rFonts w:ascii="宋体" w:hAnsi="宋体"/>
        </w:rPr>
        <w:t>就是在词频的基础上</w:t>
      </w:r>
      <w:r w:rsidRPr="002D0D81">
        <w:rPr>
          <w:rFonts w:ascii="宋体" w:hAnsi="宋体" w:hint="eastAsia"/>
        </w:rPr>
        <w:t>，</w:t>
      </w:r>
      <w:r w:rsidRPr="002D0D81">
        <w:rPr>
          <w:rFonts w:ascii="宋体" w:hAnsi="宋体"/>
        </w:rPr>
        <w:t>要对每个词分配一个</w:t>
      </w:r>
      <w:r w:rsidRPr="002D0D81">
        <w:rPr>
          <w:rFonts w:ascii="宋体" w:hAnsi="宋体" w:hint="eastAsia"/>
        </w:rPr>
        <w:t>“重要性”权重，最常见的词（“的”、“是”、“在”）给予最小的权重，较常见的词（“软件”）给予较小权重，较少见的词（“协议”、“串口”）给予较大的权重，这个权重叫做“逆文档频率”。</w:t>
      </w:r>
    </w:p>
    <w:p w14:paraId="29CE7445"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有了“词频”（T</w:t>
      </w:r>
      <w:r w:rsidRPr="002D0D81">
        <w:rPr>
          <w:rFonts w:ascii="宋体" w:hAnsi="宋体"/>
        </w:rPr>
        <w:t>F</w:t>
      </w:r>
      <w:r w:rsidRPr="002D0D81">
        <w:rPr>
          <w:rFonts w:ascii="宋体" w:hAnsi="宋体" w:hint="eastAsia"/>
        </w:rPr>
        <w:t>）和“逆文档词频”（</w:t>
      </w:r>
      <w:r w:rsidRPr="002D0D81">
        <w:rPr>
          <w:rFonts w:ascii="宋体" w:hAnsi="宋体"/>
        </w:rPr>
        <w:t>IDF</w:t>
      </w:r>
      <w:r w:rsidRPr="002D0D81">
        <w:rPr>
          <w:rFonts w:ascii="宋体" w:hAnsi="宋体" w:hint="eastAsia"/>
        </w:rPr>
        <w:t>）以后，将这两个值相乘，就得到一个词的TFIDF值。当某个词对段落的重要性越大，它的T</w:t>
      </w:r>
      <w:r w:rsidRPr="002D0D81">
        <w:rPr>
          <w:rFonts w:ascii="宋体" w:hAnsi="宋体"/>
        </w:rPr>
        <w:t>FIDF</w:t>
      </w:r>
      <w:r w:rsidRPr="002D0D81">
        <w:rPr>
          <w:rFonts w:ascii="宋体" w:hAnsi="宋体" w:hint="eastAsia"/>
        </w:rPr>
        <w:t>值就越大。</w:t>
      </w:r>
    </w:p>
    <w:p w14:paraId="704F4252" w14:textId="77777777" w:rsidR="00AD050D" w:rsidRPr="002D0D81" w:rsidRDefault="00AD050D" w:rsidP="009671BA">
      <w:pPr>
        <w:pStyle w:val="affffa"/>
        <w:spacing w:before="81" w:after="81" w:line="360" w:lineRule="auto"/>
        <w:ind w:firstLine="240"/>
        <w:rPr>
          <w:rFonts w:hAnsi="宋体"/>
        </w:rPr>
      </w:pPr>
      <m:oMathPara>
        <m:oMath>
          <m:r>
            <m:rPr>
              <m:sty m:val="p"/>
            </m:rPr>
            <w:rPr>
              <w:rFonts w:ascii="Cambria Math" w:hAnsi="Cambria Math"/>
            </w:rPr>
            <m:t>TFIDF=TF</m:t>
          </m:r>
          <m:r>
            <m:rPr>
              <m:sty m:val="p"/>
            </m:rPr>
            <w:rPr>
              <w:rFonts w:ascii="Cambria Math" w:hAnsi="Cambria Math" w:hint="eastAsia"/>
            </w:rPr>
            <m:t>×</m:t>
          </m:r>
          <m:r>
            <m:rPr>
              <m:sty m:val="p"/>
            </m:rPr>
            <w:rPr>
              <w:rFonts w:ascii="Cambria Math" w:hAnsi="Cambria Math"/>
            </w:rPr>
            <m:t>IDF</m:t>
          </m:r>
        </m:oMath>
      </m:oMathPara>
    </w:p>
    <w:p w14:paraId="2BB03A07" w14:textId="77777777" w:rsidR="00AD050D" w:rsidRPr="002D0D81" w:rsidRDefault="00AD050D" w:rsidP="009671BA">
      <w:pPr>
        <w:pStyle w:val="affffa"/>
        <w:spacing w:before="81" w:after="81" w:line="360" w:lineRule="auto"/>
        <w:ind w:firstLine="240"/>
        <w:rPr>
          <w:rFonts w:hAnsi="宋体"/>
        </w:rPr>
      </w:pPr>
      <m:oMathPara>
        <m:oMath>
          <m:r>
            <m:rPr>
              <m:sty m:val="p"/>
            </m:rPr>
            <w:rPr>
              <w:rFonts w:ascii="Cambria Math" w:hAnsi="Cambria Math"/>
            </w:rPr>
            <m:t>TF=</m:t>
          </m:r>
          <m:f>
            <m:fPr>
              <m:ctrlPr>
                <w:rPr>
                  <w:rFonts w:ascii="Cambria Math" w:hAnsi="Cambria Math"/>
                </w:rPr>
              </m:ctrlPr>
            </m:fPr>
            <m:num>
              <m:r>
                <m:rPr>
                  <m:sty m:val="p"/>
                </m:rPr>
                <w:rPr>
                  <w:rFonts w:ascii="Cambria Math" w:hAnsi="Cambria Math"/>
                </w:rPr>
                <m:t>某个词在段落中出现的次数</m:t>
              </m:r>
            </m:num>
            <m:den>
              <m:r>
                <m:rPr>
                  <m:sty m:val="p"/>
                </m:rPr>
                <w:rPr>
                  <w:rFonts w:ascii="Cambria Math" w:hAnsi="Cambria Math"/>
                </w:rPr>
                <m:t>段落中的总词数</m:t>
              </m:r>
            </m:den>
          </m:f>
        </m:oMath>
      </m:oMathPara>
    </w:p>
    <w:p w14:paraId="22AEEA4C" w14:textId="77777777" w:rsidR="00AD050D" w:rsidRPr="002D0D81" w:rsidRDefault="00AD050D" w:rsidP="009671BA">
      <w:pPr>
        <w:pStyle w:val="affffa"/>
        <w:spacing w:before="81" w:after="81" w:line="360" w:lineRule="auto"/>
        <w:ind w:firstLine="240"/>
        <w:rPr>
          <w:rFonts w:hAnsi="宋体"/>
        </w:rPr>
      </w:pPr>
      <m:oMathPara>
        <m:oMath>
          <m:r>
            <m:rPr>
              <m:sty m:val="p"/>
            </m:rPr>
            <w:rPr>
              <w:rFonts w:ascii="Cambria Math" w:hAnsi="Cambria Math"/>
            </w:rPr>
            <m:t>IDF=log⁡(</m:t>
          </m:r>
          <m:f>
            <m:fPr>
              <m:ctrlPr>
                <w:rPr>
                  <w:rFonts w:ascii="Cambria Math" w:hAnsi="Cambria Math"/>
                </w:rPr>
              </m:ctrlPr>
            </m:fPr>
            <m:num>
              <m:r>
                <m:rPr>
                  <m:sty m:val="p"/>
                </m:rPr>
                <w:rPr>
                  <w:rFonts w:ascii="Cambria Math" w:hAnsi="Cambria Math"/>
                </w:rPr>
                <m:t>语料库中的段落总数</m:t>
              </m:r>
            </m:num>
            <m:den>
              <m:r>
                <m:rPr>
                  <m:sty m:val="p"/>
                </m:rPr>
                <w:rPr>
                  <w:rFonts w:ascii="Cambria Math" w:hAnsi="Cambria Math" w:hint="eastAsia"/>
                </w:rPr>
                <m:t>包含</m:t>
              </m:r>
              <m:r>
                <m:rPr>
                  <m:sty m:val="p"/>
                </m:rPr>
                <w:rPr>
                  <w:rFonts w:ascii="Cambria Math" w:hAnsi="Cambria Math"/>
                </w:rPr>
                <m:t>该词的段落数</m:t>
              </m:r>
              <m:r>
                <m:rPr>
                  <m:sty m:val="p"/>
                </m:rPr>
                <w:rPr>
                  <w:rFonts w:ascii="Cambria Math" w:hAnsi="Cambria Math"/>
                </w:rPr>
                <m:t>+1</m:t>
              </m:r>
            </m:den>
          </m:f>
          <m:r>
            <m:rPr>
              <m:sty m:val="p"/>
            </m:rPr>
            <w:rPr>
              <w:rFonts w:ascii="Cambria Math" w:hAnsi="Cambria Math"/>
            </w:rPr>
            <m:t>)</m:t>
          </m:r>
        </m:oMath>
      </m:oMathPara>
    </w:p>
    <w:p w14:paraId="2B5F3197"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如果一个词越常见，那么分母就越大，逆文档频率就越小。从T</w:t>
      </w:r>
      <w:r w:rsidRPr="002D0D81">
        <w:rPr>
          <w:rFonts w:ascii="宋体" w:hAnsi="宋体"/>
        </w:rPr>
        <w:t>FIDF的定义可以看出</w:t>
      </w:r>
      <w:r w:rsidRPr="002D0D81">
        <w:rPr>
          <w:rFonts w:ascii="宋体" w:hAnsi="宋体" w:hint="eastAsia"/>
        </w:rPr>
        <w:t>，T</w:t>
      </w:r>
      <w:r w:rsidRPr="002D0D81">
        <w:rPr>
          <w:rFonts w:ascii="宋体" w:hAnsi="宋体"/>
        </w:rPr>
        <w:t>FIDF与一个词在段落中出现的次数成正比</w:t>
      </w:r>
      <w:r w:rsidRPr="002D0D81">
        <w:rPr>
          <w:rFonts w:ascii="宋体" w:hAnsi="宋体" w:hint="eastAsia"/>
        </w:rPr>
        <w:t>，</w:t>
      </w:r>
      <w:r w:rsidRPr="002D0D81">
        <w:rPr>
          <w:rFonts w:ascii="宋体" w:hAnsi="宋体"/>
        </w:rPr>
        <w:t>与该词在整个语言中出现的次数成反比</w:t>
      </w:r>
      <w:r w:rsidRPr="002D0D81">
        <w:rPr>
          <w:rFonts w:ascii="宋体" w:hAnsi="宋体" w:hint="eastAsia"/>
        </w:rPr>
        <w:t>。</w:t>
      </w:r>
    </w:p>
    <w:p w14:paraId="7DFE285F"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通过需求描述相似性的判断，可以将收集到的已测系统软件需求项，按照相似度聚类，聚类后可以与待测软件需求进行匹配搜索。</w:t>
      </w:r>
    </w:p>
    <w:p w14:paraId="1A5FBF66"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有了词向量与软件需求相似性的计算方法之后，对待测软件就可以进行数据整理和分析归类了，其主要流程如下：</w:t>
      </w:r>
    </w:p>
    <w:p w14:paraId="663E5B55"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（1）从已测的软件需求中采集需求描述信息。</w:t>
      </w:r>
    </w:p>
    <w:p w14:paraId="0142BD53"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w:t>
      </w:r>
      <w:r w:rsidRPr="002D0D81">
        <w:rPr>
          <w:rFonts w:ascii="宋体" w:hAnsi="宋体"/>
        </w:rPr>
        <w:t>2</w:t>
      </w:r>
      <w:r w:rsidRPr="002D0D81">
        <w:rPr>
          <w:rFonts w:ascii="宋体" w:hAnsi="宋体" w:hint="eastAsia"/>
        </w:rPr>
        <w:t>）抽取所有已测软件的软件需求，形成“.</w:t>
      </w:r>
      <w:r w:rsidRPr="002D0D81">
        <w:rPr>
          <w:rFonts w:ascii="宋体" w:hAnsi="宋体"/>
        </w:rPr>
        <w:t>txt</w:t>
      </w:r>
      <w:r w:rsidRPr="002D0D81">
        <w:rPr>
          <w:rFonts w:ascii="宋体" w:hAnsi="宋体" w:hint="eastAsia"/>
        </w:rPr>
        <w:t>”格式的文件C</w:t>
      </w:r>
      <w:r w:rsidRPr="002D0D81">
        <w:rPr>
          <w:rFonts w:ascii="宋体" w:hAnsi="宋体"/>
        </w:rPr>
        <w:t>or</w:t>
      </w:r>
      <w:r w:rsidRPr="002D0D81">
        <w:rPr>
          <w:rFonts w:ascii="宋体" w:hAnsi="宋体" w:hint="eastAsia"/>
        </w:rPr>
        <w:t>p</w:t>
      </w:r>
      <w:r w:rsidRPr="002D0D81">
        <w:rPr>
          <w:rFonts w:ascii="宋体" w:hAnsi="宋体"/>
        </w:rPr>
        <w:t>us.txt</w:t>
      </w:r>
      <w:r w:rsidRPr="002D0D81">
        <w:rPr>
          <w:rFonts w:ascii="宋体" w:hAnsi="宋体" w:hint="eastAsia"/>
        </w:rPr>
        <w:t>，该文件被称为语料库文件。</w:t>
      </w:r>
    </w:p>
    <w:p w14:paraId="7865CCC6"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（3）对语料库文件C</w:t>
      </w:r>
      <w:r w:rsidRPr="002D0D81">
        <w:rPr>
          <w:rFonts w:ascii="宋体" w:hAnsi="宋体"/>
        </w:rPr>
        <w:t>or</w:t>
      </w:r>
      <w:r w:rsidRPr="002D0D81">
        <w:rPr>
          <w:rFonts w:ascii="宋体" w:hAnsi="宋体" w:hint="eastAsia"/>
        </w:rPr>
        <w:t>p</w:t>
      </w:r>
      <w:r w:rsidRPr="002D0D81">
        <w:rPr>
          <w:rFonts w:ascii="宋体" w:hAnsi="宋体"/>
        </w:rPr>
        <w:t>us.txt进行切词</w:t>
      </w:r>
      <w:r w:rsidRPr="002D0D81">
        <w:rPr>
          <w:rFonts w:ascii="宋体" w:hAnsi="宋体" w:hint="eastAsia"/>
        </w:rPr>
        <w:t>，</w:t>
      </w:r>
      <w:r w:rsidRPr="002D0D81">
        <w:rPr>
          <w:rFonts w:ascii="宋体" w:hAnsi="宋体"/>
        </w:rPr>
        <w:t>形成语料库切词文件</w:t>
      </w:r>
      <w:r w:rsidRPr="002D0D81">
        <w:rPr>
          <w:rFonts w:ascii="宋体" w:hAnsi="宋体" w:hint="eastAsia"/>
        </w:rPr>
        <w:t>C</w:t>
      </w:r>
      <w:r w:rsidRPr="002D0D81">
        <w:rPr>
          <w:rFonts w:ascii="宋体" w:hAnsi="宋体"/>
        </w:rPr>
        <w:t>or</w:t>
      </w:r>
      <w:r w:rsidRPr="002D0D81">
        <w:rPr>
          <w:rFonts w:ascii="宋体" w:hAnsi="宋体" w:hint="eastAsia"/>
        </w:rPr>
        <w:t>pus</w:t>
      </w:r>
      <w:r w:rsidRPr="002D0D81">
        <w:rPr>
          <w:rFonts w:ascii="宋体" w:hAnsi="宋体"/>
        </w:rPr>
        <w:t>_cut.txt</w:t>
      </w:r>
      <w:r w:rsidRPr="002D0D81">
        <w:rPr>
          <w:rFonts w:ascii="宋体" w:hAnsi="宋体" w:hint="eastAsia"/>
        </w:rPr>
        <w:t>。</w:t>
      </w:r>
    </w:p>
    <w:p w14:paraId="746DCDE6"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（4）从</w:t>
      </w:r>
      <w:r w:rsidRPr="002D0D81">
        <w:rPr>
          <w:rFonts w:ascii="宋体" w:hAnsi="宋体"/>
        </w:rPr>
        <w:t>语料库切词文件</w:t>
      </w:r>
      <w:r w:rsidRPr="002D0D81">
        <w:rPr>
          <w:rFonts w:ascii="宋体" w:hAnsi="宋体" w:hint="eastAsia"/>
        </w:rPr>
        <w:t>C</w:t>
      </w:r>
      <w:r w:rsidRPr="002D0D81">
        <w:rPr>
          <w:rFonts w:ascii="宋体" w:hAnsi="宋体"/>
        </w:rPr>
        <w:t>or</w:t>
      </w:r>
      <w:r w:rsidRPr="002D0D81">
        <w:rPr>
          <w:rFonts w:ascii="宋体" w:hAnsi="宋体" w:hint="eastAsia"/>
        </w:rPr>
        <w:t>pus</w:t>
      </w:r>
      <w:r w:rsidRPr="002D0D81">
        <w:rPr>
          <w:rFonts w:ascii="宋体" w:hAnsi="宋体"/>
        </w:rPr>
        <w:t>_cut.txt</w:t>
      </w:r>
      <w:r w:rsidRPr="002D0D81">
        <w:rPr>
          <w:rFonts w:ascii="宋体" w:hAnsi="宋体" w:hint="eastAsia"/>
        </w:rPr>
        <w:t>中去除停用词，得到用于进行词向量模型训练的训练语料库文件T</w:t>
      </w:r>
      <w:r w:rsidRPr="002D0D81">
        <w:rPr>
          <w:rFonts w:ascii="宋体" w:hAnsi="宋体"/>
        </w:rPr>
        <w:t>Corpus.txt</w:t>
      </w:r>
      <w:r w:rsidRPr="002D0D81">
        <w:rPr>
          <w:rFonts w:ascii="宋体" w:hAnsi="宋体" w:hint="eastAsia"/>
        </w:rPr>
        <w:t>。</w:t>
      </w:r>
    </w:p>
    <w:p w14:paraId="3380F39B"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w:t>
      </w:r>
      <w:r w:rsidRPr="002D0D81">
        <w:rPr>
          <w:rFonts w:ascii="宋体" w:hAnsi="宋体"/>
        </w:rPr>
        <w:t>5</w:t>
      </w:r>
      <w:r w:rsidRPr="002D0D81">
        <w:rPr>
          <w:rFonts w:ascii="宋体" w:hAnsi="宋体" w:hint="eastAsia"/>
        </w:rPr>
        <w:t>）对训练语料库文件T</w:t>
      </w:r>
      <w:r w:rsidRPr="002D0D81">
        <w:rPr>
          <w:rFonts w:ascii="宋体" w:hAnsi="宋体"/>
        </w:rPr>
        <w:t>Corpus.txt进行Word2Vec词向量模型的学习训练</w:t>
      </w:r>
      <w:r w:rsidRPr="002D0D81">
        <w:rPr>
          <w:rFonts w:ascii="宋体" w:hAnsi="宋体" w:hint="eastAsia"/>
        </w:rPr>
        <w:t>，得到训练成熟的模型Model。</w:t>
      </w:r>
    </w:p>
    <w:p w14:paraId="750E4F4E"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（5）对每一已测软件需求的描述段落Paragraph进行切词，去除停用词，得到软件需求描述的切词文件P</w:t>
      </w:r>
      <w:r w:rsidRPr="002D0D81">
        <w:rPr>
          <w:rFonts w:ascii="宋体" w:hAnsi="宋体"/>
        </w:rPr>
        <w:t>araCut.txt</w:t>
      </w:r>
      <w:r w:rsidRPr="002D0D81">
        <w:rPr>
          <w:rFonts w:ascii="宋体" w:hAnsi="宋体" w:hint="eastAsia"/>
        </w:rPr>
        <w:t>。</w:t>
      </w:r>
    </w:p>
    <w:p w14:paraId="410566E9"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（6）计算切词文件P</w:t>
      </w:r>
      <w:r w:rsidRPr="002D0D81">
        <w:rPr>
          <w:rFonts w:ascii="宋体" w:hAnsi="宋体"/>
        </w:rPr>
        <w:t>araCut.txt每个词的TFIDF值</w:t>
      </w:r>
      <w:r w:rsidRPr="002D0D81">
        <w:rPr>
          <w:rFonts w:ascii="宋体" w:hAnsi="宋体" w:hint="eastAsia"/>
        </w:rPr>
        <w:t>，</w:t>
      </w:r>
      <w:r w:rsidRPr="002D0D81">
        <w:rPr>
          <w:rFonts w:ascii="宋体" w:hAnsi="宋体"/>
        </w:rPr>
        <w:t>对每个</w:t>
      </w:r>
      <w:r w:rsidRPr="002D0D81">
        <w:rPr>
          <w:rFonts w:ascii="宋体" w:hAnsi="宋体" w:hint="eastAsia"/>
        </w:rPr>
        <w:t>软件</w:t>
      </w:r>
      <w:r w:rsidRPr="002D0D81">
        <w:rPr>
          <w:rFonts w:ascii="宋体" w:hAnsi="宋体"/>
        </w:rPr>
        <w:t>需求描述文件</w:t>
      </w:r>
      <w:r w:rsidRPr="002D0D81">
        <w:rPr>
          <w:rFonts w:ascii="宋体" w:hAnsi="宋体" w:hint="eastAsia"/>
        </w:rPr>
        <w:t>P</w:t>
      </w:r>
      <w:r w:rsidRPr="002D0D81">
        <w:rPr>
          <w:rFonts w:ascii="宋体" w:hAnsi="宋体"/>
        </w:rPr>
        <w:t>araCut.txt</w:t>
      </w:r>
      <w:r w:rsidRPr="002D0D81">
        <w:rPr>
          <w:rFonts w:ascii="宋体" w:hAnsi="宋体" w:hint="eastAsia"/>
        </w:rPr>
        <w:t>，</w:t>
      </w:r>
      <w:r w:rsidRPr="002D0D81">
        <w:rPr>
          <w:rFonts w:ascii="宋体" w:hAnsi="宋体"/>
        </w:rPr>
        <w:t>求取其</w:t>
      </w:r>
      <w:r w:rsidRPr="002D0D81">
        <w:rPr>
          <w:rFonts w:hAnsi="宋体"/>
        </w:rPr>
        <w:t>软件需求的</w:t>
      </w:r>
      <w:r w:rsidRPr="002D0D81">
        <w:rPr>
          <w:rFonts w:ascii="宋体" w:hAnsi="宋体"/>
        </w:rPr>
        <w:t>向量ParaVec</w:t>
      </w:r>
      <w:r w:rsidRPr="002D0D81">
        <w:rPr>
          <w:rFonts w:ascii="宋体" w:hAnsi="宋体" w:hint="eastAsia"/>
        </w:rPr>
        <w:t>。</w:t>
      </w:r>
    </w:p>
    <w:p w14:paraId="0749D0FD"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（7）对</w:t>
      </w:r>
      <w:r w:rsidRPr="002D0D81">
        <w:rPr>
          <w:rFonts w:hAnsi="宋体"/>
        </w:rPr>
        <w:t>软件需求的</w:t>
      </w:r>
      <w:r w:rsidRPr="002D0D81">
        <w:rPr>
          <w:rFonts w:ascii="宋体" w:hAnsi="宋体"/>
        </w:rPr>
        <w:t>向量ParaVec进行聚类</w:t>
      </w:r>
      <w:r w:rsidRPr="002D0D81">
        <w:rPr>
          <w:rFonts w:ascii="宋体" w:hAnsi="宋体" w:hint="eastAsia"/>
        </w:rPr>
        <w:t>，</w:t>
      </w:r>
      <w:r w:rsidRPr="002D0D81">
        <w:rPr>
          <w:rFonts w:ascii="宋体" w:hAnsi="宋体"/>
        </w:rPr>
        <w:t>每一类为ParaVecC</w:t>
      </w:r>
      <w:r w:rsidRPr="002D0D81">
        <w:rPr>
          <w:rFonts w:ascii="宋体" w:hAnsi="宋体" w:hint="eastAsia"/>
        </w:rPr>
        <w:t>。</w:t>
      </w:r>
    </w:p>
    <w:p w14:paraId="35E3334E" w14:textId="77777777" w:rsidR="00AD050D" w:rsidRPr="002D0D81" w:rsidRDefault="00AD050D" w:rsidP="009671BA">
      <w:pPr>
        <w:pStyle w:val="affa"/>
        <w:spacing w:line="360" w:lineRule="auto"/>
        <w:ind w:firstLine="480"/>
        <w:jc w:val="left"/>
        <w:rPr>
          <w:rFonts w:ascii="宋体" w:hAnsi="宋体"/>
        </w:rPr>
      </w:pPr>
      <w:r w:rsidRPr="002D0D81">
        <w:rPr>
          <w:rFonts w:ascii="宋体" w:hAnsi="宋体" w:hint="eastAsia"/>
        </w:rPr>
        <w:t>（8）对于新的待测软件需求，计算该软件需求的词向量值，使用K</w:t>
      </w:r>
      <w:r w:rsidRPr="002D0D81">
        <w:rPr>
          <w:rFonts w:ascii="宋体" w:hAnsi="宋体"/>
        </w:rPr>
        <w:t>NN算法进行归类</w:t>
      </w:r>
      <w:r w:rsidRPr="002D0D81">
        <w:rPr>
          <w:rFonts w:ascii="宋体" w:hAnsi="宋体" w:hint="eastAsia"/>
        </w:rPr>
        <w:t>。</w:t>
      </w:r>
    </w:p>
    <w:p w14:paraId="6834166B" w14:textId="77777777" w:rsidR="00AD050D" w:rsidRPr="002D0D81" w:rsidRDefault="00AD050D" w:rsidP="009671BA">
      <w:pPr>
        <w:pStyle w:val="affa"/>
        <w:spacing w:line="360" w:lineRule="auto"/>
        <w:ind w:firstLine="480"/>
        <w:jc w:val="left"/>
      </w:pPr>
      <w:r w:rsidRPr="002D0D81">
        <w:rPr>
          <w:rFonts w:ascii="宋体" w:hAnsi="宋体" w:hint="eastAsia"/>
        </w:rPr>
        <w:t>（9）对于归入某一类的软件需求，搜索查找该需求对应的测试用例进行测试用例推荐。</w:t>
      </w:r>
    </w:p>
    <w:p w14:paraId="314CF3F8" w14:textId="77777777" w:rsidR="00AD050D" w:rsidRDefault="00AD050D" w:rsidP="00E04974">
      <w:pPr>
        <w:pStyle w:val="10"/>
      </w:pPr>
      <w:r>
        <w:rPr>
          <w:rFonts w:hint="eastAsia"/>
        </w:rPr>
        <w:t>云</w:t>
      </w:r>
      <w:r>
        <w:t>测平台与测试工具的经验与技术积累</w:t>
      </w:r>
    </w:p>
    <w:p w14:paraId="7038368D" w14:textId="77777777" w:rsidR="00AD050D" w:rsidRDefault="00AD050D" w:rsidP="00865341">
      <w:pPr>
        <w:pStyle w:val="affa"/>
        <w:spacing w:line="360" w:lineRule="auto"/>
        <w:ind w:firstLine="480"/>
        <w:jc w:val="left"/>
        <w:rPr>
          <w:rFonts w:ascii="宋体" w:hAnsi="宋体"/>
        </w:rPr>
      </w:pPr>
      <w:commentRangeStart w:id="96"/>
      <w:r>
        <w:rPr>
          <w:rFonts w:ascii="宋体" w:hAnsi="宋体"/>
        </w:rPr>
        <w:t>北京旋极信息技术有限公司从XX年开始就从事软件测试工具</w:t>
      </w:r>
      <w:r>
        <w:rPr>
          <w:rFonts w:ascii="宋体" w:hAnsi="宋体" w:hint="eastAsia"/>
        </w:rPr>
        <w:t>、云平台、大数据、人工智能系统等相关的研发工作，拥有XX</w:t>
      </w:r>
      <w:r>
        <w:rPr>
          <w:rFonts w:ascii="宋体" w:hAnsi="宋体"/>
        </w:rPr>
        <w:t>项发明专利</w:t>
      </w:r>
      <w:r>
        <w:rPr>
          <w:rFonts w:ascii="宋体" w:hAnsi="宋体" w:hint="eastAsia"/>
        </w:rPr>
        <w:t>、</w:t>
      </w:r>
      <w:r>
        <w:rPr>
          <w:rFonts w:ascii="宋体" w:hAnsi="宋体"/>
        </w:rPr>
        <w:t>XX项软件著作权</w:t>
      </w:r>
      <w:r>
        <w:rPr>
          <w:rFonts w:ascii="宋体" w:hAnsi="宋体" w:hint="eastAsia"/>
        </w:rPr>
        <w:t>，</w:t>
      </w:r>
      <w:r>
        <w:rPr>
          <w:rFonts w:ascii="宋体" w:hAnsi="宋体"/>
        </w:rPr>
        <w:t>建立有CNAS软件测评实验室</w:t>
      </w:r>
      <w:r>
        <w:rPr>
          <w:rFonts w:ascii="宋体" w:hAnsi="宋体" w:hint="eastAsia"/>
        </w:rPr>
        <w:t>，</w:t>
      </w:r>
      <w:r>
        <w:rPr>
          <w:rFonts w:ascii="宋体" w:hAnsi="宋体"/>
        </w:rPr>
        <w:t>开展有XXXX、</w:t>
      </w:r>
      <w:r>
        <w:rPr>
          <w:rFonts w:ascii="宋体" w:hAnsi="宋体" w:hint="eastAsia"/>
        </w:rPr>
        <w:t>、、</w:t>
      </w:r>
      <w:r>
        <w:rPr>
          <w:rFonts w:ascii="宋体" w:hAnsi="宋体"/>
        </w:rPr>
        <w:t>XXXX、等软件测试工作</w:t>
      </w:r>
      <w:r>
        <w:rPr>
          <w:rFonts w:ascii="宋体" w:hAnsi="宋体" w:hint="eastAsia"/>
        </w:rPr>
        <w:t>，</w:t>
      </w:r>
      <w:r>
        <w:rPr>
          <w:rFonts w:ascii="宋体" w:hAnsi="宋体"/>
        </w:rPr>
        <w:t>现将典型的研发经验与技术积累介绍如下</w:t>
      </w:r>
      <w:r>
        <w:rPr>
          <w:rFonts w:ascii="宋体" w:hAnsi="宋体" w:hint="eastAsia"/>
        </w:rPr>
        <w:t>：</w:t>
      </w:r>
    </w:p>
    <w:p w14:paraId="3791A7AC" w14:textId="77777777" w:rsidR="00AD050D" w:rsidRPr="00AA6508" w:rsidRDefault="00AD050D" w:rsidP="00865341">
      <w:pPr>
        <w:pStyle w:val="affa"/>
        <w:spacing w:line="360" w:lineRule="auto"/>
        <w:ind w:firstLine="480"/>
        <w:jc w:val="left"/>
        <w:rPr>
          <w:rFonts w:ascii="宋体" w:hAnsi="宋体"/>
          <w:i/>
          <w:color w:val="FF0000"/>
        </w:rPr>
      </w:pPr>
      <w:r w:rsidRPr="00AA6508">
        <w:rPr>
          <w:rFonts w:ascii="宋体" w:hAnsi="宋体"/>
          <w:i/>
          <w:color w:val="FF0000"/>
        </w:rPr>
        <w:t>这部分</w:t>
      </w:r>
      <w:r>
        <w:rPr>
          <w:rFonts w:ascii="宋体" w:hAnsi="宋体"/>
          <w:i/>
          <w:color w:val="FF0000"/>
        </w:rPr>
        <w:t>旋极信息提供</w:t>
      </w:r>
      <w:commentRangeEnd w:id="96"/>
      <w:r>
        <w:rPr>
          <w:rStyle w:val="affff0"/>
          <w:rFonts w:ascii="宋体" w:hAnsi="宋体" w:cs="宋体"/>
          <w:kern w:val="0"/>
        </w:rPr>
        <w:commentReference w:id="96"/>
      </w:r>
    </w:p>
    <w:p w14:paraId="69DA536A" w14:textId="77777777" w:rsidR="00AD050D" w:rsidRDefault="00AD050D" w:rsidP="00C32EA3">
      <w:pPr>
        <w:pStyle w:val="2"/>
        <w:ind w:left="425"/>
      </w:pPr>
      <w:r>
        <w:rPr>
          <w:rFonts w:hint="eastAsia"/>
        </w:rPr>
        <w:t>软件测试工具的研发案例介绍</w:t>
      </w:r>
    </w:p>
    <w:p w14:paraId="77BEF2DB" w14:textId="77777777" w:rsidR="00AD050D" w:rsidRPr="008E3424" w:rsidRDefault="00AD050D" w:rsidP="009A36D1">
      <w:pPr>
        <w:pStyle w:val="affa"/>
        <w:spacing w:line="360" w:lineRule="auto"/>
        <w:ind w:firstLine="480"/>
        <w:jc w:val="left"/>
        <w:rPr>
          <w:color w:val="FF0000"/>
        </w:rPr>
      </w:pPr>
      <w:r w:rsidRPr="008E3424">
        <w:rPr>
          <w:rFonts w:hint="eastAsia"/>
          <w:color w:val="FF0000"/>
        </w:rPr>
        <w:t>介绍所开发的软件测试工具，什么时候开发的，取得了什么成果，卖给了谁，相关证书等。工具大体的介绍</w:t>
      </w:r>
    </w:p>
    <w:p w14:paraId="7377A43B" w14:textId="77777777" w:rsidR="00AD050D" w:rsidRDefault="00AD050D" w:rsidP="00C32EA3">
      <w:pPr>
        <w:pStyle w:val="2"/>
        <w:ind w:left="425"/>
      </w:pPr>
      <w:r>
        <w:rPr>
          <w:rFonts w:hint="eastAsia"/>
        </w:rPr>
        <w:t>私有云平台的研发案例介绍</w:t>
      </w:r>
    </w:p>
    <w:p w14:paraId="4FE46232" w14:textId="77777777" w:rsidR="00AD050D" w:rsidRPr="009A36D1" w:rsidRDefault="00AD050D" w:rsidP="009A36D1"/>
    <w:p w14:paraId="0797EE43" w14:textId="77777777" w:rsidR="00AD050D" w:rsidRDefault="00AD050D" w:rsidP="009A36D1">
      <w:pPr>
        <w:pStyle w:val="2"/>
        <w:ind w:left="425"/>
      </w:pPr>
      <w:r>
        <w:rPr>
          <w:rFonts w:hint="eastAsia"/>
        </w:rPr>
        <w:t>大数据的研发案例介绍</w:t>
      </w:r>
    </w:p>
    <w:p w14:paraId="6A9C2880" w14:textId="77777777" w:rsidR="00AD050D" w:rsidRPr="009A36D1" w:rsidRDefault="00AD050D" w:rsidP="009A36D1"/>
    <w:p w14:paraId="03CA9E21" w14:textId="77777777" w:rsidR="00AD050D" w:rsidRDefault="00AD050D" w:rsidP="009A36D1">
      <w:pPr>
        <w:pStyle w:val="2"/>
        <w:ind w:left="425"/>
      </w:pPr>
      <w:r>
        <w:rPr>
          <w:rFonts w:hint="eastAsia"/>
        </w:rPr>
        <w:t>CNAS软件测评实验室建设案例</w:t>
      </w:r>
    </w:p>
    <w:p w14:paraId="0F21137C" w14:textId="77777777" w:rsidR="00AD050D" w:rsidRPr="008E3424" w:rsidRDefault="00AD050D" w:rsidP="008E3424">
      <w:pPr>
        <w:pStyle w:val="affa"/>
        <w:spacing w:line="360" w:lineRule="auto"/>
        <w:ind w:firstLine="480"/>
        <w:jc w:val="left"/>
        <w:rPr>
          <w:color w:val="FF0000"/>
        </w:rPr>
      </w:pPr>
      <w:r w:rsidRPr="008E3424">
        <w:rPr>
          <w:color w:val="FF0000"/>
        </w:rPr>
        <w:t>自己的软件测评实验室介绍</w:t>
      </w:r>
      <w:r w:rsidRPr="008E3424">
        <w:rPr>
          <w:rFonts w:hint="eastAsia"/>
          <w:color w:val="FF0000"/>
        </w:rPr>
        <w:t>：</w:t>
      </w:r>
      <w:r w:rsidRPr="008E3424">
        <w:rPr>
          <w:color w:val="FF0000"/>
        </w:rPr>
        <w:t>成立时间</w:t>
      </w:r>
      <w:r w:rsidRPr="008E3424">
        <w:rPr>
          <w:rFonts w:hint="eastAsia"/>
          <w:color w:val="FF0000"/>
        </w:rPr>
        <w:t>、</w:t>
      </w:r>
      <w:r w:rsidRPr="008E3424">
        <w:rPr>
          <w:color w:val="FF0000"/>
        </w:rPr>
        <w:t>人员多少</w:t>
      </w:r>
      <w:r w:rsidRPr="008E3424">
        <w:rPr>
          <w:rFonts w:hint="eastAsia"/>
          <w:color w:val="FF0000"/>
        </w:rPr>
        <w:t>、</w:t>
      </w:r>
      <w:r w:rsidRPr="008E3424">
        <w:rPr>
          <w:color w:val="FF0000"/>
        </w:rPr>
        <w:t>所建立体系组成</w:t>
      </w:r>
      <w:r w:rsidRPr="008E3424">
        <w:rPr>
          <w:rFonts w:hint="eastAsia"/>
          <w:color w:val="FF0000"/>
        </w:rPr>
        <w:t>，</w:t>
      </w:r>
      <w:r w:rsidRPr="008E3424">
        <w:rPr>
          <w:color w:val="FF0000"/>
        </w:rPr>
        <w:t>经营模式</w:t>
      </w:r>
      <w:r w:rsidRPr="008E3424">
        <w:rPr>
          <w:rFonts w:hint="eastAsia"/>
          <w:color w:val="FF0000"/>
        </w:rPr>
        <w:t>。</w:t>
      </w:r>
    </w:p>
    <w:p w14:paraId="02F53812" w14:textId="77777777" w:rsidR="00AD050D" w:rsidRDefault="00AD050D" w:rsidP="009A36D1">
      <w:pPr>
        <w:pStyle w:val="2"/>
        <w:ind w:left="425"/>
      </w:pPr>
      <w:r>
        <w:rPr>
          <w:rFonts w:hint="eastAsia"/>
        </w:rPr>
        <w:t>软件测试案例介绍</w:t>
      </w:r>
    </w:p>
    <w:p w14:paraId="1474AA9D" w14:textId="77777777" w:rsidR="00AD050D" w:rsidRPr="008E3424" w:rsidRDefault="00AD050D" w:rsidP="00865341">
      <w:pPr>
        <w:pStyle w:val="affa"/>
        <w:spacing w:line="360" w:lineRule="auto"/>
        <w:ind w:firstLine="480"/>
        <w:jc w:val="left"/>
        <w:rPr>
          <w:color w:val="FF0000"/>
        </w:rPr>
      </w:pPr>
      <w:r w:rsidRPr="008E3424">
        <w:rPr>
          <w:color w:val="FF0000"/>
        </w:rPr>
        <w:t>做过</w:t>
      </w:r>
      <w:r>
        <w:rPr>
          <w:color w:val="FF0000"/>
        </w:rPr>
        <w:t>哪些测试</w:t>
      </w:r>
      <w:r>
        <w:rPr>
          <w:rFonts w:hint="eastAsia"/>
          <w:color w:val="FF0000"/>
        </w:rPr>
        <w:t>，</w:t>
      </w:r>
      <w:r>
        <w:rPr>
          <w:color w:val="FF0000"/>
        </w:rPr>
        <w:t>测试的基本情况介绍</w:t>
      </w:r>
      <w:r>
        <w:rPr>
          <w:rFonts w:hint="eastAsia"/>
          <w:color w:val="FF0000"/>
        </w:rPr>
        <w:t>，</w:t>
      </w:r>
      <w:r>
        <w:rPr>
          <w:color w:val="FF0000"/>
        </w:rPr>
        <w:t>被测软件特征</w:t>
      </w:r>
      <w:r>
        <w:rPr>
          <w:rFonts w:hint="eastAsia"/>
          <w:color w:val="FF0000"/>
        </w:rPr>
        <w:t>，取得的效果等。</w:t>
      </w:r>
    </w:p>
    <w:p w14:paraId="5AC1F29F" w14:textId="77777777" w:rsidR="00AD050D" w:rsidRDefault="00AD050D" w:rsidP="00E04974">
      <w:pPr>
        <w:pStyle w:val="10"/>
      </w:pPr>
      <w:r>
        <w:rPr>
          <w:rFonts w:hint="eastAsia"/>
        </w:rPr>
        <w:t>测试工具选型与设计</w:t>
      </w:r>
    </w:p>
    <w:p w14:paraId="5D85A756" w14:textId="77777777" w:rsidR="00AD050D" w:rsidRDefault="00AD050D" w:rsidP="00CF4B1A">
      <w:pPr>
        <w:pStyle w:val="2"/>
        <w:ind w:left="425"/>
      </w:pPr>
      <w:r>
        <w:rPr>
          <w:rFonts w:hint="eastAsia"/>
        </w:rPr>
        <w:t>测试工具的分类</w:t>
      </w:r>
    </w:p>
    <w:p w14:paraId="6B716575" w14:textId="77777777" w:rsidR="00AD050D" w:rsidRDefault="00AD050D" w:rsidP="00865341">
      <w:pPr>
        <w:pStyle w:val="affa"/>
        <w:spacing w:line="360" w:lineRule="auto"/>
        <w:ind w:firstLine="480"/>
        <w:jc w:val="left"/>
      </w:pPr>
      <w:r>
        <w:t>根据业主单位对软件测试工具的需求</w:t>
      </w:r>
      <w:r>
        <w:rPr>
          <w:rFonts w:hint="eastAsia"/>
        </w:rPr>
        <w:t>，</w:t>
      </w:r>
      <w:r>
        <w:t>软件测试工具分为白盒测试工具</w:t>
      </w:r>
      <w:r>
        <w:rPr>
          <w:rFonts w:hint="eastAsia"/>
        </w:rPr>
        <w:t>、</w:t>
      </w:r>
      <w:r>
        <w:t>黑盒测试工具</w:t>
      </w:r>
      <w:r>
        <w:rPr>
          <w:rFonts w:hint="eastAsia"/>
        </w:rPr>
        <w:t>、灰盒测试、测试设计工具</w:t>
      </w:r>
      <w:r>
        <w:rPr>
          <w:rFonts w:hint="eastAsia"/>
        </w:rPr>
        <w:t>4</w:t>
      </w:r>
      <w:r>
        <w:rPr>
          <w:rFonts w:hint="eastAsia"/>
        </w:rPr>
        <w:t>大类共</w:t>
      </w:r>
      <w:r>
        <w:t>9</w:t>
      </w:r>
      <w:r>
        <w:t>种</w:t>
      </w:r>
      <w:r>
        <w:rPr>
          <w:rFonts w:hint="eastAsia"/>
        </w:rPr>
        <w:t>，如下图</w:t>
      </w:r>
      <w:r>
        <w:rPr>
          <w:color w:val="FF0000"/>
        </w:rPr>
        <w:t>8-1</w:t>
      </w:r>
      <w:r>
        <w:t>所示</w:t>
      </w:r>
      <w:r>
        <w:rPr>
          <w:rFonts w:hint="eastAsia"/>
        </w:rPr>
        <w:t>。</w:t>
      </w:r>
    </w:p>
    <w:p w14:paraId="784E23D3" w14:textId="77777777" w:rsidR="00AD050D" w:rsidRDefault="00AD050D" w:rsidP="000E73DF">
      <w:pPr>
        <w:pStyle w:val="affa"/>
        <w:spacing w:line="360" w:lineRule="auto"/>
        <w:ind w:firstLine="480"/>
        <w:jc w:val="left"/>
        <w:rPr>
          <w:i/>
          <w:color w:val="FF0000"/>
        </w:rPr>
      </w:pPr>
      <w:r>
        <w:rPr>
          <w:rFonts w:hint="eastAsia"/>
          <w:i/>
          <w:noProof/>
          <w:color w:val="FF0000"/>
        </w:rPr>
        <w:drawing>
          <wp:inline distT="0" distB="0" distL="0" distR="0" wp14:anchorId="08642077" wp14:editId="043E33BA">
            <wp:extent cx="5029200" cy="31497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31745" cy="3151388"/>
                    </a:xfrm>
                    <a:prstGeom prst="rect">
                      <a:avLst/>
                    </a:prstGeom>
                    <a:noFill/>
                    <a:ln>
                      <a:noFill/>
                    </a:ln>
                  </pic:spPr>
                </pic:pic>
              </a:graphicData>
            </a:graphic>
          </wp:inline>
        </w:drawing>
      </w:r>
    </w:p>
    <w:p w14:paraId="68C14C43" w14:textId="77777777" w:rsidR="00AD050D" w:rsidRPr="00183F5E" w:rsidRDefault="00AD050D" w:rsidP="000E73DF">
      <w:pPr>
        <w:pStyle w:val="affa"/>
        <w:spacing w:line="360" w:lineRule="auto"/>
        <w:ind w:firstLine="440"/>
        <w:jc w:val="center"/>
        <w:rPr>
          <w:sz w:val="22"/>
        </w:rPr>
      </w:pPr>
      <w:r w:rsidRPr="00183F5E">
        <w:rPr>
          <w:rFonts w:hint="eastAsia"/>
          <w:sz w:val="22"/>
        </w:rPr>
        <w:t>图</w:t>
      </w:r>
      <w:r>
        <w:rPr>
          <w:sz w:val="22"/>
        </w:rPr>
        <w:t>8</w:t>
      </w:r>
      <w:r w:rsidRPr="00183F5E">
        <w:rPr>
          <w:rFonts w:hint="eastAsia"/>
          <w:sz w:val="22"/>
        </w:rPr>
        <w:t>-1</w:t>
      </w:r>
      <w:r w:rsidRPr="00183F5E">
        <w:rPr>
          <w:sz w:val="22"/>
        </w:rPr>
        <w:t xml:space="preserve"> </w:t>
      </w:r>
      <w:r w:rsidRPr="00183F5E">
        <w:rPr>
          <w:rFonts w:hint="eastAsia"/>
          <w:sz w:val="22"/>
        </w:rPr>
        <w:t>测试工具的分类</w:t>
      </w:r>
    </w:p>
    <w:p w14:paraId="5A9794DC" w14:textId="77777777" w:rsidR="00AD050D" w:rsidRDefault="00AD050D" w:rsidP="00865341">
      <w:pPr>
        <w:pStyle w:val="affa"/>
        <w:spacing w:line="360" w:lineRule="auto"/>
        <w:ind w:firstLine="480"/>
        <w:jc w:val="left"/>
      </w:pPr>
      <w:r>
        <w:rPr>
          <w:rFonts w:hint="eastAsia"/>
        </w:rPr>
        <w:t>（</w:t>
      </w:r>
      <w:r>
        <w:rPr>
          <w:rFonts w:hint="eastAsia"/>
        </w:rPr>
        <w:t>1</w:t>
      </w:r>
      <w:r>
        <w:rPr>
          <w:rFonts w:hint="eastAsia"/>
        </w:rPr>
        <w:t>）白盒测试工具</w:t>
      </w:r>
    </w:p>
    <w:p w14:paraId="043692B1" w14:textId="77777777" w:rsidR="00AD050D" w:rsidRDefault="00AD050D" w:rsidP="00865341">
      <w:pPr>
        <w:pStyle w:val="affa"/>
        <w:spacing w:line="360" w:lineRule="auto"/>
        <w:ind w:firstLine="480"/>
        <w:jc w:val="left"/>
      </w:pPr>
      <w:r>
        <w:rPr>
          <w:rFonts w:hint="eastAsia"/>
        </w:rPr>
        <w:t>该类测试工具必须依赖于分析被测对象的内部结构和编码特征，主要的技术特征是利用代码编码与分析技术，开展软件测试的工作，属于白盒测试的工具为：</w:t>
      </w:r>
    </w:p>
    <w:p w14:paraId="3CA650D1" w14:textId="77777777" w:rsidR="00AD050D" w:rsidRDefault="00AD050D" w:rsidP="00A0727B">
      <w:pPr>
        <w:pStyle w:val="affa"/>
        <w:numPr>
          <w:ilvl w:val="0"/>
          <w:numId w:val="44"/>
        </w:numPr>
        <w:spacing w:line="360" w:lineRule="auto"/>
        <w:ind w:firstLineChars="0"/>
        <w:jc w:val="left"/>
      </w:pPr>
      <w:r>
        <w:rPr>
          <w:rFonts w:hint="eastAsia"/>
        </w:rPr>
        <w:t>软件源代码自动分析工具</w:t>
      </w:r>
    </w:p>
    <w:p w14:paraId="53772476" w14:textId="77777777" w:rsidR="00AD050D" w:rsidRDefault="00AD050D" w:rsidP="00A0727B">
      <w:pPr>
        <w:pStyle w:val="affa"/>
        <w:numPr>
          <w:ilvl w:val="0"/>
          <w:numId w:val="44"/>
        </w:numPr>
        <w:spacing w:line="360" w:lineRule="auto"/>
        <w:ind w:firstLineChars="0"/>
        <w:jc w:val="left"/>
      </w:pPr>
      <w:r>
        <w:t>LDRA Testbed</w:t>
      </w:r>
      <w:r>
        <w:t>测试工具</w:t>
      </w:r>
    </w:p>
    <w:p w14:paraId="1CBEA819" w14:textId="77777777" w:rsidR="00AD050D" w:rsidRDefault="00AD050D" w:rsidP="00A0727B">
      <w:pPr>
        <w:pStyle w:val="affa"/>
        <w:numPr>
          <w:ilvl w:val="0"/>
          <w:numId w:val="44"/>
        </w:numPr>
        <w:spacing w:line="360" w:lineRule="auto"/>
        <w:ind w:firstLineChars="0"/>
        <w:jc w:val="left"/>
      </w:pPr>
      <w:r>
        <w:t>代码质量测试工具</w:t>
      </w:r>
    </w:p>
    <w:p w14:paraId="594389C4" w14:textId="77777777" w:rsidR="00AD050D" w:rsidRDefault="00AD050D" w:rsidP="00A0727B">
      <w:pPr>
        <w:pStyle w:val="affa"/>
        <w:numPr>
          <w:ilvl w:val="0"/>
          <w:numId w:val="44"/>
        </w:numPr>
        <w:spacing w:line="360" w:lineRule="auto"/>
        <w:ind w:firstLineChars="0"/>
        <w:jc w:val="left"/>
      </w:pPr>
      <w:r>
        <w:t>FPGA</w:t>
      </w:r>
      <w:r>
        <w:t>混合仿真验证工具</w:t>
      </w:r>
    </w:p>
    <w:p w14:paraId="0F09175F" w14:textId="77777777" w:rsidR="00AD050D" w:rsidRDefault="00AD050D" w:rsidP="00A0727B">
      <w:pPr>
        <w:pStyle w:val="affa"/>
        <w:numPr>
          <w:ilvl w:val="0"/>
          <w:numId w:val="44"/>
        </w:numPr>
        <w:spacing w:line="360" w:lineRule="auto"/>
        <w:ind w:firstLineChars="0"/>
        <w:jc w:val="left"/>
      </w:pPr>
      <w:r>
        <w:t>数据标准规范检查工具</w:t>
      </w:r>
    </w:p>
    <w:p w14:paraId="6AD251F4" w14:textId="77777777" w:rsidR="00AD050D" w:rsidRDefault="00AD050D" w:rsidP="00A0727B">
      <w:pPr>
        <w:pStyle w:val="affa"/>
        <w:spacing w:line="360" w:lineRule="auto"/>
        <w:ind w:firstLine="480"/>
        <w:jc w:val="left"/>
      </w:pPr>
      <w:r>
        <w:rPr>
          <w:rFonts w:hint="eastAsia"/>
        </w:rPr>
        <w:t>（</w:t>
      </w:r>
      <w:r>
        <w:t>2</w:t>
      </w:r>
      <w:r>
        <w:rPr>
          <w:rFonts w:hint="eastAsia"/>
        </w:rPr>
        <w:t>）黑盒测试工具</w:t>
      </w:r>
    </w:p>
    <w:p w14:paraId="219EF18F" w14:textId="77777777" w:rsidR="00AD050D" w:rsidRPr="00A0727B" w:rsidRDefault="00AD050D" w:rsidP="00A0727B">
      <w:pPr>
        <w:pStyle w:val="affa"/>
        <w:spacing w:line="360" w:lineRule="auto"/>
        <w:ind w:firstLine="480"/>
        <w:jc w:val="left"/>
      </w:pPr>
      <w:r>
        <w:rPr>
          <w:rFonts w:hint="eastAsia"/>
        </w:rPr>
        <w:t>该类测试工具不依赖于对被测对象内部结构特征和编码特征的分析，其主要的技术特征是模拟数据输入到被测系统中，观察被测系统的运行，以判断被测系统的运行情况，被测软件需要全要素动态运行起来，属于黑盒测试工具的为：</w:t>
      </w:r>
    </w:p>
    <w:p w14:paraId="69A5AE6C" w14:textId="77777777" w:rsidR="00AD050D" w:rsidRDefault="00AD050D" w:rsidP="00A0727B">
      <w:pPr>
        <w:pStyle w:val="affa"/>
        <w:numPr>
          <w:ilvl w:val="0"/>
          <w:numId w:val="44"/>
        </w:numPr>
        <w:spacing w:line="360" w:lineRule="auto"/>
        <w:ind w:firstLineChars="0"/>
        <w:jc w:val="left"/>
      </w:pPr>
      <w:r>
        <w:rPr>
          <w:rFonts w:hint="eastAsia"/>
        </w:rPr>
        <w:t>自动化功能测试工具</w:t>
      </w:r>
    </w:p>
    <w:p w14:paraId="14215D46" w14:textId="77777777" w:rsidR="00AD050D" w:rsidRDefault="00AD050D" w:rsidP="00A0727B">
      <w:pPr>
        <w:pStyle w:val="affa"/>
        <w:numPr>
          <w:ilvl w:val="0"/>
          <w:numId w:val="44"/>
        </w:numPr>
        <w:spacing w:line="360" w:lineRule="auto"/>
        <w:ind w:firstLineChars="0"/>
        <w:jc w:val="left"/>
      </w:pPr>
      <w:r>
        <w:t>性能测试工具</w:t>
      </w:r>
    </w:p>
    <w:p w14:paraId="5F03F974" w14:textId="77777777" w:rsidR="00AD050D" w:rsidRDefault="00AD050D" w:rsidP="00A0727B">
      <w:pPr>
        <w:pStyle w:val="affa"/>
        <w:spacing w:line="360" w:lineRule="auto"/>
        <w:ind w:firstLine="480"/>
        <w:jc w:val="left"/>
      </w:pPr>
      <w:r>
        <w:rPr>
          <w:rFonts w:hint="eastAsia"/>
        </w:rPr>
        <w:t>（</w:t>
      </w:r>
      <w:r>
        <w:t>3</w:t>
      </w:r>
      <w:r>
        <w:rPr>
          <w:rFonts w:hint="eastAsia"/>
        </w:rPr>
        <w:t>）灰盒测试工具</w:t>
      </w:r>
    </w:p>
    <w:p w14:paraId="3685CBBB" w14:textId="77777777" w:rsidR="00AD050D" w:rsidRDefault="00AD050D" w:rsidP="00A0727B">
      <w:pPr>
        <w:pStyle w:val="affa"/>
        <w:spacing w:line="360" w:lineRule="auto"/>
        <w:ind w:firstLine="480"/>
        <w:jc w:val="left"/>
      </w:pPr>
      <w:r>
        <w:rPr>
          <w:rFonts w:hint="eastAsia"/>
        </w:rPr>
        <w:t>该类测试工具兼具白盒测试工具与黑盒测试工具的特点，其技术特征既要能分析被测系统的结构信息和编码信息，又要能在被测系统全要素运行的状态下通过测试的数据结果，判断测试的运行效果，属于灰盒测试工具的为：</w:t>
      </w:r>
    </w:p>
    <w:p w14:paraId="45E590B0" w14:textId="77777777" w:rsidR="00AD050D" w:rsidRDefault="00AD050D" w:rsidP="00C24776">
      <w:pPr>
        <w:pStyle w:val="affa"/>
        <w:numPr>
          <w:ilvl w:val="0"/>
          <w:numId w:val="44"/>
        </w:numPr>
        <w:spacing w:line="360" w:lineRule="auto"/>
        <w:ind w:firstLineChars="0"/>
        <w:jc w:val="left"/>
      </w:pPr>
      <w:r>
        <w:t>逻辑覆盖率测试工具</w:t>
      </w:r>
    </w:p>
    <w:p w14:paraId="12EC7BEB" w14:textId="77777777" w:rsidR="00AD050D" w:rsidRDefault="00AD050D" w:rsidP="00C24776">
      <w:pPr>
        <w:pStyle w:val="affa"/>
        <w:spacing w:line="360" w:lineRule="auto"/>
        <w:ind w:firstLine="480"/>
        <w:jc w:val="left"/>
      </w:pPr>
      <w:r>
        <w:rPr>
          <w:rFonts w:hint="eastAsia"/>
        </w:rPr>
        <w:t>（</w:t>
      </w:r>
      <w:r>
        <w:rPr>
          <w:rFonts w:hint="eastAsia"/>
        </w:rPr>
        <w:t>4</w:t>
      </w:r>
      <w:r>
        <w:rPr>
          <w:rFonts w:hint="eastAsia"/>
        </w:rPr>
        <w:t>）测试设计工具</w:t>
      </w:r>
    </w:p>
    <w:p w14:paraId="155AA0E5" w14:textId="77777777" w:rsidR="00AD050D" w:rsidRDefault="00AD050D" w:rsidP="00C24776">
      <w:pPr>
        <w:pStyle w:val="affa"/>
        <w:spacing w:line="360" w:lineRule="auto"/>
        <w:ind w:firstLine="480"/>
        <w:jc w:val="left"/>
      </w:pPr>
      <w:r>
        <w:rPr>
          <w:rFonts w:hint="eastAsia"/>
        </w:rPr>
        <w:t>在白盒测试工具、黑盒测试工具、灰盒测试工具中，都是直接进行测试运行的工具，虽然这些工具也兼具测试设计的功能，但这些工具中的设计通常都是基于对被测系统的自动分析开展的，虽自动化程度较高，但测试设计的针对性则较差，而且偏重于从被测系统的代码特征开展测试设计。</w:t>
      </w:r>
    </w:p>
    <w:p w14:paraId="50DB1F59" w14:textId="77777777" w:rsidR="00AD050D" w:rsidRDefault="00AD050D" w:rsidP="00C24776">
      <w:pPr>
        <w:pStyle w:val="affa"/>
        <w:spacing w:line="360" w:lineRule="auto"/>
        <w:ind w:firstLine="480"/>
        <w:jc w:val="left"/>
      </w:pPr>
      <w:r>
        <w:rPr>
          <w:rFonts w:hint="eastAsia"/>
        </w:rPr>
        <w:t>在装备软件的验收性测试中，可靠性指标是用户最为关心的技术指标，针对可靠性指标回答的要求，需要开展有针对性的测试设计工作，属于测试设计工具的为：</w:t>
      </w:r>
    </w:p>
    <w:p w14:paraId="014E6EFB" w14:textId="77777777" w:rsidR="00AD050D" w:rsidRDefault="00AD050D" w:rsidP="00CF4B1A">
      <w:pPr>
        <w:pStyle w:val="affa"/>
        <w:numPr>
          <w:ilvl w:val="0"/>
          <w:numId w:val="44"/>
        </w:numPr>
        <w:spacing w:line="360" w:lineRule="auto"/>
        <w:ind w:firstLineChars="0"/>
        <w:jc w:val="left"/>
      </w:pPr>
      <w:r>
        <w:rPr>
          <w:rFonts w:hint="eastAsia"/>
        </w:rPr>
        <w:t>软件</w:t>
      </w:r>
      <w:r>
        <w:t>可靠性测试用例辅助设计工具</w:t>
      </w:r>
    </w:p>
    <w:p w14:paraId="390437E6" w14:textId="77777777" w:rsidR="00AD050D" w:rsidRDefault="00AD050D" w:rsidP="009B1453">
      <w:pPr>
        <w:pStyle w:val="2"/>
        <w:ind w:left="425"/>
      </w:pPr>
      <w:r>
        <w:rPr>
          <w:rFonts w:hint="eastAsia"/>
        </w:rPr>
        <w:t>软件测试工具选型与设计的原则</w:t>
      </w:r>
    </w:p>
    <w:p w14:paraId="71E14C8B" w14:textId="77777777" w:rsidR="00AD050D" w:rsidRDefault="00AD050D" w:rsidP="00410DE0">
      <w:pPr>
        <w:pStyle w:val="affa"/>
        <w:spacing w:line="360" w:lineRule="auto"/>
        <w:ind w:firstLine="480"/>
        <w:jc w:val="left"/>
      </w:pPr>
      <w:r>
        <w:rPr>
          <w:rFonts w:hint="eastAsia"/>
        </w:rPr>
        <w:t>北京旋极信息技术股份有限公司作为专业的软件测试系统及工具提供商，基于多年的软件测试工具供货和提供经验，对于本次招标的软件测试工具，采用成熟性、行业认同度高、开放性三大原则进行选型和设计：</w:t>
      </w:r>
    </w:p>
    <w:p w14:paraId="6B425B91" w14:textId="77777777" w:rsidR="00AD050D" w:rsidRDefault="00AD050D" w:rsidP="00410DE0">
      <w:pPr>
        <w:pStyle w:val="affa"/>
        <w:spacing w:line="360" w:lineRule="auto"/>
        <w:ind w:firstLine="480"/>
        <w:jc w:val="left"/>
      </w:pPr>
      <w:r>
        <w:rPr>
          <w:rFonts w:hint="eastAsia"/>
        </w:rPr>
        <w:t>（</w:t>
      </w:r>
      <w:r>
        <w:rPr>
          <w:rFonts w:hint="eastAsia"/>
        </w:rPr>
        <w:t>1</w:t>
      </w:r>
      <w:r>
        <w:rPr>
          <w:rFonts w:hint="eastAsia"/>
        </w:rPr>
        <w:t>）成熟性原则</w:t>
      </w:r>
    </w:p>
    <w:p w14:paraId="6BBFB93E" w14:textId="77777777" w:rsidR="00AD050D" w:rsidRDefault="00AD050D" w:rsidP="00410DE0">
      <w:pPr>
        <w:pStyle w:val="affa"/>
        <w:spacing w:line="360" w:lineRule="auto"/>
        <w:ind w:firstLine="480"/>
        <w:jc w:val="left"/>
      </w:pPr>
      <w:r>
        <w:rPr>
          <w:rFonts w:hint="eastAsia"/>
        </w:rPr>
        <w:t>有成熟的商用软件测试工具，则选用成熟的软件测试工具，成熟的主要标准是软件版本发展已经历很多个版本轮次的开发，已形成至少</w:t>
      </w:r>
      <w:r>
        <w:rPr>
          <w:rFonts w:hint="eastAsia"/>
        </w:rPr>
        <w:t>3</w:t>
      </w:r>
      <w:r>
        <w:rPr>
          <w:rFonts w:hint="eastAsia"/>
        </w:rPr>
        <w:t>个版本以上的发布，软件测试工具的功能、性能都经过众多测试和实际应用的考验。</w:t>
      </w:r>
    </w:p>
    <w:p w14:paraId="35326B32" w14:textId="77777777" w:rsidR="00AD050D" w:rsidRDefault="00AD050D" w:rsidP="00410DE0">
      <w:pPr>
        <w:pStyle w:val="affa"/>
        <w:spacing w:line="360" w:lineRule="auto"/>
        <w:ind w:firstLine="480"/>
        <w:jc w:val="left"/>
      </w:pPr>
      <w:r>
        <w:rPr>
          <w:rFonts w:hint="eastAsia"/>
        </w:rPr>
        <w:t>（</w:t>
      </w:r>
      <w:r>
        <w:t>2</w:t>
      </w:r>
      <w:r>
        <w:rPr>
          <w:rFonts w:hint="eastAsia"/>
        </w:rPr>
        <w:t>）行业认同度高</w:t>
      </w:r>
    </w:p>
    <w:p w14:paraId="6A4737C0" w14:textId="77777777" w:rsidR="00AD050D" w:rsidRDefault="00AD050D" w:rsidP="00410DE0">
      <w:pPr>
        <w:pStyle w:val="affa"/>
        <w:spacing w:line="360" w:lineRule="auto"/>
        <w:ind w:firstLine="480"/>
        <w:jc w:val="left"/>
      </w:pPr>
      <w:r>
        <w:t>优先选用国内外行业认同度高的软件测试工具</w:t>
      </w:r>
      <w:r>
        <w:rPr>
          <w:rFonts w:hint="eastAsia"/>
        </w:rPr>
        <w:t>，</w:t>
      </w:r>
      <w:r>
        <w:t>要求该工具的市场占有</w:t>
      </w:r>
      <w:r>
        <w:rPr>
          <w:rFonts w:hint="eastAsia"/>
        </w:rPr>
        <w:t>和在行业中的应用都比较高，具有丰富的应用案例，这样可以获得更多的学习资源、减少学习的曲线，利于使用测试工具开展测试工作。</w:t>
      </w:r>
    </w:p>
    <w:p w14:paraId="4932B1BE" w14:textId="77777777" w:rsidR="00AD050D" w:rsidRDefault="00AD050D" w:rsidP="00410DE0">
      <w:pPr>
        <w:pStyle w:val="affa"/>
        <w:spacing w:line="360" w:lineRule="auto"/>
        <w:ind w:firstLine="480"/>
        <w:jc w:val="left"/>
      </w:pPr>
      <w:r>
        <w:rPr>
          <w:rFonts w:hint="eastAsia"/>
        </w:rPr>
        <w:t>（</w:t>
      </w:r>
      <w:r>
        <w:rPr>
          <w:rFonts w:hint="eastAsia"/>
        </w:rPr>
        <w:t>3</w:t>
      </w:r>
      <w:r>
        <w:rPr>
          <w:rFonts w:hint="eastAsia"/>
        </w:rPr>
        <w:t>）开放性原则</w:t>
      </w:r>
    </w:p>
    <w:p w14:paraId="38D99C91" w14:textId="77777777" w:rsidR="00AD050D" w:rsidRDefault="00AD050D" w:rsidP="00410DE0">
      <w:pPr>
        <w:pStyle w:val="affa"/>
        <w:spacing w:line="360" w:lineRule="auto"/>
        <w:ind w:firstLine="480"/>
        <w:jc w:val="left"/>
      </w:pPr>
      <w:r>
        <w:rPr>
          <w:rFonts w:hint="eastAsia"/>
        </w:rPr>
        <w:t>由于所选用的软件测试工具需要实现在测试云平台中的集成，软件测试工具具有开放性编程的接口。当商用的软件测试工具完全不满足要求，同时新开发难度较小时，优先选用自主开发的模式开发相应的软件测试工具。</w:t>
      </w:r>
    </w:p>
    <w:p w14:paraId="0F5838A7" w14:textId="77777777" w:rsidR="00AD050D" w:rsidRDefault="00AD050D" w:rsidP="00410DE0">
      <w:pPr>
        <w:pStyle w:val="affa"/>
        <w:spacing w:line="360" w:lineRule="auto"/>
        <w:ind w:firstLine="480"/>
        <w:jc w:val="left"/>
      </w:pPr>
      <w:r>
        <w:t>根据上述三大原则</w:t>
      </w:r>
      <w:r>
        <w:rPr>
          <w:rFonts w:hint="eastAsia"/>
        </w:rPr>
        <w:t>，</w:t>
      </w:r>
      <w:r>
        <w:t>确定出业主方所需要的</w:t>
      </w:r>
      <w:r>
        <w:rPr>
          <w:rFonts w:hint="eastAsia"/>
        </w:rPr>
        <w:t>9</w:t>
      </w:r>
      <w:r>
        <w:rPr>
          <w:rFonts w:hint="eastAsia"/>
        </w:rPr>
        <w:t>个软件测试工具的选型和开发模式如下表</w:t>
      </w:r>
      <w:r>
        <w:rPr>
          <w:rFonts w:hint="eastAsia"/>
        </w:rPr>
        <w:t>XX</w:t>
      </w:r>
      <w:r>
        <w:t>所示</w:t>
      </w:r>
      <w:r>
        <w:rPr>
          <w:rFonts w:hint="eastAsia"/>
        </w:rPr>
        <w:t>。</w:t>
      </w:r>
    </w:p>
    <w:p w14:paraId="46820734" w14:textId="77777777" w:rsidR="00AD050D" w:rsidRDefault="00AD050D" w:rsidP="00410DE0">
      <w:pPr>
        <w:pStyle w:val="affa"/>
        <w:spacing w:line="360" w:lineRule="auto"/>
        <w:ind w:firstLine="480"/>
        <w:jc w:val="left"/>
      </w:pPr>
    </w:p>
    <w:p w14:paraId="055B3A00" w14:textId="77777777" w:rsidR="00AD050D" w:rsidRDefault="00AD050D" w:rsidP="00410DE0">
      <w:pPr>
        <w:pStyle w:val="affa"/>
        <w:spacing w:line="360" w:lineRule="auto"/>
        <w:ind w:firstLine="480"/>
        <w:jc w:val="left"/>
      </w:pPr>
      <w:commentRangeStart w:id="97"/>
      <w:r>
        <w:t>表</w:t>
      </w:r>
      <w:r>
        <w:rPr>
          <w:rFonts w:hint="eastAsia"/>
        </w:rPr>
        <w:t>1</w:t>
      </w:r>
      <w:r>
        <w:t xml:space="preserve"> </w:t>
      </w:r>
      <w:r>
        <w:t>软件测试工具选型与自主设计情况</w:t>
      </w:r>
      <w:r>
        <w:rPr>
          <w:rFonts w:hint="eastAsia"/>
        </w:rPr>
        <w:t xml:space="preserve"> </w:t>
      </w:r>
      <w:commentRangeEnd w:id="97"/>
      <w:r>
        <w:rPr>
          <w:rStyle w:val="affff0"/>
          <w:rFonts w:ascii="宋体" w:hAnsi="宋体" w:cs="宋体"/>
          <w:kern w:val="0"/>
        </w:rPr>
        <w:commentReference w:id="97"/>
      </w:r>
      <w:r>
        <w:t xml:space="preserve"> </w:t>
      </w:r>
    </w:p>
    <w:tbl>
      <w:tblPr>
        <w:tblStyle w:val="affb"/>
        <w:tblW w:w="0" w:type="auto"/>
        <w:tblLook w:val="04A0" w:firstRow="1" w:lastRow="0" w:firstColumn="1" w:lastColumn="0" w:noHBand="0" w:noVBand="1"/>
      </w:tblPr>
      <w:tblGrid>
        <w:gridCol w:w="816"/>
        <w:gridCol w:w="2723"/>
        <w:gridCol w:w="1701"/>
        <w:gridCol w:w="2126"/>
        <w:gridCol w:w="2036"/>
      </w:tblGrid>
      <w:tr w:rsidR="00AD050D" w14:paraId="76C476AA" w14:textId="77777777" w:rsidTr="009D5F40">
        <w:tc>
          <w:tcPr>
            <w:tcW w:w="816" w:type="dxa"/>
          </w:tcPr>
          <w:p w14:paraId="17CCB8E4" w14:textId="77777777" w:rsidR="00AD050D" w:rsidRPr="00392383" w:rsidRDefault="00AD050D" w:rsidP="00410DE0">
            <w:pPr>
              <w:pStyle w:val="affa"/>
              <w:spacing w:line="360" w:lineRule="auto"/>
              <w:ind w:firstLineChars="0" w:firstLine="0"/>
              <w:jc w:val="left"/>
            </w:pPr>
            <w:r>
              <w:rPr>
                <w:rFonts w:hint="eastAsia"/>
              </w:rPr>
              <w:t>序号</w:t>
            </w:r>
          </w:p>
        </w:tc>
        <w:tc>
          <w:tcPr>
            <w:tcW w:w="2723" w:type="dxa"/>
          </w:tcPr>
          <w:p w14:paraId="23DDC0B9" w14:textId="77777777" w:rsidR="00AD050D" w:rsidRDefault="00AD050D" w:rsidP="009D5F40">
            <w:pPr>
              <w:pStyle w:val="affa"/>
              <w:spacing w:line="360" w:lineRule="auto"/>
              <w:ind w:firstLineChars="0" w:firstLine="0"/>
              <w:jc w:val="center"/>
            </w:pPr>
            <w:r>
              <w:rPr>
                <w:rFonts w:hint="eastAsia"/>
              </w:rPr>
              <w:t>软件测试工具</w:t>
            </w:r>
          </w:p>
        </w:tc>
        <w:tc>
          <w:tcPr>
            <w:tcW w:w="1701" w:type="dxa"/>
          </w:tcPr>
          <w:p w14:paraId="0D372E09" w14:textId="77777777" w:rsidR="00AD050D" w:rsidRDefault="00AD050D" w:rsidP="009D5F40">
            <w:pPr>
              <w:pStyle w:val="affa"/>
              <w:spacing w:line="360" w:lineRule="auto"/>
              <w:ind w:firstLineChars="0" w:firstLine="0"/>
              <w:jc w:val="center"/>
            </w:pPr>
            <w:r>
              <w:rPr>
                <w:rFonts w:hint="eastAsia"/>
              </w:rPr>
              <w:t>测试工具类型</w:t>
            </w:r>
          </w:p>
        </w:tc>
        <w:tc>
          <w:tcPr>
            <w:tcW w:w="2126" w:type="dxa"/>
          </w:tcPr>
          <w:p w14:paraId="18EDC4EC" w14:textId="77777777" w:rsidR="00AD050D" w:rsidRDefault="00AD050D" w:rsidP="009D5F40">
            <w:pPr>
              <w:pStyle w:val="affa"/>
              <w:spacing w:line="360" w:lineRule="auto"/>
              <w:ind w:firstLineChars="0" w:firstLine="0"/>
              <w:jc w:val="center"/>
            </w:pPr>
            <w:r>
              <w:rPr>
                <w:rFonts w:hint="eastAsia"/>
              </w:rPr>
              <w:t>语言特征</w:t>
            </w:r>
          </w:p>
        </w:tc>
        <w:tc>
          <w:tcPr>
            <w:tcW w:w="2036" w:type="dxa"/>
          </w:tcPr>
          <w:p w14:paraId="74A8474E" w14:textId="77777777" w:rsidR="00AD050D" w:rsidRDefault="00AD050D" w:rsidP="009D5F40">
            <w:pPr>
              <w:pStyle w:val="affa"/>
              <w:spacing w:line="360" w:lineRule="auto"/>
              <w:ind w:firstLineChars="0" w:firstLine="0"/>
              <w:jc w:val="center"/>
            </w:pPr>
            <w:r>
              <w:rPr>
                <w:rFonts w:hint="eastAsia"/>
              </w:rPr>
              <w:t>供货模式</w:t>
            </w:r>
          </w:p>
        </w:tc>
      </w:tr>
      <w:tr w:rsidR="00AD050D" w14:paraId="6740ABBC" w14:textId="77777777" w:rsidTr="009D5F40">
        <w:tc>
          <w:tcPr>
            <w:tcW w:w="816" w:type="dxa"/>
          </w:tcPr>
          <w:p w14:paraId="6A09575C" w14:textId="77777777" w:rsidR="00AD050D" w:rsidRDefault="00AD050D" w:rsidP="009D5F40">
            <w:pPr>
              <w:pStyle w:val="affa"/>
              <w:spacing w:line="360" w:lineRule="auto"/>
              <w:ind w:firstLineChars="0" w:firstLine="0"/>
              <w:jc w:val="center"/>
            </w:pPr>
            <w:r>
              <w:rPr>
                <w:rFonts w:hint="eastAsia"/>
              </w:rPr>
              <w:t>1</w:t>
            </w:r>
          </w:p>
        </w:tc>
        <w:tc>
          <w:tcPr>
            <w:tcW w:w="2723" w:type="dxa"/>
          </w:tcPr>
          <w:p w14:paraId="03694B27" w14:textId="77777777" w:rsidR="00AD050D" w:rsidRDefault="00AD050D" w:rsidP="009D5F40">
            <w:pPr>
              <w:pStyle w:val="affa"/>
              <w:spacing w:line="360" w:lineRule="auto"/>
              <w:ind w:firstLineChars="0" w:firstLine="0"/>
              <w:jc w:val="center"/>
            </w:pPr>
            <w:r>
              <w:rPr>
                <w:rFonts w:hint="eastAsia"/>
              </w:rPr>
              <w:t>自动化功能测试工具</w:t>
            </w:r>
          </w:p>
        </w:tc>
        <w:tc>
          <w:tcPr>
            <w:tcW w:w="1701" w:type="dxa"/>
          </w:tcPr>
          <w:p w14:paraId="7974CBC4" w14:textId="77777777" w:rsidR="00AD050D" w:rsidRDefault="00AD050D" w:rsidP="009D5F40">
            <w:pPr>
              <w:pStyle w:val="affa"/>
              <w:spacing w:line="360" w:lineRule="auto"/>
              <w:ind w:firstLineChars="0" w:firstLine="0"/>
              <w:jc w:val="center"/>
            </w:pPr>
            <w:r>
              <w:rPr>
                <w:rFonts w:hint="eastAsia"/>
              </w:rPr>
              <w:t>黑盒</w:t>
            </w:r>
          </w:p>
        </w:tc>
        <w:tc>
          <w:tcPr>
            <w:tcW w:w="2126" w:type="dxa"/>
          </w:tcPr>
          <w:p w14:paraId="10BA0BAD" w14:textId="77777777" w:rsidR="00AD050D" w:rsidRDefault="00AD050D" w:rsidP="009D5F40">
            <w:pPr>
              <w:pStyle w:val="affa"/>
              <w:spacing w:line="360" w:lineRule="auto"/>
              <w:ind w:firstLineChars="0" w:firstLine="0"/>
              <w:jc w:val="center"/>
            </w:pPr>
            <w:r>
              <w:rPr>
                <w:rFonts w:hint="eastAsia"/>
              </w:rPr>
              <w:t>非嵌入</w:t>
            </w:r>
          </w:p>
        </w:tc>
        <w:tc>
          <w:tcPr>
            <w:tcW w:w="2036" w:type="dxa"/>
          </w:tcPr>
          <w:p w14:paraId="4C5EADDC" w14:textId="77777777" w:rsidR="00AD050D" w:rsidRDefault="00AD050D" w:rsidP="009D5F40">
            <w:pPr>
              <w:pStyle w:val="affa"/>
              <w:spacing w:line="360" w:lineRule="auto"/>
              <w:ind w:firstLineChars="0" w:firstLine="0"/>
              <w:jc w:val="center"/>
            </w:pPr>
            <w:r>
              <w:rPr>
                <w:rFonts w:hint="eastAsia"/>
              </w:rPr>
              <w:t>选型产品</w:t>
            </w:r>
          </w:p>
        </w:tc>
      </w:tr>
      <w:tr w:rsidR="00AD050D" w14:paraId="15883110" w14:textId="77777777" w:rsidTr="009D5F40">
        <w:tc>
          <w:tcPr>
            <w:tcW w:w="816" w:type="dxa"/>
          </w:tcPr>
          <w:p w14:paraId="37092AD5" w14:textId="77777777" w:rsidR="00AD050D" w:rsidRDefault="00AD050D" w:rsidP="009D5F40">
            <w:pPr>
              <w:pStyle w:val="affa"/>
              <w:spacing w:line="360" w:lineRule="auto"/>
              <w:ind w:firstLineChars="0" w:firstLine="0"/>
              <w:jc w:val="center"/>
            </w:pPr>
            <w:r>
              <w:rPr>
                <w:rFonts w:hint="eastAsia"/>
              </w:rPr>
              <w:t>2</w:t>
            </w:r>
          </w:p>
        </w:tc>
        <w:tc>
          <w:tcPr>
            <w:tcW w:w="2723" w:type="dxa"/>
          </w:tcPr>
          <w:p w14:paraId="75BCF78E" w14:textId="77777777" w:rsidR="00AD050D" w:rsidRDefault="00AD050D" w:rsidP="009D5F40">
            <w:pPr>
              <w:pStyle w:val="affa"/>
              <w:spacing w:line="360" w:lineRule="auto"/>
              <w:ind w:firstLineChars="0" w:firstLine="0"/>
              <w:jc w:val="center"/>
            </w:pPr>
            <w:r>
              <w:rPr>
                <w:rFonts w:hint="eastAsia"/>
              </w:rPr>
              <w:t>性能测试工具</w:t>
            </w:r>
          </w:p>
        </w:tc>
        <w:tc>
          <w:tcPr>
            <w:tcW w:w="1701" w:type="dxa"/>
          </w:tcPr>
          <w:p w14:paraId="6D71FC0B" w14:textId="77777777" w:rsidR="00AD050D" w:rsidRDefault="00AD050D" w:rsidP="009D5F40">
            <w:pPr>
              <w:pStyle w:val="affa"/>
              <w:spacing w:line="360" w:lineRule="auto"/>
              <w:ind w:firstLineChars="0" w:firstLine="0"/>
              <w:jc w:val="center"/>
            </w:pPr>
            <w:r>
              <w:rPr>
                <w:rFonts w:hint="eastAsia"/>
              </w:rPr>
              <w:t>黑盒</w:t>
            </w:r>
          </w:p>
        </w:tc>
        <w:tc>
          <w:tcPr>
            <w:tcW w:w="2126" w:type="dxa"/>
          </w:tcPr>
          <w:p w14:paraId="48DF1CC5" w14:textId="77777777" w:rsidR="00AD050D" w:rsidRDefault="00AD050D" w:rsidP="009D5F40">
            <w:pPr>
              <w:pStyle w:val="affa"/>
              <w:spacing w:line="360" w:lineRule="auto"/>
              <w:ind w:firstLineChars="0" w:firstLine="0"/>
              <w:jc w:val="center"/>
            </w:pPr>
            <w:r>
              <w:rPr>
                <w:rFonts w:hint="eastAsia"/>
              </w:rPr>
              <w:t>非嵌入</w:t>
            </w:r>
          </w:p>
        </w:tc>
        <w:tc>
          <w:tcPr>
            <w:tcW w:w="2036" w:type="dxa"/>
          </w:tcPr>
          <w:p w14:paraId="325F8543" w14:textId="77777777" w:rsidR="00AD050D" w:rsidRDefault="00AD050D" w:rsidP="009D5F40">
            <w:pPr>
              <w:pStyle w:val="affa"/>
              <w:spacing w:line="360" w:lineRule="auto"/>
              <w:ind w:firstLineChars="0" w:firstLine="0"/>
              <w:jc w:val="center"/>
            </w:pPr>
            <w:r>
              <w:rPr>
                <w:rFonts w:hint="eastAsia"/>
              </w:rPr>
              <w:t>选型产品</w:t>
            </w:r>
          </w:p>
        </w:tc>
      </w:tr>
      <w:tr w:rsidR="00AD050D" w14:paraId="48C6513E" w14:textId="77777777" w:rsidTr="009D5F40">
        <w:tc>
          <w:tcPr>
            <w:tcW w:w="816" w:type="dxa"/>
          </w:tcPr>
          <w:p w14:paraId="24CEDE7F" w14:textId="77777777" w:rsidR="00AD050D" w:rsidRDefault="00AD050D" w:rsidP="007D3463">
            <w:pPr>
              <w:pStyle w:val="affa"/>
              <w:spacing w:line="360" w:lineRule="auto"/>
              <w:ind w:firstLineChars="0" w:firstLine="0"/>
              <w:jc w:val="center"/>
            </w:pPr>
            <w:r>
              <w:rPr>
                <w:rFonts w:hint="eastAsia"/>
              </w:rPr>
              <w:t>3</w:t>
            </w:r>
          </w:p>
        </w:tc>
        <w:tc>
          <w:tcPr>
            <w:tcW w:w="2723" w:type="dxa"/>
          </w:tcPr>
          <w:p w14:paraId="2F3A8402" w14:textId="77777777" w:rsidR="00AD050D" w:rsidRDefault="00AD050D" w:rsidP="007D3463">
            <w:pPr>
              <w:pStyle w:val="affa"/>
              <w:spacing w:line="360" w:lineRule="auto"/>
              <w:ind w:firstLineChars="0" w:firstLine="0"/>
              <w:jc w:val="center"/>
            </w:pPr>
            <w:r>
              <w:rPr>
                <w:rFonts w:hint="eastAsia"/>
              </w:rPr>
              <w:t>软件源代码自动分析工具</w:t>
            </w:r>
          </w:p>
        </w:tc>
        <w:tc>
          <w:tcPr>
            <w:tcW w:w="1701" w:type="dxa"/>
          </w:tcPr>
          <w:p w14:paraId="72E6FA58" w14:textId="77777777" w:rsidR="00AD050D" w:rsidRPr="001576D3" w:rsidRDefault="00AD050D" w:rsidP="007D3463">
            <w:pPr>
              <w:pStyle w:val="affa"/>
              <w:spacing w:line="360" w:lineRule="auto"/>
              <w:ind w:firstLineChars="0" w:firstLine="0"/>
              <w:jc w:val="center"/>
              <w:rPr>
                <w:color w:val="FF0000"/>
              </w:rPr>
            </w:pPr>
            <w:r w:rsidRPr="001576D3">
              <w:rPr>
                <w:rFonts w:hint="eastAsia"/>
                <w:color w:val="FF0000"/>
              </w:rPr>
              <w:t>1</w:t>
            </w:r>
            <w:r w:rsidRPr="001576D3">
              <w:rPr>
                <w:color w:val="FF0000"/>
              </w:rPr>
              <w:t>1111</w:t>
            </w:r>
          </w:p>
        </w:tc>
        <w:tc>
          <w:tcPr>
            <w:tcW w:w="2126" w:type="dxa"/>
          </w:tcPr>
          <w:p w14:paraId="221EF5F6" w14:textId="77777777" w:rsidR="00AD050D" w:rsidRPr="001576D3" w:rsidRDefault="00AD050D" w:rsidP="007D3463">
            <w:pPr>
              <w:pStyle w:val="affa"/>
              <w:spacing w:line="360" w:lineRule="auto"/>
              <w:ind w:firstLineChars="0" w:firstLine="0"/>
              <w:jc w:val="center"/>
              <w:rPr>
                <w:color w:val="FF0000"/>
              </w:rPr>
            </w:pPr>
          </w:p>
        </w:tc>
        <w:tc>
          <w:tcPr>
            <w:tcW w:w="2036" w:type="dxa"/>
          </w:tcPr>
          <w:p w14:paraId="18CE98BD" w14:textId="77777777" w:rsidR="00AD050D" w:rsidRDefault="00AD050D" w:rsidP="007D3463">
            <w:pPr>
              <w:pStyle w:val="affa"/>
              <w:spacing w:line="360" w:lineRule="auto"/>
              <w:ind w:firstLineChars="0" w:firstLine="0"/>
              <w:jc w:val="center"/>
            </w:pPr>
            <w:r>
              <w:rPr>
                <w:rFonts w:hint="eastAsia"/>
              </w:rPr>
              <w:t>选型产品</w:t>
            </w:r>
          </w:p>
        </w:tc>
      </w:tr>
      <w:tr w:rsidR="00AD050D" w14:paraId="1F85F10D" w14:textId="77777777" w:rsidTr="009D5F40">
        <w:tc>
          <w:tcPr>
            <w:tcW w:w="816" w:type="dxa"/>
          </w:tcPr>
          <w:p w14:paraId="7B279568" w14:textId="77777777" w:rsidR="00AD050D" w:rsidRDefault="00AD050D" w:rsidP="007D3463">
            <w:pPr>
              <w:pStyle w:val="affa"/>
              <w:spacing w:line="360" w:lineRule="auto"/>
              <w:ind w:firstLineChars="0" w:firstLine="0"/>
              <w:jc w:val="center"/>
            </w:pPr>
            <w:r>
              <w:rPr>
                <w:rFonts w:hint="eastAsia"/>
              </w:rPr>
              <w:t>4</w:t>
            </w:r>
          </w:p>
        </w:tc>
        <w:tc>
          <w:tcPr>
            <w:tcW w:w="2723" w:type="dxa"/>
          </w:tcPr>
          <w:p w14:paraId="389BA779" w14:textId="77777777" w:rsidR="00AD050D" w:rsidRDefault="00AD050D" w:rsidP="007D3463">
            <w:pPr>
              <w:pStyle w:val="affa"/>
              <w:spacing w:line="360" w:lineRule="auto"/>
              <w:ind w:firstLineChars="0" w:firstLine="0"/>
              <w:jc w:val="center"/>
            </w:pPr>
            <w:r>
              <w:t>LDRA Testbed</w:t>
            </w:r>
            <w:r>
              <w:t>测试工具</w:t>
            </w:r>
          </w:p>
        </w:tc>
        <w:tc>
          <w:tcPr>
            <w:tcW w:w="1701" w:type="dxa"/>
          </w:tcPr>
          <w:p w14:paraId="4674ADFD" w14:textId="77777777" w:rsidR="00AD050D" w:rsidRPr="001576D3" w:rsidRDefault="00AD050D" w:rsidP="007D3463">
            <w:pPr>
              <w:pStyle w:val="affa"/>
              <w:spacing w:line="360" w:lineRule="auto"/>
              <w:ind w:firstLineChars="0" w:firstLine="0"/>
              <w:jc w:val="center"/>
              <w:rPr>
                <w:color w:val="FF0000"/>
              </w:rPr>
            </w:pPr>
          </w:p>
        </w:tc>
        <w:tc>
          <w:tcPr>
            <w:tcW w:w="2126" w:type="dxa"/>
          </w:tcPr>
          <w:p w14:paraId="0543A55F" w14:textId="77777777" w:rsidR="00AD050D" w:rsidRPr="001576D3" w:rsidRDefault="00AD050D" w:rsidP="007D3463">
            <w:pPr>
              <w:pStyle w:val="affa"/>
              <w:spacing w:line="360" w:lineRule="auto"/>
              <w:ind w:firstLineChars="0" w:firstLine="0"/>
              <w:jc w:val="center"/>
              <w:rPr>
                <w:color w:val="FF0000"/>
              </w:rPr>
            </w:pPr>
          </w:p>
        </w:tc>
        <w:tc>
          <w:tcPr>
            <w:tcW w:w="2036" w:type="dxa"/>
          </w:tcPr>
          <w:p w14:paraId="0F2BD48D" w14:textId="77777777" w:rsidR="00AD050D" w:rsidRDefault="00AD050D" w:rsidP="007D3463">
            <w:pPr>
              <w:pStyle w:val="affa"/>
              <w:spacing w:line="360" w:lineRule="auto"/>
              <w:ind w:firstLineChars="0" w:firstLine="0"/>
              <w:jc w:val="center"/>
            </w:pPr>
            <w:r>
              <w:rPr>
                <w:rFonts w:hint="eastAsia"/>
              </w:rPr>
              <w:t>选型产品</w:t>
            </w:r>
          </w:p>
        </w:tc>
      </w:tr>
      <w:tr w:rsidR="00AD050D" w14:paraId="00E63456" w14:textId="77777777" w:rsidTr="009D5F40">
        <w:tc>
          <w:tcPr>
            <w:tcW w:w="816" w:type="dxa"/>
          </w:tcPr>
          <w:p w14:paraId="707D52AA" w14:textId="77777777" w:rsidR="00AD050D" w:rsidRDefault="00AD050D" w:rsidP="007D3463">
            <w:pPr>
              <w:pStyle w:val="affa"/>
              <w:spacing w:line="360" w:lineRule="auto"/>
              <w:ind w:firstLineChars="0" w:firstLine="0"/>
              <w:jc w:val="center"/>
            </w:pPr>
            <w:r>
              <w:rPr>
                <w:rFonts w:hint="eastAsia"/>
              </w:rPr>
              <w:t>5</w:t>
            </w:r>
          </w:p>
        </w:tc>
        <w:tc>
          <w:tcPr>
            <w:tcW w:w="2723" w:type="dxa"/>
          </w:tcPr>
          <w:p w14:paraId="12D946E3" w14:textId="77777777" w:rsidR="00AD050D" w:rsidRDefault="00AD050D" w:rsidP="007D3463">
            <w:pPr>
              <w:pStyle w:val="affa"/>
              <w:spacing w:line="360" w:lineRule="auto"/>
              <w:ind w:firstLineChars="0" w:firstLine="0"/>
              <w:jc w:val="center"/>
            </w:pPr>
            <w:r>
              <w:t>软件可靠性测试用例辅助设计工具</w:t>
            </w:r>
          </w:p>
        </w:tc>
        <w:tc>
          <w:tcPr>
            <w:tcW w:w="1701" w:type="dxa"/>
          </w:tcPr>
          <w:p w14:paraId="34812125" w14:textId="77777777" w:rsidR="00AD050D" w:rsidRPr="001576D3" w:rsidRDefault="00AD050D" w:rsidP="007D3463">
            <w:pPr>
              <w:pStyle w:val="affa"/>
              <w:spacing w:line="360" w:lineRule="auto"/>
              <w:ind w:firstLineChars="0" w:firstLine="0"/>
              <w:jc w:val="center"/>
              <w:rPr>
                <w:color w:val="FF0000"/>
              </w:rPr>
            </w:pPr>
            <w:r w:rsidRPr="001576D3">
              <w:rPr>
                <w:rFonts w:hint="eastAsia"/>
                <w:color w:val="FF0000"/>
              </w:rPr>
              <w:t>1</w:t>
            </w:r>
            <w:r w:rsidRPr="001576D3">
              <w:rPr>
                <w:color w:val="FF0000"/>
              </w:rPr>
              <w:t>11111</w:t>
            </w:r>
          </w:p>
        </w:tc>
        <w:tc>
          <w:tcPr>
            <w:tcW w:w="2126" w:type="dxa"/>
          </w:tcPr>
          <w:p w14:paraId="58E16880" w14:textId="77777777" w:rsidR="00AD050D" w:rsidRPr="001576D3" w:rsidRDefault="00AD050D" w:rsidP="007D3463">
            <w:pPr>
              <w:pStyle w:val="affa"/>
              <w:spacing w:line="360" w:lineRule="auto"/>
              <w:ind w:firstLineChars="0" w:firstLine="0"/>
              <w:jc w:val="center"/>
              <w:rPr>
                <w:color w:val="FF0000"/>
              </w:rPr>
            </w:pPr>
          </w:p>
        </w:tc>
        <w:tc>
          <w:tcPr>
            <w:tcW w:w="2036" w:type="dxa"/>
          </w:tcPr>
          <w:p w14:paraId="5A72CB18" w14:textId="77777777" w:rsidR="00AD050D" w:rsidRDefault="00AD050D" w:rsidP="007D3463">
            <w:pPr>
              <w:pStyle w:val="affa"/>
              <w:spacing w:line="360" w:lineRule="auto"/>
              <w:ind w:firstLineChars="0" w:firstLine="0"/>
              <w:jc w:val="center"/>
            </w:pPr>
            <w:r>
              <w:rPr>
                <w:rFonts w:hint="eastAsia"/>
              </w:rPr>
              <w:t>选型产品</w:t>
            </w:r>
          </w:p>
        </w:tc>
      </w:tr>
      <w:tr w:rsidR="00AD050D" w14:paraId="021D7C1E" w14:textId="77777777" w:rsidTr="009D5F40">
        <w:tc>
          <w:tcPr>
            <w:tcW w:w="816" w:type="dxa"/>
          </w:tcPr>
          <w:p w14:paraId="1A7267D7" w14:textId="77777777" w:rsidR="00AD050D" w:rsidRDefault="00AD050D" w:rsidP="007D3463">
            <w:pPr>
              <w:pStyle w:val="affa"/>
              <w:spacing w:line="360" w:lineRule="auto"/>
              <w:ind w:firstLineChars="0" w:firstLine="0"/>
              <w:jc w:val="center"/>
            </w:pPr>
            <w:r>
              <w:rPr>
                <w:rFonts w:hint="eastAsia"/>
              </w:rPr>
              <w:t>6</w:t>
            </w:r>
          </w:p>
        </w:tc>
        <w:tc>
          <w:tcPr>
            <w:tcW w:w="2723" w:type="dxa"/>
          </w:tcPr>
          <w:p w14:paraId="3206571C" w14:textId="77777777" w:rsidR="00AD050D" w:rsidRDefault="00AD050D" w:rsidP="007D3463">
            <w:pPr>
              <w:pStyle w:val="affa"/>
              <w:spacing w:line="360" w:lineRule="auto"/>
              <w:ind w:firstLineChars="0" w:firstLine="0"/>
              <w:jc w:val="center"/>
            </w:pPr>
            <w:r>
              <w:t>代码质量测试工具</w:t>
            </w:r>
          </w:p>
        </w:tc>
        <w:tc>
          <w:tcPr>
            <w:tcW w:w="1701" w:type="dxa"/>
          </w:tcPr>
          <w:p w14:paraId="38488E66" w14:textId="77777777" w:rsidR="00AD050D" w:rsidRPr="001576D3" w:rsidRDefault="00AD050D" w:rsidP="007D3463">
            <w:pPr>
              <w:pStyle w:val="affa"/>
              <w:spacing w:line="360" w:lineRule="auto"/>
              <w:ind w:firstLineChars="0" w:firstLine="0"/>
              <w:jc w:val="center"/>
              <w:rPr>
                <w:color w:val="FF0000"/>
              </w:rPr>
            </w:pPr>
          </w:p>
        </w:tc>
        <w:tc>
          <w:tcPr>
            <w:tcW w:w="2126" w:type="dxa"/>
          </w:tcPr>
          <w:p w14:paraId="528BAA3F" w14:textId="77777777" w:rsidR="00AD050D" w:rsidRPr="001576D3" w:rsidRDefault="00AD050D" w:rsidP="007D3463">
            <w:pPr>
              <w:pStyle w:val="affa"/>
              <w:spacing w:line="360" w:lineRule="auto"/>
              <w:ind w:firstLineChars="0" w:firstLine="0"/>
              <w:jc w:val="center"/>
              <w:rPr>
                <w:color w:val="FF0000"/>
              </w:rPr>
            </w:pPr>
          </w:p>
        </w:tc>
        <w:tc>
          <w:tcPr>
            <w:tcW w:w="2036" w:type="dxa"/>
          </w:tcPr>
          <w:p w14:paraId="530F041C" w14:textId="77777777" w:rsidR="00AD050D" w:rsidRDefault="00AD050D" w:rsidP="007D3463">
            <w:pPr>
              <w:pStyle w:val="affa"/>
              <w:spacing w:line="360" w:lineRule="auto"/>
              <w:ind w:firstLineChars="0" w:firstLine="0"/>
              <w:jc w:val="center"/>
            </w:pPr>
            <w:r>
              <w:rPr>
                <w:rFonts w:hint="eastAsia"/>
              </w:rPr>
              <w:t>选型产品</w:t>
            </w:r>
          </w:p>
        </w:tc>
      </w:tr>
      <w:tr w:rsidR="00AD050D" w14:paraId="20D988A6" w14:textId="77777777" w:rsidTr="009D5F40">
        <w:tc>
          <w:tcPr>
            <w:tcW w:w="816" w:type="dxa"/>
          </w:tcPr>
          <w:p w14:paraId="402F4B7D" w14:textId="77777777" w:rsidR="00AD050D" w:rsidRDefault="00AD050D" w:rsidP="009D5F40">
            <w:pPr>
              <w:pStyle w:val="affa"/>
              <w:spacing w:line="360" w:lineRule="auto"/>
              <w:ind w:firstLineChars="0" w:firstLine="0"/>
              <w:jc w:val="center"/>
            </w:pPr>
            <w:r>
              <w:t>7</w:t>
            </w:r>
          </w:p>
        </w:tc>
        <w:tc>
          <w:tcPr>
            <w:tcW w:w="2723" w:type="dxa"/>
          </w:tcPr>
          <w:p w14:paraId="716FC3EA" w14:textId="77777777" w:rsidR="00AD050D" w:rsidRDefault="00AD050D" w:rsidP="009D5F40">
            <w:pPr>
              <w:pStyle w:val="affa"/>
              <w:spacing w:line="360" w:lineRule="auto"/>
              <w:ind w:firstLineChars="0" w:firstLine="0"/>
              <w:jc w:val="center"/>
            </w:pPr>
            <w:r>
              <w:rPr>
                <w:rFonts w:hint="eastAsia"/>
              </w:rPr>
              <w:t>数据标准规范检查工具</w:t>
            </w:r>
          </w:p>
        </w:tc>
        <w:tc>
          <w:tcPr>
            <w:tcW w:w="1701" w:type="dxa"/>
          </w:tcPr>
          <w:p w14:paraId="67BBE01E" w14:textId="77777777" w:rsidR="00AD050D" w:rsidRDefault="00AD050D" w:rsidP="009D5F40">
            <w:pPr>
              <w:pStyle w:val="affa"/>
              <w:spacing w:line="360" w:lineRule="auto"/>
              <w:ind w:firstLineChars="0" w:firstLine="0"/>
              <w:jc w:val="center"/>
            </w:pPr>
            <w:r>
              <w:rPr>
                <w:rFonts w:hint="eastAsia"/>
              </w:rPr>
              <w:t>白盒</w:t>
            </w:r>
          </w:p>
        </w:tc>
        <w:tc>
          <w:tcPr>
            <w:tcW w:w="2126" w:type="dxa"/>
          </w:tcPr>
          <w:p w14:paraId="2D91BF55" w14:textId="77777777" w:rsidR="00AD050D" w:rsidRDefault="00AD050D" w:rsidP="009D5F40">
            <w:pPr>
              <w:pStyle w:val="affa"/>
              <w:spacing w:line="360" w:lineRule="auto"/>
              <w:ind w:firstLineChars="0" w:firstLine="0"/>
              <w:jc w:val="center"/>
            </w:pPr>
            <w:r>
              <w:rPr>
                <w:rFonts w:hint="eastAsia"/>
              </w:rPr>
              <w:t>非嵌入</w:t>
            </w:r>
          </w:p>
        </w:tc>
        <w:tc>
          <w:tcPr>
            <w:tcW w:w="2036" w:type="dxa"/>
          </w:tcPr>
          <w:p w14:paraId="4B65F0F3" w14:textId="77777777" w:rsidR="00AD050D" w:rsidRDefault="00AD050D" w:rsidP="009D5F40">
            <w:pPr>
              <w:pStyle w:val="affa"/>
              <w:spacing w:line="360" w:lineRule="auto"/>
              <w:ind w:firstLineChars="0" w:firstLine="0"/>
              <w:jc w:val="center"/>
            </w:pPr>
            <w:r>
              <w:rPr>
                <w:rFonts w:hint="eastAsia"/>
              </w:rPr>
              <w:t>自主研发</w:t>
            </w:r>
          </w:p>
        </w:tc>
      </w:tr>
      <w:tr w:rsidR="00AD050D" w14:paraId="63C048BD" w14:textId="77777777" w:rsidTr="009D5F40">
        <w:tc>
          <w:tcPr>
            <w:tcW w:w="816" w:type="dxa"/>
          </w:tcPr>
          <w:p w14:paraId="545C1122" w14:textId="77777777" w:rsidR="00AD050D" w:rsidRDefault="00AD050D" w:rsidP="009D5F40">
            <w:pPr>
              <w:pStyle w:val="affa"/>
              <w:spacing w:line="360" w:lineRule="auto"/>
              <w:ind w:firstLineChars="0" w:firstLine="0"/>
              <w:jc w:val="center"/>
            </w:pPr>
            <w:r>
              <w:t>8</w:t>
            </w:r>
          </w:p>
        </w:tc>
        <w:tc>
          <w:tcPr>
            <w:tcW w:w="2723" w:type="dxa"/>
          </w:tcPr>
          <w:p w14:paraId="6B0A3478" w14:textId="77777777" w:rsidR="00AD050D" w:rsidRDefault="00AD050D" w:rsidP="009D5F40">
            <w:pPr>
              <w:pStyle w:val="affa"/>
              <w:spacing w:line="360" w:lineRule="auto"/>
              <w:ind w:firstLineChars="0" w:firstLine="0"/>
              <w:jc w:val="center"/>
            </w:pPr>
            <w:r>
              <w:rPr>
                <w:rFonts w:hint="eastAsia"/>
              </w:rPr>
              <w:t>逻辑覆盖率测试工具</w:t>
            </w:r>
          </w:p>
        </w:tc>
        <w:tc>
          <w:tcPr>
            <w:tcW w:w="1701" w:type="dxa"/>
          </w:tcPr>
          <w:p w14:paraId="018BC7C0" w14:textId="77777777" w:rsidR="00AD050D" w:rsidRDefault="00AD050D" w:rsidP="009D5F40">
            <w:pPr>
              <w:pStyle w:val="affa"/>
              <w:spacing w:line="360" w:lineRule="auto"/>
              <w:ind w:firstLineChars="0" w:firstLine="0"/>
              <w:jc w:val="center"/>
            </w:pPr>
            <w:r>
              <w:rPr>
                <w:rFonts w:hint="eastAsia"/>
              </w:rPr>
              <w:t>灰盒</w:t>
            </w:r>
          </w:p>
        </w:tc>
        <w:tc>
          <w:tcPr>
            <w:tcW w:w="2126" w:type="dxa"/>
          </w:tcPr>
          <w:p w14:paraId="6A7AB071" w14:textId="77777777" w:rsidR="00AD050D" w:rsidRDefault="00AD050D" w:rsidP="009D5F40">
            <w:pPr>
              <w:pStyle w:val="affa"/>
              <w:spacing w:line="360" w:lineRule="auto"/>
              <w:ind w:firstLineChars="0" w:firstLine="0"/>
              <w:jc w:val="center"/>
            </w:pPr>
            <w:r>
              <w:rPr>
                <w:rFonts w:hint="eastAsia"/>
              </w:rPr>
              <w:t>嵌入式</w:t>
            </w:r>
          </w:p>
        </w:tc>
        <w:tc>
          <w:tcPr>
            <w:tcW w:w="2036" w:type="dxa"/>
          </w:tcPr>
          <w:p w14:paraId="7FCFD8E2" w14:textId="77777777" w:rsidR="00AD050D" w:rsidRDefault="00AD050D" w:rsidP="009D5F40">
            <w:pPr>
              <w:pStyle w:val="affa"/>
              <w:spacing w:line="360" w:lineRule="auto"/>
              <w:ind w:firstLineChars="0" w:firstLine="0"/>
              <w:jc w:val="center"/>
            </w:pPr>
            <w:r>
              <w:rPr>
                <w:rFonts w:hint="eastAsia"/>
              </w:rPr>
              <w:t>选型产品</w:t>
            </w:r>
          </w:p>
        </w:tc>
      </w:tr>
      <w:tr w:rsidR="00AD050D" w14:paraId="39617FB8" w14:textId="77777777" w:rsidTr="009D5F40">
        <w:tc>
          <w:tcPr>
            <w:tcW w:w="816" w:type="dxa"/>
          </w:tcPr>
          <w:p w14:paraId="62B37790" w14:textId="77777777" w:rsidR="00AD050D" w:rsidRDefault="00AD050D" w:rsidP="009D5F40">
            <w:pPr>
              <w:pStyle w:val="affa"/>
              <w:spacing w:line="360" w:lineRule="auto"/>
              <w:ind w:firstLineChars="0" w:firstLine="0"/>
              <w:jc w:val="center"/>
            </w:pPr>
            <w:r>
              <w:t>9</w:t>
            </w:r>
          </w:p>
        </w:tc>
        <w:tc>
          <w:tcPr>
            <w:tcW w:w="2723" w:type="dxa"/>
          </w:tcPr>
          <w:p w14:paraId="19FEC7A6" w14:textId="77777777" w:rsidR="00AD050D" w:rsidRDefault="00AD050D" w:rsidP="009D5F40">
            <w:pPr>
              <w:pStyle w:val="affa"/>
              <w:spacing w:line="360" w:lineRule="auto"/>
              <w:ind w:firstLineChars="0" w:firstLine="0"/>
              <w:jc w:val="center"/>
            </w:pPr>
            <w:r>
              <w:rPr>
                <w:rFonts w:hint="eastAsia"/>
              </w:rPr>
              <w:t>FPG</w:t>
            </w:r>
            <w:r>
              <w:t>A</w:t>
            </w:r>
            <w:r>
              <w:t>混合仿真验证工具</w:t>
            </w:r>
          </w:p>
        </w:tc>
        <w:tc>
          <w:tcPr>
            <w:tcW w:w="1701" w:type="dxa"/>
          </w:tcPr>
          <w:p w14:paraId="5E3DFA34" w14:textId="77777777" w:rsidR="00AD050D" w:rsidRDefault="00AD050D" w:rsidP="009D5F40">
            <w:pPr>
              <w:pStyle w:val="affa"/>
              <w:spacing w:line="360" w:lineRule="auto"/>
              <w:ind w:firstLineChars="0" w:firstLine="0"/>
              <w:jc w:val="center"/>
            </w:pPr>
            <w:r>
              <w:rPr>
                <w:rFonts w:hint="eastAsia"/>
              </w:rPr>
              <w:t>白盒</w:t>
            </w:r>
          </w:p>
        </w:tc>
        <w:tc>
          <w:tcPr>
            <w:tcW w:w="2126" w:type="dxa"/>
          </w:tcPr>
          <w:p w14:paraId="0AB48100" w14:textId="77777777" w:rsidR="00AD050D" w:rsidRDefault="00AD050D" w:rsidP="009D5F40">
            <w:pPr>
              <w:pStyle w:val="affa"/>
              <w:spacing w:line="360" w:lineRule="auto"/>
              <w:ind w:firstLineChars="0" w:firstLine="0"/>
              <w:jc w:val="center"/>
            </w:pPr>
            <w:r>
              <w:rPr>
                <w:rFonts w:hint="eastAsia"/>
              </w:rPr>
              <w:t>嵌入式</w:t>
            </w:r>
          </w:p>
        </w:tc>
        <w:tc>
          <w:tcPr>
            <w:tcW w:w="2036" w:type="dxa"/>
          </w:tcPr>
          <w:p w14:paraId="49C583E3" w14:textId="77777777" w:rsidR="00AD050D" w:rsidRDefault="00AD050D" w:rsidP="009D5F40">
            <w:pPr>
              <w:pStyle w:val="affa"/>
              <w:spacing w:line="360" w:lineRule="auto"/>
              <w:ind w:firstLineChars="0" w:firstLine="0"/>
              <w:jc w:val="center"/>
            </w:pPr>
            <w:r>
              <w:rPr>
                <w:rFonts w:hint="eastAsia"/>
              </w:rPr>
              <w:t>选型产品</w:t>
            </w:r>
          </w:p>
        </w:tc>
      </w:tr>
    </w:tbl>
    <w:p w14:paraId="6C6D9107" w14:textId="77777777" w:rsidR="00AD050D" w:rsidRDefault="00AD050D" w:rsidP="00410DE0">
      <w:pPr>
        <w:pStyle w:val="affa"/>
        <w:spacing w:line="360" w:lineRule="auto"/>
        <w:ind w:firstLine="480"/>
        <w:jc w:val="left"/>
      </w:pPr>
    </w:p>
    <w:p w14:paraId="4261BBEB" w14:textId="77777777" w:rsidR="00AD050D" w:rsidRDefault="00AD050D" w:rsidP="009D5F40">
      <w:pPr>
        <w:pStyle w:val="2"/>
        <w:ind w:left="425"/>
      </w:pPr>
      <w:r>
        <w:rPr>
          <w:rFonts w:hint="eastAsia"/>
        </w:rPr>
        <w:t>自动化功能测试工具选型</w:t>
      </w:r>
    </w:p>
    <w:p w14:paraId="3A73024F" w14:textId="77777777" w:rsidR="00AD050D" w:rsidRDefault="00AD050D" w:rsidP="009D5F40">
      <w:r>
        <w:rPr>
          <w:rFonts w:hint="eastAsia"/>
        </w:rPr>
        <w:t>自动化测试工具的主要含义：？</w:t>
      </w:r>
    </w:p>
    <w:p w14:paraId="692C65AA" w14:textId="77777777" w:rsidR="00AD050D" w:rsidRDefault="00AD050D" w:rsidP="009D5F40">
      <w:r>
        <w:t>自动化功能测试工具的国内外厂商都有哪些</w:t>
      </w:r>
      <w:r>
        <w:rPr>
          <w:rFonts w:hint="eastAsia"/>
        </w:rPr>
        <w:t>？</w:t>
      </w:r>
      <w:r>
        <w:t>把每个厂家的简要介绍一遍</w:t>
      </w:r>
    </w:p>
    <w:p w14:paraId="67452A35" w14:textId="77777777" w:rsidR="00AD050D" w:rsidRDefault="00AD050D" w:rsidP="009D5F40">
      <w:r>
        <w:t>再把这个厂家工具简要介绍一遍</w:t>
      </w:r>
      <w:r>
        <w:rPr>
          <w:rFonts w:hint="eastAsia"/>
        </w:rPr>
        <w:t>？</w:t>
      </w:r>
    </w:p>
    <w:p w14:paraId="63713255" w14:textId="77777777" w:rsidR="00AD050D" w:rsidRPr="009D5F40" w:rsidRDefault="00AD050D" w:rsidP="009D5F40"/>
    <w:p w14:paraId="08A4C31F" w14:textId="77777777" w:rsidR="00AD050D" w:rsidRPr="009D5F40" w:rsidRDefault="00AD050D" w:rsidP="00410DE0">
      <w:pPr>
        <w:pStyle w:val="affa"/>
        <w:spacing w:line="360" w:lineRule="auto"/>
        <w:ind w:firstLine="480"/>
        <w:jc w:val="left"/>
      </w:pPr>
    </w:p>
    <w:tbl>
      <w:tblPr>
        <w:tblStyle w:val="affb"/>
        <w:tblW w:w="0" w:type="auto"/>
        <w:tblLook w:val="04A0" w:firstRow="1" w:lastRow="0" w:firstColumn="1" w:lastColumn="0" w:noHBand="0" w:noVBand="1"/>
      </w:tblPr>
      <w:tblGrid>
        <w:gridCol w:w="731"/>
        <w:gridCol w:w="2257"/>
        <w:gridCol w:w="1408"/>
        <w:gridCol w:w="1733"/>
        <w:gridCol w:w="1664"/>
        <w:gridCol w:w="1609"/>
      </w:tblGrid>
      <w:tr w:rsidR="00AD050D" w14:paraId="1CE821C8" w14:textId="77777777" w:rsidTr="0005631F">
        <w:tc>
          <w:tcPr>
            <w:tcW w:w="731" w:type="dxa"/>
          </w:tcPr>
          <w:p w14:paraId="33DE2061" w14:textId="77777777" w:rsidR="00AD050D" w:rsidRPr="00392383" w:rsidRDefault="00AD050D" w:rsidP="00B876C9">
            <w:pPr>
              <w:pStyle w:val="affa"/>
              <w:spacing w:line="360" w:lineRule="auto"/>
              <w:ind w:firstLineChars="0" w:firstLine="0"/>
              <w:jc w:val="left"/>
            </w:pPr>
            <w:r>
              <w:rPr>
                <w:rFonts w:hint="eastAsia"/>
              </w:rPr>
              <w:t>序号</w:t>
            </w:r>
          </w:p>
        </w:tc>
        <w:tc>
          <w:tcPr>
            <w:tcW w:w="2257" w:type="dxa"/>
          </w:tcPr>
          <w:p w14:paraId="6B8CF1D7" w14:textId="77777777" w:rsidR="00AD050D" w:rsidRDefault="00AD050D" w:rsidP="009D5F40">
            <w:pPr>
              <w:pStyle w:val="affa"/>
              <w:spacing w:line="360" w:lineRule="auto"/>
              <w:ind w:firstLineChars="0" w:firstLine="0"/>
            </w:pPr>
            <w:r>
              <w:t>工具名称</w:t>
            </w:r>
          </w:p>
        </w:tc>
        <w:tc>
          <w:tcPr>
            <w:tcW w:w="1408" w:type="dxa"/>
          </w:tcPr>
          <w:p w14:paraId="1926C5AF" w14:textId="77777777" w:rsidR="00AD050D" w:rsidRDefault="00AD050D" w:rsidP="00B876C9">
            <w:pPr>
              <w:pStyle w:val="affa"/>
              <w:spacing w:line="360" w:lineRule="auto"/>
              <w:ind w:firstLineChars="0" w:firstLine="0"/>
              <w:jc w:val="center"/>
            </w:pPr>
            <w:r>
              <w:rPr>
                <w:rFonts w:hint="eastAsia"/>
              </w:rPr>
              <w:t>厂商</w:t>
            </w:r>
          </w:p>
        </w:tc>
        <w:tc>
          <w:tcPr>
            <w:tcW w:w="1733" w:type="dxa"/>
          </w:tcPr>
          <w:p w14:paraId="7F7A98B9" w14:textId="77777777" w:rsidR="00AD050D" w:rsidRDefault="00AD050D" w:rsidP="00B876C9">
            <w:pPr>
              <w:pStyle w:val="affa"/>
              <w:spacing w:line="360" w:lineRule="auto"/>
              <w:ind w:firstLineChars="0" w:firstLine="0"/>
              <w:jc w:val="center"/>
            </w:pPr>
            <w:r>
              <w:rPr>
                <w:rFonts w:hint="eastAsia"/>
              </w:rPr>
              <w:t>国别</w:t>
            </w:r>
          </w:p>
        </w:tc>
        <w:tc>
          <w:tcPr>
            <w:tcW w:w="1664" w:type="dxa"/>
          </w:tcPr>
          <w:p w14:paraId="1D41DC5B" w14:textId="77777777" w:rsidR="00AD050D" w:rsidRDefault="00AD050D" w:rsidP="00B876C9">
            <w:pPr>
              <w:pStyle w:val="affa"/>
              <w:spacing w:line="360" w:lineRule="auto"/>
              <w:ind w:firstLineChars="0" w:firstLine="0"/>
              <w:jc w:val="center"/>
            </w:pPr>
            <w:r>
              <w:rPr>
                <w:rFonts w:hint="eastAsia"/>
              </w:rPr>
              <w:t>主要功能</w:t>
            </w:r>
          </w:p>
        </w:tc>
        <w:tc>
          <w:tcPr>
            <w:tcW w:w="1609" w:type="dxa"/>
          </w:tcPr>
          <w:p w14:paraId="02AF5F50" w14:textId="77777777" w:rsidR="00AD050D" w:rsidRDefault="00AD050D" w:rsidP="00B876C9">
            <w:pPr>
              <w:pStyle w:val="affa"/>
              <w:spacing w:line="360" w:lineRule="auto"/>
              <w:ind w:firstLineChars="0" w:firstLine="0"/>
              <w:jc w:val="center"/>
            </w:pPr>
            <w:r>
              <w:rPr>
                <w:rFonts w:hint="eastAsia"/>
              </w:rPr>
              <w:t>市场占有率</w:t>
            </w:r>
          </w:p>
        </w:tc>
      </w:tr>
      <w:tr w:rsidR="00AD050D" w14:paraId="1503233B" w14:textId="77777777" w:rsidTr="0005631F">
        <w:tc>
          <w:tcPr>
            <w:tcW w:w="731" w:type="dxa"/>
          </w:tcPr>
          <w:p w14:paraId="1064C576" w14:textId="77777777" w:rsidR="00AD050D" w:rsidRDefault="00AD050D" w:rsidP="00B876C9">
            <w:pPr>
              <w:pStyle w:val="affa"/>
              <w:spacing w:line="360" w:lineRule="auto"/>
              <w:ind w:firstLineChars="0" w:firstLine="0"/>
              <w:jc w:val="center"/>
            </w:pPr>
            <w:r>
              <w:rPr>
                <w:rFonts w:hint="eastAsia"/>
              </w:rPr>
              <w:t>1</w:t>
            </w:r>
          </w:p>
        </w:tc>
        <w:tc>
          <w:tcPr>
            <w:tcW w:w="2257" w:type="dxa"/>
          </w:tcPr>
          <w:p w14:paraId="04F7F525" w14:textId="77777777" w:rsidR="00AD050D" w:rsidRDefault="00AD050D" w:rsidP="00B876C9">
            <w:pPr>
              <w:pStyle w:val="affa"/>
              <w:spacing w:line="360" w:lineRule="auto"/>
              <w:ind w:firstLineChars="0" w:firstLine="0"/>
              <w:jc w:val="center"/>
            </w:pPr>
          </w:p>
        </w:tc>
        <w:tc>
          <w:tcPr>
            <w:tcW w:w="1408" w:type="dxa"/>
          </w:tcPr>
          <w:p w14:paraId="3784458A" w14:textId="77777777" w:rsidR="00AD050D" w:rsidRDefault="00AD050D" w:rsidP="00B876C9">
            <w:pPr>
              <w:pStyle w:val="affa"/>
              <w:spacing w:line="360" w:lineRule="auto"/>
              <w:ind w:firstLineChars="0" w:firstLine="0"/>
              <w:jc w:val="center"/>
            </w:pPr>
          </w:p>
        </w:tc>
        <w:tc>
          <w:tcPr>
            <w:tcW w:w="1733" w:type="dxa"/>
          </w:tcPr>
          <w:p w14:paraId="686C8257" w14:textId="77777777" w:rsidR="00AD050D" w:rsidRDefault="00AD050D" w:rsidP="00B876C9">
            <w:pPr>
              <w:pStyle w:val="affa"/>
              <w:spacing w:line="360" w:lineRule="auto"/>
              <w:ind w:firstLineChars="0" w:firstLine="0"/>
              <w:jc w:val="center"/>
            </w:pPr>
          </w:p>
        </w:tc>
        <w:tc>
          <w:tcPr>
            <w:tcW w:w="1664" w:type="dxa"/>
          </w:tcPr>
          <w:p w14:paraId="25D14130" w14:textId="77777777" w:rsidR="00AD050D" w:rsidRDefault="00AD050D" w:rsidP="00B876C9">
            <w:pPr>
              <w:pStyle w:val="affa"/>
              <w:spacing w:line="360" w:lineRule="auto"/>
              <w:ind w:firstLineChars="0" w:firstLine="0"/>
              <w:jc w:val="center"/>
            </w:pPr>
          </w:p>
        </w:tc>
        <w:tc>
          <w:tcPr>
            <w:tcW w:w="1609" w:type="dxa"/>
          </w:tcPr>
          <w:p w14:paraId="67BE9265" w14:textId="77777777" w:rsidR="00AD050D" w:rsidRDefault="00AD050D" w:rsidP="00B876C9">
            <w:pPr>
              <w:pStyle w:val="affa"/>
              <w:spacing w:line="360" w:lineRule="auto"/>
              <w:ind w:firstLineChars="0" w:firstLine="0"/>
              <w:jc w:val="center"/>
            </w:pPr>
            <w:r>
              <w:rPr>
                <w:rFonts w:hint="eastAsia"/>
              </w:rPr>
              <w:t>高、中、低</w:t>
            </w:r>
          </w:p>
        </w:tc>
      </w:tr>
      <w:tr w:rsidR="00AD050D" w14:paraId="5AA7641C" w14:textId="77777777" w:rsidTr="0005631F">
        <w:tc>
          <w:tcPr>
            <w:tcW w:w="731" w:type="dxa"/>
          </w:tcPr>
          <w:p w14:paraId="346B4F8C" w14:textId="77777777" w:rsidR="00AD050D" w:rsidRDefault="00AD050D" w:rsidP="00B876C9">
            <w:pPr>
              <w:pStyle w:val="affa"/>
              <w:spacing w:line="360" w:lineRule="auto"/>
              <w:ind w:firstLineChars="0" w:firstLine="0"/>
              <w:jc w:val="center"/>
            </w:pPr>
            <w:r>
              <w:rPr>
                <w:rFonts w:hint="eastAsia"/>
              </w:rPr>
              <w:t>2</w:t>
            </w:r>
          </w:p>
        </w:tc>
        <w:tc>
          <w:tcPr>
            <w:tcW w:w="2257" w:type="dxa"/>
          </w:tcPr>
          <w:p w14:paraId="13D781C8" w14:textId="77777777" w:rsidR="00AD050D" w:rsidRDefault="00AD050D" w:rsidP="00B876C9">
            <w:pPr>
              <w:pStyle w:val="affa"/>
              <w:spacing w:line="360" w:lineRule="auto"/>
              <w:ind w:firstLineChars="0" w:firstLine="0"/>
              <w:jc w:val="center"/>
            </w:pPr>
          </w:p>
        </w:tc>
        <w:tc>
          <w:tcPr>
            <w:tcW w:w="1408" w:type="dxa"/>
          </w:tcPr>
          <w:p w14:paraId="4D9A99EA" w14:textId="77777777" w:rsidR="00AD050D" w:rsidRDefault="00AD050D" w:rsidP="00B876C9">
            <w:pPr>
              <w:pStyle w:val="affa"/>
              <w:spacing w:line="360" w:lineRule="auto"/>
              <w:ind w:firstLineChars="0" w:firstLine="0"/>
              <w:jc w:val="center"/>
            </w:pPr>
          </w:p>
        </w:tc>
        <w:tc>
          <w:tcPr>
            <w:tcW w:w="1733" w:type="dxa"/>
          </w:tcPr>
          <w:p w14:paraId="3F0F920E" w14:textId="77777777" w:rsidR="00AD050D" w:rsidRDefault="00AD050D" w:rsidP="00B876C9">
            <w:pPr>
              <w:pStyle w:val="affa"/>
              <w:spacing w:line="360" w:lineRule="auto"/>
              <w:ind w:firstLineChars="0" w:firstLine="0"/>
              <w:jc w:val="center"/>
            </w:pPr>
          </w:p>
        </w:tc>
        <w:tc>
          <w:tcPr>
            <w:tcW w:w="1664" w:type="dxa"/>
          </w:tcPr>
          <w:p w14:paraId="5362FA14" w14:textId="77777777" w:rsidR="00AD050D" w:rsidRDefault="00AD050D" w:rsidP="00B876C9">
            <w:pPr>
              <w:pStyle w:val="affa"/>
              <w:spacing w:line="360" w:lineRule="auto"/>
              <w:ind w:firstLineChars="0" w:firstLine="0"/>
              <w:jc w:val="center"/>
            </w:pPr>
          </w:p>
        </w:tc>
        <w:tc>
          <w:tcPr>
            <w:tcW w:w="1609" w:type="dxa"/>
          </w:tcPr>
          <w:p w14:paraId="1720A6B0" w14:textId="77777777" w:rsidR="00AD050D" w:rsidRDefault="00AD050D" w:rsidP="00B876C9">
            <w:pPr>
              <w:pStyle w:val="affa"/>
              <w:spacing w:line="360" w:lineRule="auto"/>
              <w:ind w:firstLineChars="0" w:firstLine="0"/>
              <w:jc w:val="center"/>
            </w:pPr>
          </w:p>
        </w:tc>
      </w:tr>
      <w:tr w:rsidR="00AD050D" w14:paraId="2DEF3256" w14:textId="77777777" w:rsidTr="0005631F">
        <w:tc>
          <w:tcPr>
            <w:tcW w:w="731" w:type="dxa"/>
          </w:tcPr>
          <w:p w14:paraId="62B86C86" w14:textId="77777777" w:rsidR="00AD050D" w:rsidRDefault="00AD050D" w:rsidP="00B876C9">
            <w:pPr>
              <w:pStyle w:val="affa"/>
              <w:spacing w:line="360" w:lineRule="auto"/>
              <w:ind w:firstLineChars="0" w:firstLine="0"/>
              <w:jc w:val="center"/>
            </w:pPr>
            <w:r>
              <w:rPr>
                <w:rFonts w:hint="eastAsia"/>
              </w:rPr>
              <w:t>3</w:t>
            </w:r>
          </w:p>
        </w:tc>
        <w:tc>
          <w:tcPr>
            <w:tcW w:w="2257" w:type="dxa"/>
          </w:tcPr>
          <w:p w14:paraId="58282F2A" w14:textId="77777777" w:rsidR="00AD050D" w:rsidRDefault="00AD050D" w:rsidP="00B876C9">
            <w:pPr>
              <w:pStyle w:val="affa"/>
              <w:spacing w:line="360" w:lineRule="auto"/>
              <w:ind w:firstLineChars="0" w:firstLine="0"/>
              <w:jc w:val="center"/>
            </w:pPr>
          </w:p>
        </w:tc>
        <w:tc>
          <w:tcPr>
            <w:tcW w:w="1408" w:type="dxa"/>
          </w:tcPr>
          <w:p w14:paraId="18A639F9" w14:textId="77777777" w:rsidR="00AD050D" w:rsidRDefault="00AD050D" w:rsidP="00B876C9">
            <w:pPr>
              <w:pStyle w:val="affa"/>
              <w:spacing w:line="360" w:lineRule="auto"/>
              <w:ind w:firstLineChars="0" w:firstLine="0"/>
              <w:jc w:val="center"/>
            </w:pPr>
          </w:p>
        </w:tc>
        <w:tc>
          <w:tcPr>
            <w:tcW w:w="1733" w:type="dxa"/>
          </w:tcPr>
          <w:p w14:paraId="3C0AC585" w14:textId="77777777" w:rsidR="00AD050D" w:rsidRDefault="00AD050D" w:rsidP="00B876C9">
            <w:pPr>
              <w:pStyle w:val="affa"/>
              <w:spacing w:line="360" w:lineRule="auto"/>
              <w:ind w:firstLineChars="0" w:firstLine="0"/>
              <w:jc w:val="center"/>
            </w:pPr>
          </w:p>
        </w:tc>
        <w:tc>
          <w:tcPr>
            <w:tcW w:w="1664" w:type="dxa"/>
          </w:tcPr>
          <w:p w14:paraId="044864C6" w14:textId="77777777" w:rsidR="00AD050D" w:rsidRDefault="00AD050D" w:rsidP="00B876C9">
            <w:pPr>
              <w:pStyle w:val="affa"/>
              <w:spacing w:line="360" w:lineRule="auto"/>
              <w:ind w:firstLineChars="0" w:firstLine="0"/>
              <w:jc w:val="center"/>
            </w:pPr>
          </w:p>
        </w:tc>
        <w:tc>
          <w:tcPr>
            <w:tcW w:w="1609" w:type="dxa"/>
          </w:tcPr>
          <w:p w14:paraId="684EB128" w14:textId="77777777" w:rsidR="00AD050D" w:rsidRDefault="00AD050D" w:rsidP="00B876C9">
            <w:pPr>
              <w:pStyle w:val="affa"/>
              <w:spacing w:line="360" w:lineRule="auto"/>
              <w:ind w:firstLineChars="0" w:firstLine="0"/>
              <w:jc w:val="center"/>
            </w:pPr>
          </w:p>
        </w:tc>
      </w:tr>
      <w:tr w:rsidR="00AD050D" w14:paraId="0B2E6B0D" w14:textId="77777777" w:rsidTr="0005631F">
        <w:tc>
          <w:tcPr>
            <w:tcW w:w="731" w:type="dxa"/>
          </w:tcPr>
          <w:p w14:paraId="4C6AC8CF" w14:textId="77777777" w:rsidR="00AD050D" w:rsidRDefault="00AD050D" w:rsidP="00B876C9">
            <w:pPr>
              <w:pStyle w:val="affa"/>
              <w:spacing w:line="360" w:lineRule="auto"/>
              <w:ind w:firstLineChars="0" w:firstLine="0"/>
              <w:jc w:val="center"/>
            </w:pPr>
            <w:r>
              <w:rPr>
                <w:rFonts w:hint="eastAsia"/>
              </w:rPr>
              <w:t>4</w:t>
            </w:r>
          </w:p>
        </w:tc>
        <w:tc>
          <w:tcPr>
            <w:tcW w:w="2257" w:type="dxa"/>
          </w:tcPr>
          <w:p w14:paraId="37A6968D" w14:textId="77777777" w:rsidR="00AD050D" w:rsidRDefault="00AD050D" w:rsidP="00B876C9">
            <w:pPr>
              <w:pStyle w:val="affa"/>
              <w:spacing w:line="360" w:lineRule="auto"/>
              <w:ind w:firstLineChars="0" w:firstLine="0"/>
              <w:jc w:val="center"/>
            </w:pPr>
          </w:p>
        </w:tc>
        <w:tc>
          <w:tcPr>
            <w:tcW w:w="1408" w:type="dxa"/>
          </w:tcPr>
          <w:p w14:paraId="0CEA618A" w14:textId="77777777" w:rsidR="00AD050D" w:rsidRDefault="00AD050D" w:rsidP="00B876C9">
            <w:pPr>
              <w:pStyle w:val="affa"/>
              <w:spacing w:line="360" w:lineRule="auto"/>
              <w:ind w:firstLineChars="0" w:firstLine="0"/>
              <w:jc w:val="center"/>
            </w:pPr>
          </w:p>
        </w:tc>
        <w:tc>
          <w:tcPr>
            <w:tcW w:w="1733" w:type="dxa"/>
          </w:tcPr>
          <w:p w14:paraId="16AC9518" w14:textId="77777777" w:rsidR="00AD050D" w:rsidRDefault="00AD050D" w:rsidP="00B876C9">
            <w:pPr>
              <w:pStyle w:val="affa"/>
              <w:spacing w:line="360" w:lineRule="auto"/>
              <w:ind w:firstLineChars="0" w:firstLine="0"/>
              <w:jc w:val="center"/>
            </w:pPr>
          </w:p>
        </w:tc>
        <w:tc>
          <w:tcPr>
            <w:tcW w:w="1664" w:type="dxa"/>
          </w:tcPr>
          <w:p w14:paraId="75E088C4" w14:textId="77777777" w:rsidR="00AD050D" w:rsidRDefault="00AD050D" w:rsidP="00B876C9">
            <w:pPr>
              <w:pStyle w:val="affa"/>
              <w:spacing w:line="360" w:lineRule="auto"/>
              <w:ind w:firstLineChars="0" w:firstLine="0"/>
              <w:jc w:val="center"/>
            </w:pPr>
          </w:p>
        </w:tc>
        <w:tc>
          <w:tcPr>
            <w:tcW w:w="1609" w:type="dxa"/>
          </w:tcPr>
          <w:p w14:paraId="41EBB93F" w14:textId="77777777" w:rsidR="00AD050D" w:rsidRDefault="00AD050D" w:rsidP="00B876C9">
            <w:pPr>
              <w:pStyle w:val="affa"/>
              <w:spacing w:line="360" w:lineRule="auto"/>
              <w:ind w:firstLineChars="0" w:firstLine="0"/>
              <w:jc w:val="center"/>
            </w:pPr>
          </w:p>
        </w:tc>
      </w:tr>
      <w:tr w:rsidR="00AD050D" w14:paraId="58449EE3" w14:textId="77777777" w:rsidTr="0005631F">
        <w:tc>
          <w:tcPr>
            <w:tcW w:w="731" w:type="dxa"/>
          </w:tcPr>
          <w:p w14:paraId="0ECD77F0" w14:textId="77777777" w:rsidR="00AD050D" w:rsidRDefault="00AD050D" w:rsidP="00B876C9">
            <w:pPr>
              <w:pStyle w:val="affa"/>
              <w:spacing w:line="360" w:lineRule="auto"/>
              <w:ind w:firstLineChars="0" w:firstLine="0"/>
              <w:jc w:val="center"/>
            </w:pPr>
            <w:r>
              <w:rPr>
                <w:rFonts w:hint="eastAsia"/>
              </w:rPr>
              <w:t>5</w:t>
            </w:r>
          </w:p>
        </w:tc>
        <w:tc>
          <w:tcPr>
            <w:tcW w:w="2257" w:type="dxa"/>
          </w:tcPr>
          <w:p w14:paraId="7B7EFE16" w14:textId="77777777" w:rsidR="00AD050D" w:rsidRDefault="00AD050D" w:rsidP="00B876C9">
            <w:pPr>
              <w:pStyle w:val="affa"/>
              <w:spacing w:line="360" w:lineRule="auto"/>
              <w:ind w:firstLineChars="0" w:firstLine="0"/>
              <w:jc w:val="center"/>
            </w:pPr>
          </w:p>
        </w:tc>
        <w:tc>
          <w:tcPr>
            <w:tcW w:w="1408" w:type="dxa"/>
          </w:tcPr>
          <w:p w14:paraId="51E69245" w14:textId="77777777" w:rsidR="00AD050D" w:rsidRDefault="00AD050D" w:rsidP="00B876C9">
            <w:pPr>
              <w:pStyle w:val="affa"/>
              <w:spacing w:line="360" w:lineRule="auto"/>
              <w:ind w:firstLineChars="0" w:firstLine="0"/>
              <w:jc w:val="center"/>
            </w:pPr>
          </w:p>
        </w:tc>
        <w:tc>
          <w:tcPr>
            <w:tcW w:w="1733" w:type="dxa"/>
          </w:tcPr>
          <w:p w14:paraId="158639B6" w14:textId="77777777" w:rsidR="00AD050D" w:rsidRDefault="00AD050D" w:rsidP="00B876C9">
            <w:pPr>
              <w:pStyle w:val="affa"/>
              <w:spacing w:line="360" w:lineRule="auto"/>
              <w:ind w:firstLineChars="0" w:firstLine="0"/>
              <w:jc w:val="center"/>
            </w:pPr>
          </w:p>
        </w:tc>
        <w:tc>
          <w:tcPr>
            <w:tcW w:w="1664" w:type="dxa"/>
          </w:tcPr>
          <w:p w14:paraId="5960AA05" w14:textId="77777777" w:rsidR="00AD050D" w:rsidRDefault="00AD050D" w:rsidP="00B876C9">
            <w:pPr>
              <w:pStyle w:val="affa"/>
              <w:spacing w:line="360" w:lineRule="auto"/>
              <w:ind w:firstLineChars="0" w:firstLine="0"/>
              <w:jc w:val="center"/>
            </w:pPr>
          </w:p>
        </w:tc>
        <w:tc>
          <w:tcPr>
            <w:tcW w:w="1609" w:type="dxa"/>
          </w:tcPr>
          <w:p w14:paraId="6C6776C7" w14:textId="77777777" w:rsidR="00AD050D" w:rsidRDefault="00AD050D" w:rsidP="00B876C9">
            <w:pPr>
              <w:pStyle w:val="affa"/>
              <w:spacing w:line="360" w:lineRule="auto"/>
              <w:ind w:firstLineChars="0" w:firstLine="0"/>
              <w:jc w:val="center"/>
            </w:pPr>
          </w:p>
        </w:tc>
      </w:tr>
      <w:tr w:rsidR="00AD050D" w14:paraId="7928FBC3" w14:textId="77777777" w:rsidTr="0005631F">
        <w:tc>
          <w:tcPr>
            <w:tcW w:w="731" w:type="dxa"/>
          </w:tcPr>
          <w:p w14:paraId="5B904833" w14:textId="77777777" w:rsidR="00AD050D" w:rsidRDefault="00AD050D" w:rsidP="00B876C9">
            <w:pPr>
              <w:pStyle w:val="affa"/>
              <w:spacing w:line="360" w:lineRule="auto"/>
              <w:ind w:firstLineChars="0" w:firstLine="0"/>
              <w:jc w:val="center"/>
            </w:pPr>
            <w:r>
              <w:rPr>
                <w:rFonts w:hint="eastAsia"/>
              </w:rPr>
              <w:t>6</w:t>
            </w:r>
          </w:p>
        </w:tc>
        <w:tc>
          <w:tcPr>
            <w:tcW w:w="2257" w:type="dxa"/>
          </w:tcPr>
          <w:p w14:paraId="492EAF48" w14:textId="77777777" w:rsidR="00AD050D" w:rsidRDefault="00AD050D" w:rsidP="00B876C9">
            <w:pPr>
              <w:pStyle w:val="affa"/>
              <w:spacing w:line="360" w:lineRule="auto"/>
              <w:ind w:firstLineChars="0" w:firstLine="0"/>
              <w:jc w:val="center"/>
            </w:pPr>
          </w:p>
        </w:tc>
        <w:tc>
          <w:tcPr>
            <w:tcW w:w="1408" w:type="dxa"/>
          </w:tcPr>
          <w:p w14:paraId="1F07466F" w14:textId="77777777" w:rsidR="00AD050D" w:rsidRDefault="00AD050D" w:rsidP="00B876C9">
            <w:pPr>
              <w:pStyle w:val="affa"/>
              <w:spacing w:line="360" w:lineRule="auto"/>
              <w:ind w:firstLineChars="0" w:firstLine="0"/>
              <w:jc w:val="center"/>
            </w:pPr>
          </w:p>
        </w:tc>
        <w:tc>
          <w:tcPr>
            <w:tcW w:w="1733" w:type="dxa"/>
          </w:tcPr>
          <w:p w14:paraId="7525CBAA" w14:textId="77777777" w:rsidR="00AD050D" w:rsidRDefault="00AD050D" w:rsidP="00B876C9">
            <w:pPr>
              <w:pStyle w:val="affa"/>
              <w:spacing w:line="360" w:lineRule="auto"/>
              <w:ind w:firstLineChars="0" w:firstLine="0"/>
              <w:jc w:val="center"/>
            </w:pPr>
          </w:p>
        </w:tc>
        <w:tc>
          <w:tcPr>
            <w:tcW w:w="1664" w:type="dxa"/>
          </w:tcPr>
          <w:p w14:paraId="46033391" w14:textId="77777777" w:rsidR="00AD050D" w:rsidRDefault="00AD050D" w:rsidP="00B876C9">
            <w:pPr>
              <w:pStyle w:val="affa"/>
              <w:spacing w:line="360" w:lineRule="auto"/>
              <w:ind w:firstLineChars="0" w:firstLine="0"/>
              <w:jc w:val="center"/>
            </w:pPr>
          </w:p>
        </w:tc>
        <w:tc>
          <w:tcPr>
            <w:tcW w:w="1609" w:type="dxa"/>
          </w:tcPr>
          <w:p w14:paraId="03DE106E" w14:textId="77777777" w:rsidR="00AD050D" w:rsidRDefault="00AD050D" w:rsidP="00B876C9">
            <w:pPr>
              <w:pStyle w:val="affa"/>
              <w:spacing w:line="360" w:lineRule="auto"/>
              <w:ind w:firstLineChars="0" w:firstLine="0"/>
              <w:jc w:val="center"/>
            </w:pPr>
          </w:p>
        </w:tc>
      </w:tr>
      <w:tr w:rsidR="00AD050D" w14:paraId="0386DB46" w14:textId="77777777" w:rsidTr="0005631F">
        <w:tc>
          <w:tcPr>
            <w:tcW w:w="731" w:type="dxa"/>
          </w:tcPr>
          <w:p w14:paraId="344F63B3" w14:textId="77777777" w:rsidR="00AD050D" w:rsidRDefault="00AD050D" w:rsidP="00B876C9">
            <w:pPr>
              <w:pStyle w:val="affa"/>
              <w:spacing w:line="360" w:lineRule="auto"/>
              <w:ind w:firstLineChars="0" w:firstLine="0"/>
              <w:jc w:val="center"/>
            </w:pPr>
            <w:r>
              <w:t>7</w:t>
            </w:r>
          </w:p>
        </w:tc>
        <w:tc>
          <w:tcPr>
            <w:tcW w:w="2257" w:type="dxa"/>
          </w:tcPr>
          <w:p w14:paraId="64B0873E" w14:textId="77777777" w:rsidR="00AD050D" w:rsidRDefault="00AD050D" w:rsidP="00B876C9">
            <w:pPr>
              <w:pStyle w:val="affa"/>
              <w:spacing w:line="360" w:lineRule="auto"/>
              <w:ind w:firstLineChars="0" w:firstLine="0"/>
              <w:jc w:val="center"/>
            </w:pPr>
          </w:p>
        </w:tc>
        <w:tc>
          <w:tcPr>
            <w:tcW w:w="1408" w:type="dxa"/>
          </w:tcPr>
          <w:p w14:paraId="63413EB9" w14:textId="77777777" w:rsidR="00AD050D" w:rsidRDefault="00AD050D" w:rsidP="00B876C9">
            <w:pPr>
              <w:pStyle w:val="affa"/>
              <w:spacing w:line="360" w:lineRule="auto"/>
              <w:ind w:firstLineChars="0" w:firstLine="0"/>
              <w:jc w:val="center"/>
            </w:pPr>
          </w:p>
        </w:tc>
        <w:tc>
          <w:tcPr>
            <w:tcW w:w="1733" w:type="dxa"/>
          </w:tcPr>
          <w:p w14:paraId="591019F2" w14:textId="77777777" w:rsidR="00AD050D" w:rsidRDefault="00AD050D" w:rsidP="00B876C9">
            <w:pPr>
              <w:pStyle w:val="affa"/>
              <w:spacing w:line="360" w:lineRule="auto"/>
              <w:ind w:firstLineChars="0" w:firstLine="0"/>
              <w:jc w:val="center"/>
            </w:pPr>
          </w:p>
        </w:tc>
        <w:tc>
          <w:tcPr>
            <w:tcW w:w="1664" w:type="dxa"/>
          </w:tcPr>
          <w:p w14:paraId="59C0317A" w14:textId="77777777" w:rsidR="00AD050D" w:rsidRDefault="00AD050D" w:rsidP="00B876C9">
            <w:pPr>
              <w:pStyle w:val="affa"/>
              <w:spacing w:line="360" w:lineRule="auto"/>
              <w:ind w:firstLineChars="0" w:firstLine="0"/>
              <w:jc w:val="center"/>
            </w:pPr>
          </w:p>
        </w:tc>
        <w:tc>
          <w:tcPr>
            <w:tcW w:w="1609" w:type="dxa"/>
          </w:tcPr>
          <w:p w14:paraId="3D3709FC" w14:textId="77777777" w:rsidR="00AD050D" w:rsidRDefault="00AD050D" w:rsidP="00B876C9">
            <w:pPr>
              <w:pStyle w:val="affa"/>
              <w:spacing w:line="360" w:lineRule="auto"/>
              <w:ind w:firstLineChars="0" w:firstLine="0"/>
              <w:jc w:val="center"/>
            </w:pPr>
          </w:p>
        </w:tc>
      </w:tr>
      <w:tr w:rsidR="00AD050D" w14:paraId="758C20D4" w14:textId="77777777" w:rsidTr="0005631F">
        <w:tc>
          <w:tcPr>
            <w:tcW w:w="731" w:type="dxa"/>
          </w:tcPr>
          <w:p w14:paraId="6796ADEC" w14:textId="77777777" w:rsidR="00AD050D" w:rsidRDefault="00AD050D" w:rsidP="00B876C9">
            <w:pPr>
              <w:pStyle w:val="affa"/>
              <w:spacing w:line="360" w:lineRule="auto"/>
              <w:ind w:firstLineChars="0" w:firstLine="0"/>
              <w:jc w:val="center"/>
            </w:pPr>
            <w:r>
              <w:t>8</w:t>
            </w:r>
          </w:p>
        </w:tc>
        <w:tc>
          <w:tcPr>
            <w:tcW w:w="2257" w:type="dxa"/>
          </w:tcPr>
          <w:p w14:paraId="1A9B17FE" w14:textId="77777777" w:rsidR="00AD050D" w:rsidRDefault="00AD050D" w:rsidP="00B876C9">
            <w:pPr>
              <w:pStyle w:val="affa"/>
              <w:spacing w:line="360" w:lineRule="auto"/>
              <w:ind w:firstLineChars="0" w:firstLine="0"/>
              <w:jc w:val="center"/>
            </w:pPr>
          </w:p>
        </w:tc>
        <w:tc>
          <w:tcPr>
            <w:tcW w:w="1408" w:type="dxa"/>
          </w:tcPr>
          <w:p w14:paraId="4AF43C45" w14:textId="77777777" w:rsidR="00AD050D" w:rsidRDefault="00AD050D" w:rsidP="00B876C9">
            <w:pPr>
              <w:pStyle w:val="affa"/>
              <w:spacing w:line="360" w:lineRule="auto"/>
              <w:ind w:firstLineChars="0" w:firstLine="0"/>
              <w:jc w:val="center"/>
            </w:pPr>
          </w:p>
        </w:tc>
        <w:tc>
          <w:tcPr>
            <w:tcW w:w="1733" w:type="dxa"/>
          </w:tcPr>
          <w:p w14:paraId="16B90A78" w14:textId="77777777" w:rsidR="00AD050D" w:rsidRDefault="00AD050D" w:rsidP="00B876C9">
            <w:pPr>
              <w:pStyle w:val="affa"/>
              <w:spacing w:line="360" w:lineRule="auto"/>
              <w:ind w:firstLineChars="0" w:firstLine="0"/>
              <w:jc w:val="center"/>
            </w:pPr>
          </w:p>
        </w:tc>
        <w:tc>
          <w:tcPr>
            <w:tcW w:w="1664" w:type="dxa"/>
          </w:tcPr>
          <w:p w14:paraId="53D36A8B" w14:textId="77777777" w:rsidR="00AD050D" w:rsidRDefault="00AD050D" w:rsidP="00B876C9">
            <w:pPr>
              <w:pStyle w:val="affa"/>
              <w:spacing w:line="360" w:lineRule="auto"/>
              <w:ind w:firstLineChars="0" w:firstLine="0"/>
              <w:jc w:val="center"/>
            </w:pPr>
          </w:p>
        </w:tc>
        <w:tc>
          <w:tcPr>
            <w:tcW w:w="1609" w:type="dxa"/>
          </w:tcPr>
          <w:p w14:paraId="70AB453D" w14:textId="77777777" w:rsidR="00AD050D" w:rsidRDefault="00AD050D" w:rsidP="00B876C9">
            <w:pPr>
              <w:pStyle w:val="affa"/>
              <w:spacing w:line="360" w:lineRule="auto"/>
              <w:ind w:firstLineChars="0" w:firstLine="0"/>
              <w:jc w:val="center"/>
            </w:pPr>
          </w:p>
        </w:tc>
      </w:tr>
      <w:tr w:rsidR="00AD050D" w14:paraId="4321EEE8" w14:textId="77777777" w:rsidTr="0005631F">
        <w:tc>
          <w:tcPr>
            <w:tcW w:w="731" w:type="dxa"/>
          </w:tcPr>
          <w:p w14:paraId="1BD465F8" w14:textId="77777777" w:rsidR="00AD050D" w:rsidRDefault="00AD050D" w:rsidP="00B876C9">
            <w:pPr>
              <w:pStyle w:val="affa"/>
              <w:spacing w:line="360" w:lineRule="auto"/>
              <w:ind w:firstLineChars="0" w:firstLine="0"/>
              <w:jc w:val="center"/>
            </w:pPr>
            <w:r>
              <w:t>9</w:t>
            </w:r>
          </w:p>
        </w:tc>
        <w:tc>
          <w:tcPr>
            <w:tcW w:w="2257" w:type="dxa"/>
          </w:tcPr>
          <w:p w14:paraId="3E58A5CC" w14:textId="77777777" w:rsidR="00AD050D" w:rsidRDefault="00AD050D" w:rsidP="00B876C9">
            <w:pPr>
              <w:pStyle w:val="affa"/>
              <w:spacing w:line="360" w:lineRule="auto"/>
              <w:ind w:firstLineChars="0" w:firstLine="0"/>
              <w:jc w:val="center"/>
            </w:pPr>
          </w:p>
        </w:tc>
        <w:tc>
          <w:tcPr>
            <w:tcW w:w="1408" w:type="dxa"/>
          </w:tcPr>
          <w:p w14:paraId="69DD609E" w14:textId="77777777" w:rsidR="00AD050D" w:rsidRDefault="00AD050D" w:rsidP="00B876C9">
            <w:pPr>
              <w:pStyle w:val="affa"/>
              <w:spacing w:line="360" w:lineRule="auto"/>
              <w:ind w:firstLineChars="0" w:firstLine="0"/>
              <w:jc w:val="center"/>
            </w:pPr>
          </w:p>
        </w:tc>
        <w:tc>
          <w:tcPr>
            <w:tcW w:w="1733" w:type="dxa"/>
          </w:tcPr>
          <w:p w14:paraId="6CD0819C" w14:textId="77777777" w:rsidR="00AD050D" w:rsidRDefault="00AD050D" w:rsidP="00B876C9">
            <w:pPr>
              <w:pStyle w:val="affa"/>
              <w:spacing w:line="360" w:lineRule="auto"/>
              <w:ind w:firstLineChars="0" w:firstLine="0"/>
              <w:jc w:val="center"/>
            </w:pPr>
          </w:p>
        </w:tc>
        <w:tc>
          <w:tcPr>
            <w:tcW w:w="1664" w:type="dxa"/>
          </w:tcPr>
          <w:p w14:paraId="16093350" w14:textId="77777777" w:rsidR="00AD050D" w:rsidRDefault="00AD050D" w:rsidP="00B876C9">
            <w:pPr>
              <w:pStyle w:val="affa"/>
              <w:spacing w:line="360" w:lineRule="auto"/>
              <w:ind w:firstLineChars="0" w:firstLine="0"/>
              <w:jc w:val="center"/>
            </w:pPr>
          </w:p>
        </w:tc>
        <w:tc>
          <w:tcPr>
            <w:tcW w:w="1609" w:type="dxa"/>
          </w:tcPr>
          <w:p w14:paraId="7A023E6E" w14:textId="77777777" w:rsidR="00AD050D" w:rsidRDefault="00AD050D" w:rsidP="00B876C9">
            <w:pPr>
              <w:pStyle w:val="affa"/>
              <w:spacing w:line="360" w:lineRule="auto"/>
              <w:ind w:firstLineChars="0" w:firstLine="0"/>
              <w:jc w:val="center"/>
            </w:pPr>
          </w:p>
        </w:tc>
      </w:tr>
    </w:tbl>
    <w:p w14:paraId="07D71852" w14:textId="77777777" w:rsidR="00AD050D" w:rsidRDefault="00AD050D" w:rsidP="00CF4B1A">
      <w:pPr>
        <w:pStyle w:val="affa"/>
        <w:spacing w:line="360" w:lineRule="auto"/>
        <w:ind w:left="480" w:firstLineChars="0" w:firstLine="0"/>
        <w:jc w:val="left"/>
      </w:pPr>
    </w:p>
    <w:p w14:paraId="61CCB3B1" w14:textId="77777777" w:rsidR="00AD050D" w:rsidRDefault="00AD050D" w:rsidP="00C24776">
      <w:pPr>
        <w:pStyle w:val="affa"/>
        <w:spacing w:line="360" w:lineRule="auto"/>
        <w:ind w:firstLine="480"/>
        <w:jc w:val="left"/>
      </w:pPr>
      <w:r>
        <w:t>工具的功能对比及指标的满足情况</w:t>
      </w:r>
      <w:r>
        <w:rPr>
          <w:rFonts w:hint="eastAsia"/>
        </w:rPr>
        <w:t>。</w:t>
      </w:r>
    </w:p>
    <w:tbl>
      <w:tblPr>
        <w:tblStyle w:val="affb"/>
        <w:tblW w:w="0" w:type="auto"/>
        <w:tblLook w:val="04A0" w:firstRow="1" w:lastRow="0" w:firstColumn="1" w:lastColumn="0" w:noHBand="0" w:noVBand="1"/>
      </w:tblPr>
      <w:tblGrid>
        <w:gridCol w:w="731"/>
        <w:gridCol w:w="2257"/>
        <w:gridCol w:w="1408"/>
        <w:gridCol w:w="1733"/>
        <w:gridCol w:w="1664"/>
        <w:gridCol w:w="1609"/>
      </w:tblGrid>
      <w:tr w:rsidR="00AD050D" w14:paraId="45F18C40" w14:textId="77777777" w:rsidTr="00B876C9">
        <w:tc>
          <w:tcPr>
            <w:tcW w:w="731" w:type="dxa"/>
          </w:tcPr>
          <w:p w14:paraId="05166618" w14:textId="77777777" w:rsidR="00AD050D" w:rsidRPr="00392383" w:rsidRDefault="00AD050D" w:rsidP="00B876C9">
            <w:pPr>
              <w:pStyle w:val="affa"/>
              <w:spacing w:line="360" w:lineRule="auto"/>
              <w:ind w:firstLineChars="0" w:firstLine="0"/>
              <w:jc w:val="left"/>
            </w:pPr>
            <w:r>
              <w:rPr>
                <w:rFonts w:hint="eastAsia"/>
              </w:rPr>
              <w:t>序号</w:t>
            </w:r>
          </w:p>
        </w:tc>
        <w:tc>
          <w:tcPr>
            <w:tcW w:w="2257" w:type="dxa"/>
          </w:tcPr>
          <w:p w14:paraId="4757638F" w14:textId="77777777" w:rsidR="00AD050D" w:rsidRDefault="00AD050D" w:rsidP="00B876C9">
            <w:pPr>
              <w:pStyle w:val="affa"/>
              <w:spacing w:line="360" w:lineRule="auto"/>
              <w:ind w:firstLineChars="0" w:firstLine="0"/>
            </w:pPr>
            <w:r>
              <w:rPr>
                <w:rFonts w:hint="eastAsia"/>
              </w:rPr>
              <w:t>功能指标</w:t>
            </w:r>
          </w:p>
        </w:tc>
        <w:tc>
          <w:tcPr>
            <w:tcW w:w="1408" w:type="dxa"/>
          </w:tcPr>
          <w:p w14:paraId="7E9351AB" w14:textId="77777777" w:rsidR="00AD050D" w:rsidRDefault="00AD050D" w:rsidP="00B876C9">
            <w:pPr>
              <w:pStyle w:val="affa"/>
              <w:spacing w:line="360" w:lineRule="auto"/>
              <w:ind w:firstLineChars="0" w:firstLine="0"/>
              <w:jc w:val="center"/>
            </w:pPr>
            <w:r>
              <w:rPr>
                <w:rFonts w:hint="eastAsia"/>
              </w:rPr>
              <w:t>工具</w:t>
            </w:r>
            <w:r>
              <w:rPr>
                <w:rFonts w:hint="eastAsia"/>
              </w:rPr>
              <w:t>1</w:t>
            </w:r>
          </w:p>
        </w:tc>
        <w:tc>
          <w:tcPr>
            <w:tcW w:w="1733" w:type="dxa"/>
          </w:tcPr>
          <w:p w14:paraId="74B0FC76" w14:textId="77777777" w:rsidR="00AD050D" w:rsidRDefault="00AD050D" w:rsidP="00B876C9">
            <w:pPr>
              <w:pStyle w:val="affa"/>
              <w:spacing w:line="360" w:lineRule="auto"/>
              <w:ind w:firstLineChars="0" w:firstLine="0"/>
              <w:jc w:val="center"/>
            </w:pPr>
            <w:r>
              <w:rPr>
                <w:rFonts w:hint="eastAsia"/>
              </w:rPr>
              <w:t>工具</w:t>
            </w:r>
            <w:r>
              <w:rPr>
                <w:rFonts w:hint="eastAsia"/>
              </w:rPr>
              <w:t>2</w:t>
            </w:r>
          </w:p>
        </w:tc>
        <w:tc>
          <w:tcPr>
            <w:tcW w:w="1664" w:type="dxa"/>
          </w:tcPr>
          <w:p w14:paraId="44D23813" w14:textId="77777777" w:rsidR="00AD050D" w:rsidRDefault="00AD050D" w:rsidP="00B876C9">
            <w:pPr>
              <w:pStyle w:val="affa"/>
              <w:spacing w:line="360" w:lineRule="auto"/>
              <w:ind w:firstLineChars="0" w:firstLine="0"/>
              <w:jc w:val="center"/>
            </w:pPr>
            <w:r>
              <w:rPr>
                <w:rFonts w:hint="eastAsia"/>
              </w:rPr>
              <w:t>工具</w:t>
            </w:r>
            <w:r>
              <w:rPr>
                <w:rFonts w:hint="eastAsia"/>
              </w:rPr>
              <w:t>2</w:t>
            </w:r>
          </w:p>
        </w:tc>
        <w:tc>
          <w:tcPr>
            <w:tcW w:w="1609" w:type="dxa"/>
          </w:tcPr>
          <w:p w14:paraId="4FBDF875" w14:textId="77777777" w:rsidR="00AD050D" w:rsidRDefault="00AD050D" w:rsidP="00B876C9">
            <w:pPr>
              <w:pStyle w:val="affa"/>
              <w:spacing w:line="360" w:lineRule="auto"/>
              <w:ind w:firstLineChars="0" w:firstLine="0"/>
              <w:jc w:val="center"/>
            </w:pPr>
          </w:p>
        </w:tc>
      </w:tr>
      <w:tr w:rsidR="00AD050D" w14:paraId="766F1F72" w14:textId="77777777" w:rsidTr="00B876C9">
        <w:tc>
          <w:tcPr>
            <w:tcW w:w="731" w:type="dxa"/>
          </w:tcPr>
          <w:p w14:paraId="5E9E54BB" w14:textId="77777777" w:rsidR="00AD050D" w:rsidRDefault="00AD050D" w:rsidP="00B876C9">
            <w:pPr>
              <w:pStyle w:val="affa"/>
              <w:spacing w:line="360" w:lineRule="auto"/>
              <w:ind w:firstLineChars="0" w:firstLine="0"/>
              <w:jc w:val="center"/>
            </w:pPr>
            <w:r>
              <w:rPr>
                <w:rFonts w:hint="eastAsia"/>
              </w:rPr>
              <w:t>1</w:t>
            </w:r>
          </w:p>
        </w:tc>
        <w:tc>
          <w:tcPr>
            <w:tcW w:w="2257" w:type="dxa"/>
          </w:tcPr>
          <w:p w14:paraId="7B256FD5" w14:textId="77777777" w:rsidR="00AD050D" w:rsidRDefault="00AD050D" w:rsidP="00B876C9">
            <w:pPr>
              <w:pStyle w:val="affa"/>
              <w:spacing w:line="360" w:lineRule="auto"/>
              <w:ind w:firstLineChars="0" w:firstLine="0"/>
              <w:jc w:val="center"/>
            </w:pPr>
          </w:p>
        </w:tc>
        <w:tc>
          <w:tcPr>
            <w:tcW w:w="1408" w:type="dxa"/>
          </w:tcPr>
          <w:p w14:paraId="66403FC7" w14:textId="77777777" w:rsidR="00AD050D" w:rsidRDefault="00AD050D" w:rsidP="00B876C9">
            <w:pPr>
              <w:pStyle w:val="affa"/>
              <w:spacing w:line="360" w:lineRule="auto"/>
              <w:ind w:firstLineChars="0" w:firstLine="0"/>
              <w:jc w:val="center"/>
            </w:pPr>
          </w:p>
        </w:tc>
        <w:tc>
          <w:tcPr>
            <w:tcW w:w="1733" w:type="dxa"/>
          </w:tcPr>
          <w:p w14:paraId="49DBA9CE" w14:textId="77777777" w:rsidR="00AD050D" w:rsidRDefault="00AD050D" w:rsidP="00B876C9">
            <w:pPr>
              <w:pStyle w:val="affa"/>
              <w:spacing w:line="360" w:lineRule="auto"/>
              <w:ind w:firstLineChars="0" w:firstLine="0"/>
              <w:jc w:val="center"/>
            </w:pPr>
          </w:p>
        </w:tc>
        <w:tc>
          <w:tcPr>
            <w:tcW w:w="1664" w:type="dxa"/>
          </w:tcPr>
          <w:p w14:paraId="0B0E2EFD" w14:textId="77777777" w:rsidR="00AD050D" w:rsidRDefault="00AD050D" w:rsidP="00B876C9">
            <w:pPr>
              <w:pStyle w:val="affa"/>
              <w:spacing w:line="360" w:lineRule="auto"/>
              <w:ind w:firstLineChars="0" w:firstLine="0"/>
              <w:jc w:val="center"/>
            </w:pPr>
          </w:p>
        </w:tc>
        <w:tc>
          <w:tcPr>
            <w:tcW w:w="1609" w:type="dxa"/>
          </w:tcPr>
          <w:p w14:paraId="3A2D49A5" w14:textId="77777777" w:rsidR="00AD050D" w:rsidRDefault="00AD050D" w:rsidP="00B876C9">
            <w:pPr>
              <w:pStyle w:val="affa"/>
              <w:spacing w:line="360" w:lineRule="auto"/>
              <w:ind w:firstLineChars="0" w:firstLine="0"/>
              <w:jc w:val="center"/>
            </w:pPr>
          </w:p>
        </w:tc>
      </w:tr>
      <w:tr w:rsidR="00AD050D" w14:paraId="268C4EE0" w14:textId="77777777" w:rsidTr="00B876C9">
        <w:tc>
          <w:tcPr>
            <w:tcW w:w="731" w:type="dxa"/>
          </w:tcPr>
          <w:p w14:paraId="201656D2" w14:textId="77777777" w:rsidR="00AD050D" w:rsidRDefault="00AD050D" w:rsidP="00B876C9">
            <w:pPr>
              <w:pStyle w:val="affa"/>
              <w:spacing w:line="360" w:lineRule="auto"/>
              <w:ind w:firstLineChars="0" w:firstLine="0"/>
              <w:jc w:val="center"/>
            </w:pPr>
            <w:r>
              <w:rPr>
                <w:rFonts w:hint="eastAsia"/>
              </w:rPr>
              <w:t>2</w:t>
            </w:r>
          </w:p>
        </w:tc>
        <w:tc>
          <w:tcPr>
            <w:tcW w:w="2257" w:type="dxa"/>
          </w:tcPr>
          <w:p w14:paraId="140D7A41" w14:textId="77777777" w:rsidR="00AD050D" w:rsidRDefault="00AD050D" w:rsidP="00B876C9">
            <w:pPr>
              <w:pStyle w:val="affa"/>
              <w:spacing w:line="360" w:lineRule="auto"/>
              <w:ind w:firstLineChars="0" w:firstLine="0"/>
              <w:jc w:val="center"/>
            </w:pPr>
          </w:p>
        </w:tc>
        <w:tc>
          <w:tcPr>
            <w:tcW w:w="1408" w:type="dxa"/>
          </w:tcPr>
          <w:p w14:paraId="6417B96C" w14:textId="77777777" w:rsidR="00AD050D" w:rsidRDefault="00AD050D" w:rsidP="00B876C9">
            <w:pPr>
              <w:pStyle w:val="affa"/>
              <w:spacing w:line="360" w:lineRule="auto"/>
              <w:ind w:firstLineChars="0" w:firstLine="0"/>
              <w:jc w:val="center"/>
            </w:pPr>
          </w:p>
        </w:tc>
        <w:tc>
          <w:tcPr>
            <w:tcW w:w="1733" w:type="dxa"/>
          </w:tcPr>
          <w:p w14:paraId="7D314BB5" w14:textId="77777777" w:rsidR="00AD050D" w:rsidRDefault="00AD050D" w:rsidP="00B876C9">
            <w:pPr>
              <w:pStyle w:val="affa"/>
              <w:spacing w:line="360" w:lineRule="auto"/>
              <w:ind w:firstLineChars="0" w:firstLine="0"/>
              <w:jc w:val="center"/>
            </w:pPr>
          </w:p>
        </w:tc>
        <w:tc>
          <w:tcPr>
            <w:tcW w:w="1664" w:type="dxa"/>
          </w:tcPr>
          <w:p w14:paraId="67325909" w14:textId="77777777" w:rsidR="00AD050D" w:rsidRDefault="00AD050D" w:rsidP="00B876C9">
            <w:pPr>
              <w:pStyle w:val="affa"/>
              <w:spacing w:line="360" w:lineRule="auto"/>
              <w:ind w:firstLineChars="0" w:firstLine="0"/>
              <w:jc w:val="center"/>
            </w:pPr>
          </w:p>
        </w:tc>
        <w:tc>
          <w:tcPr>
            <w:tcW w:w="1609" w:type="dxa"/>
          </w:tcPr>
          <w:p w14:paraId="118E98E5" w14:textId="77777777" w:rsidR="00AD050D" w:rsidRDefault="00AD050D" w:rsidP="00B876C9">
            <w:pPr>
              <w:pStyle w:val="affa"/>
              <w:spacing w:line="360" w:lineRule="auto"/>
              <w:ind w:firstLineChars="0" w:firstLine="0"/>
              <w:jc w:val="center"/>
            </w:pPr>
          </w:p>
        </w:tc>
      </w:tr>
      <w:tr w:rsidR="00AD050D" w14:paraId="428B10BF" w14:textId="77777777" w:rsidTr="00B876C9">
        <w:tc>
          <w:tcPr>
            <w:tcW w:w="731" w:type="dxa"/>
          </w:tcPr>
          <w:p w14:paraId="6FBABE5D" w14:textId="77777777" w:rsidR="00AD050D" w:rsidRDefault="00AD050D" w:rsidP="00B876C9">
            <w:pPr>
              <w:pStyle w:val="affa"/>
              <w:spacing w:line="360" w:lineRule="auto"/>
              <w:ind w:firstLineChars="0" w:firstLine="0"/>
              <w:jc w:val="center"/>
            </w:pPr>
            <w:r>
              <w:rPr>
                <w:rFonts w:hint="eastAsia"/>
              </w:rPr>
              <w:t>3</w:t>
            </w:r>
          </w:p>
        </w:tc>
        <w:tc>
          <w:tcPr>
            <w:tcW w:w="2257" w:type="dxa"/>
          </w:tcPr>
          <w:p w14:paraId="6A25F190" w14:textId="77777777" w:rsidR="00AD050D" w:rsidRDefault="00AD050D" w:rsidP="00B876C9">
            <w:pPr>
              <w:pStyle w:val="affa"/>
              <w:spacing w:line="360" w:lineRule="auto"/>
              <w:ind w:firstLineChars="0" w:firstLine="0"/>
              <w:jc w:val="center"/>
            </w:pPr>
          </w:p>
        </w:tc>
        <w:tc>
          <w:tcPr>
            <w:tcW w:w="1408" w:type="dxa"/>
          </w:tcPr>
          <w:p w14:paraId="4CB12436" w14:textId="77777777" w:rsidR="00AD050D" w:rsidRDefault="00AD050D" w:rsidP="00B876C9">
            <w:pPr>
              <w:pStyle w:val="affa"/>
              <w:spacing w:line="360" w:lineRule="auto"/>
              <w:ind w:firstLineChars="0" w:firstLine="0"/>
              <w:jc w:val="center"/>
            </w:pPr>
          </w:p>
        </w:tc>
        <w:tc>
          <w:tcPr>
            <w:tcW w:w="1733" w:type="dxa"/>
          </w:tcPr>
          <w:p w14:paraId="42C711F8" w14:textId="77777777" w:rsidR="00AD050D" w:rsidRDefault="00AD050D" w:rsidP="00B876C9">
            <w:pPr>
              <w:pStyle w:val="affa"/>
              <w:spacing w:line="360" w:lineRule="auto"/>
              <w:ind w:firstLineChars="0" w:firstLine="0"/>
              <w:jc w:val="center"/>
            </w:pPr>
          </w:p>
        </w:tc>
        <w:tc>
          <w:tcPr>
            <w:tcW w:w="1664" w:type="dxa"/>
          </w:tcPr>
          <w:p w14:paraId="6A093593" w14:textId="77777777" w:rsidR="00AD050D" w:rsidRDefault="00AD050D" w:rsidP="00B876C9">
            <w:pPr>
              <w:pStyle w:val="affa"/>
              <w:spacing w:line="360" w:lineRule="auto"/>
              <w:ind w:firstLineChars="0" w:firstLine="0"/>
              <w:jc w:val="center"/>
            </w:pPr>
          </w:p>
        </w:tc>
        <w:tc>
          <w:tcPr>
            <w:tcW w:w="1609" w:type="dxa"/>
          </w:tcPr>
          <w:p w14:paraId="7E594A79" w14:textId="77777777" w:rsidR="00AD050D" w:rsidRDefault="00AD050D" w:rsidP="00B876C9">
            <w:pPr>
              <w:pStyle w:val="affa"/>
              <w:spacing w:line="360" w:lineRule="auto"/>
              <w:ind w:firstLineChars="0" w:firstLine="0"/>
              <w:jc w:val="center"/>
            </w:pPr>
          </w:p>
        </w:tc>
      </w:tr>
      <w:tr w:rsidR="00AD050D" w14:paraId="290C65F3" w14:textId="77777777" w:rsidTr="00B876C9">
        <w:tc>
          <w:tcPr>
            <w:tcW w:w="731" w:type="dxa"/>
          </w:tcPr>
          <w:p w14:paraId="6C0E54EA" w14:textId="77777777" w:rsidR="00AD050D" w:rsidRDefault="00AD050D" w:rsidP="00B876C9">
            <w:pPr>
              <w:pStyle w:val="affa"/>
              <w:spacing w:line="360" w:lineRule="auto"/>
              <w:ind w:firstLineChars="0" w:firstLine="0"/>
              <w:jc w:val="center"/>
            </w:pPr>
            <w:r>
              <w:rPr>
                <w:rFonts w:hint="eastAsia"/>
              </w:rPr>
              <w:t>4</w:t>
            </w:r>
          </w:p>
        </w:tc>
        <w:tc>
          <w:tcPr>
            <w:tcW w:w="2257" w:type="dxa"/>
          </w:tcPr>
          <w:p w14:paraId="7CDC7390" w14:textId="77777777" w:rsidR="00AD050D" w:rsidRDefault="00AD050D" w:rsidP="00B876C9">
            <w:pPr>
              <w:pStyle w:val="affa"/>
              <w:spacing w:line="360" w:lineRule="auto"/>
              <w:ind w:firstLineChars="0" w:firstLine="0"/>
              <w:jc w:val="center"/>
            </w:pPr>
          </w:p>
        </w:tc>
        <w:tc>
          <w:tcPr>
            <w:tcW w:w="1408" w:type="dxa"/>
          </w:tcPr>
          <w:p w14:paraId="304A6482" w14:textId="77777777" w:rsidR="00AD050D" w:rsidRDefault="00AD050D" w:rsidP="00B876C9">
            <w:pPr>
              <w:pStyle w:val="affa"/>
              <w:spacing w:line="360" w:lineRule="auto"/>
              <w:ind w:firstLineChars="0" w:firstLine="0"/>
              <w:jc w:val="center"/>
            </w:pPr>
          </w:p>
        </w:tc>
        <w:tc>
          <w:tcPr>
            <w:tcW w:w="1733" w:type="dxa"/>
          </w:tcPr>
          <w:p w14:paraId="30FE992F" w14:textId="77777777" w:rsidR="00AD050D" w:rsidRDefault="00AD050D" w:rsidP="00B876C9">
            <w:pPr>
              <w:pStyle w:val="affa"/>
              <w:spacing w:line="360" w:lineRule="auto"/>
              <w:ind w:firstLineChars="0" w:firstLine="0"/>
              <w:jc w:val="center"/>
            </w:pPr>
          </w:p>
        </w:tc>
        <w:tc>
          <w:tcPr>
            <w:tcW w:w="1664" w:type="dxa"/>
          </w:tcPr>
          <w:p w14:paraId="32475E44" w14:textId="77777777" w:rsidR="00AD050D" w:rsidRDefault="00AD050D" w:rsidP="00B876C9">
            <w:pPr>
              <w:pStyle w:val="affa"/>
              <w:spacing w:line="360" w:lineRule="auto"/>
              <w:ind w:firstLineChars="0" w:firstLine="0"/>
              <w:jc w:val="center"/>
            </w:pPr>
          </w:p>
        </w:tc>
        <w:tc>
          <w:tcPr>
            <w:tcW w:w="1609" w:type="dxa"/>
          </w:tcPr>
          <w:p w14:paraId="76F82766" w14:textId="77777777" w:rsidR="00AD050D" w:rsidRDefault="00AD050D" w:rsidP="00B876C9">
            <w:pPr>
              <w:pStyle w:val="affa"/>
              <w:spacing w:line="360" w:lineRule="auto"/>
              <w:ind w:firstLineChars="0" w:firstLine="0"/>
              <w:jc w:val="center"/>
            </w:pPr>
          </w:p>
        </w:tc>
      </w:tr>
      <w:tr w:rsidR="00AD050D" w14:paraId="00950CF2" w14:textId="77777777" w:rsidTr="00B876C9">
        <w:tc>
          <w:tcPr>
            <w:tcW w:w="731" w:type="dxa"/>
          </w:tcPr>
          <w:p w14:paraId="5BAFD259" w14:textId="77777777" w:rsidR="00AD050D" w:rsidRDefault="00AD050D" w:rsidP="00B876C9">
            <w:pPr>
              <w:pStyle w:val="affa"/>
              <w:spacing w:line="360" w:lineRule="auto"/>
              <w:ind w:firstLineChars="0" w:firstLine="0"/>
              <w:jc w:val="center"/>
            </w:pPr>
            <w:r>
              <w:rPr>
                <w:rFonts w:hint="eastAsia"/>
              </w:rPr>
              <w:t>5</w:t>
            </w:r>
          </w:p>
        </w:tc>
        <w:tc>
          <w:tcPr>
            <w:tcW w:w="2257" w:type="dxa"/>
          </w:tcPr>
          <w:p w14:paraId="03258D95" w14:textId="77777777" w:rsidR="00AD050D" w:rsidRDefault="00AD050D" w:rsidP="00B876C9">
            <w:pPr>
              <w:pStyle w:val="affa"/>
              <w:spacing w:line="360" w:lineRule="auto"/>
              <w:ind w:firstLineChars="0" w:firstLine="0"/>
              <w:jc w:val="center"/>
            </w:pPr>
          </w:p>
        </w:tc>
        <w:tc>
          <w:tcPr>
            <w:tcW w:w="1408" w:type="dxa"/>
          </w:tcPr>
          <w:p w14:paraId="52B53A29" w14:textId="77777777" w:rsidR="00AD050D" w:rsidRDefault="00AD050D" w:rsidP="00B876C9">
            <w:pPr>
              <w:pStyle w:val="affa"/>
              <w:spacing w:line="360" w:lineRule="auto"/>
              <w:ind w:firstLineChars="0" w:firstLine="0"/>
              <w:jc w:val="center"/>
            </w:pPr>
          </w:p>
        </w:tc>
        <w:tc>
          <w:tcPr>
            <w:tcW w:w="1733" w:type="dxa"/>
          </w:tcPr>
          <w:p w14:paraId="0D85171C" w14:textId="77777777" w:rsidR="00AD050D" w:rsidRDefault="00AD050D" w:rsidP="00B876C9">
            <w:pPr>
              <w:pStyle w:val="affa"/>
              <w:spacing w:line="360" w:lineRule="auto"/>
              <w:ind w:firstLineChars="0" w:firstLine="0"/>
              <w:jc w:val="center"/>
            </w:pPr>
          </w:p>
        </w:tc>
        <w:tc>
          <w:tcPr>
            <w:tcW w:w="1664" w:type="dxa"/>
          </w:tcPr>
          <w:p w14:paraId="45D439FB" w14:textId="77777777" w:rsidR="00AD050D" w:rsidRDefault="00AD050D" w:rsidP="00B876C9">
            <w:pPr>
              <w:pStyle w:val="affa"/>
              <w:spacing w:line="360" w:lineRule="auto"/>
              <w:ind w:firstLineChars="0" w:firstLine="0"/>
              <w:jc w:val="center"/>
            </w:pPr>
          </w:p>
        </w:tc>
        <w:tc>
          <w:tcPr>
            <w:tcW w:w="1609" w:type="dxa"/>
          </w:tcPr>
          <w:p w14:paraId="79C11D7C" w14:textId="77777777" w:rsidR="00AD050D" w:rsidRDefault="00AD050D" w:rsidP="00B876C9">
            <w:pPr>
              <w:pStyle w:val="affa"/>
              <w:spacing w:line="360" w:lineRule="auto"/>
              <w:ind w:firstLineChars="0" w:firstLine="0"/>
              <w:jc w:val="center"/>
            </w:pPr>
          </w:p>
        </w:tc>
      </w:tr>
      <w:tr w:rsidR="00AD050D" w14:paraId="0C1DEE3F" w14:textId="77777777" w:rsidTr="00B876C9">
        <w:tc>
          <w:tcPr>
            <w:tcW w:w="731" w:type="dxa"/>
          </w:tcPr>
          <w:p w14:paraId="711E4CCB" w14:textId="77777777" w:rsidR="00AD050D" w:rsidRDefault="00AD050D" w:rsidP="00B876C9">
            <w:pPr>
              <w:pStyle w:val="affa"/>
              <w:spacing w:line="360" w:lineRule="auto"/>
              <w:ind w:firstLineChars="0" w:firstLine="0"/>
              <w:jc w:val="center"/>
            </w:pPr>
            <w:r>
              <w:rPr>
                <w:rFonts w:hint="eastAsia"/>
              </w:rPr>
              <w:t>6</w:t>
            </w:r>
          </w:p>
        </w:tc>
        <w:tc>
          <w:tcPr>
            <w:tcW w:w="2257" w:type="dxa"/>
          </w:tcPr>
          <w:p w14:paraId="32750062" w14:textId="77777777" w:rsidR="00AD050D" w:rsidRDefault="00AD050D" w:rsidP="00B876C9">
            <w:pPr>
              <w:pStyle w:val="affa"/>
              <w:spacing w:line="360" w:lineRule="auto"/>
              <w:ind w:firstLineChars="0" w:firstLine="0"/>
              <w:jc w:val="center"/>
            </w:pPr>
          </w:p>
        </w:tc>
        <w:tc>
          <w:tcPr>
            <w:tcW w:w="1408" w:type="dxa"/>
          </w:tcPr>
          <w:p w14:paraId="4D9C7F8D" w14:textId="77777777" w:rsidR="00AD050D" w:rsidRDefault="00AD050D" w:rsidP="00B876C9">
            <w:pPr>
              <w:pStyle w:val="affa"/>
              <w:spacing w:line="360" w:lineRule="auto"/>
              <w:ind w:firstLineChars="0" w:firstLine="0"/>
              <w:jc w:val="center"/>
            </w:pPr>
          </w:p>
        </w:tc>
        <w:tc>
          <w:tcPr>
            <w:tcW w:w="1733" w:type="dxa"/>
          </w:tcPr>
          <w:p w14:paraId="07D616CC" w14:textId="77777777" w:rsidR="00AD050D" w:rsidRDefault="00AD050D" w:rsidP="00B876C9">
            <w:pPr>
              <w:pStyle w:val="affa"/>
              <w:spacing w:line="360" w:lineRule="auto"/>
              <w:ind w:firstLineChars="0" w:firstLine="0"/>
              <w:jc w:val="center"/>
            </w:pPr>
          </w:p>
        </w:tc>
        <w:tc>
          <w:tcPr>
            <w:tcW w:w="1664" w:type="dxa"/>
          </w:tcPr>
          <w:p w14:paraId="3B354A08" w14:textId="77777777" w:rsidR="00AD050D" w:rsidRDefault="00AD050D" w:rsidP="00B876C9">
            <w:pPr>
              <w:pStyle w:val="affa"/>
              <w:spacing w:line="360" w:lineRule="auto"/>
              <w:ind w:firstLineChars="0" w:firstLine="0"/>
              <w:jc w:val="center"/>
            </w:pPr>
          </w:p>
        </w:tc>
        <w:tc>
          <w:tcPr>
            <w:tcW w:w="1609" w:type="dxa"/>
          </w:tcPr>
          <w:p w14:paraId="0665D80C" w14:textId="77777777" w:rsidR="00AD050D" w:rsidRDefault="00AD050D" w:rsidP="00B876C9">
            <w:pPr>
              <w:pStyle w:val="affa"/>
              <w:spacing w:line="360" w:lineRule="auto"/>
              <w:ind w:firstLineChars="0" w:firstLine="0"/>
              <w:jc w:val="center"/>
            </w:pPr>
          </w:p>
        </w:tc>
      </w:tr>
      <w:tr w:rsidR="00AD050D" w14:paraId="4AF73D60" w14:textId="77777777" w:rsidTr="00B876C9">
        <w:tc>
          <w:tcPr>
            <w:tcW w:w="731" w:type="dxa"/>
          </w:tcPr>
          <w:p w14:paraId="7349AEF7" w14:textId="77777777" w:rsidR="00AD050D" w:rsidRDefault="00AD050D" w:rsidP="00B876C9">
            <w:pPr>
              <w:pStyle w:val="affa"/>
              <w:spacing w:line="360" w:lineRule="auto"/>
              <w:ind w:firstLineChars="0" w:firstLine="0"/>
              <w:jc w:val="center"/>
            </w:pPr>
            <w:r>
              <w:t>7</w:t>
            </w:r>
          </w:p>
        </w:tc>
        <w:tc>
          <w:tcPr>
            <w:tcW w:w="2257" w:type="dxa"/>
          </w:tcPr>
          <w:p w14:paraId="6CCA2FE4" w14:textId="77777777" w:rsidR="00AD050D" w:rsidRDefault="00AD050D" w:rsidP="00B876C9">
            <w:pPr>
              <w:pStyle w:val="affa"/>
              <w:spacing w:line="360" w:lineRule="auto"/>
              <w:ind w:firstLineChars="0" w:firstLine="0"/>
              <w:jc w:val="center"/>
            </w:pPr>
          </w:p>
        </w:tc>
        <w:tc>
          <w:tcPr>
            <w:tcW w:w="1408" w:type="dxa"/>
          </w:tcPr>
          <w:p w14:paraId="239C28E7" w14:textId="77777777" w:rsidR="00AD050D" w:rsidRDefault="00AD050D" w:rsidP="00B876C9">
            <w:pPr>
              <w:pStyle w:val="affa"/>
              <w:spacing w:line="360" w:lineRule="auto"/>
              <w:ind w:firstLineChars="0" w:firstLine="0"/>
              <w:jc w:val="center"/>
            </w:pPr>
          </w:p>
        </w:tc>
        <w:tc>
          <w:tcPr>
            <w:tcW w:w="1733" w:type="dxa"/>
          </w:tcPr>
          <w:p w14:paraId="38D9EF20" w14:textId="77777777" w:rsidR="00AD050D" w:rsidRDefault="00AD050D" w:rsidP="00B876C9">
            <w:pPr>
              <w:pStyle w:val="affa"/>
              <w:spacing w:line="360" w:lineRule="auto"/>
              <w:ind w:firstLineChars="0" w:firstLine="0"/>
              <w:jc w:val="center"/>
            </w:pPr>
          </w:p>
        </w:tc>
        <w:tc>
          <w:tcPr>
            <w:tcW w:w="1664" w:type="dxa"/>
          </w:tcPr>
          <w:p w14:paraId="1BB763DC" w14:textId="77777777" w:rsidR="00AD050D" w:rsidRDefault="00AD050D" w:rsidP="00B876C9">
            <w:pPr>
              <w:pStyle w:val="affa"/>
              <w:spacing w:line="360" w:lineRule="auto"/>
              <w:ind w:firstLineChars="0" w:firstLine="0"/>
              <w:jc w:val="center"/>
            </w:pPr>
          </w:p>
        </w:tc>
        <w:tc>
          <w:tcPr>
            <w:tcW w:w="1609" w:type="dxa"/>
          </w:tcPr>
          <w:p w14:paraId="657EC277" w14:textId="77777777" w:rsidR="00AD050D" w:rsidRDefault="00AD050D" w:rsidP="00B876C9">
            <w:pPr>
              <w:pStyle w:val="affa"/>
              <w:spacing w:line="360" w:lineRule="auto"/>
              <w:ind w:firstLineChars="0" w:firstLine="0"/>
              <w:jc w:val="center"/>
            </w:pPr>
          </w:p>
        </w:tc>
      </w:tr>
      <w:tr w:rsidR="00AD050D" w14:paraId="267B280C" w14:textId="77777777" w:rsidTr="00B876C9">
        <w:tc>
          <w:tcPr>
            <w:tcW w:w="731" w:type="dxa"/>
          </w:tcPr>
          <w:p w14:paraId="09FA662B" w14:textId="77777777" w:rsidR="00AD050D" w:rsidRDefault="00AD050D" w:rsidP="00B876C9">
            <w:pPr>
              <w:pStyle w:val="affa"/>
              <w:spacing w:line="360" w:lineRule="auto"/>
              <w:ind w:firstLineChars="0" w:firstLine="0"/>
              <w:jc w:val="center"/>
            </w:pPr>
            <w:r>
              <w:t>8</w:t>
            </w:r>
          </w:p>
        </w:tc>
        <w:tc>
          <w:tcPr>
            <w:tcW w:w="2257" w:type="dxa"/>
          </w:tcPr>
          <w:p w14:paraId="662E2E60" w14:textId="77777777" w:rsidR="00AD050D" w:rsidRDefault="00AD050D" w:rsidP="00B876C9">
            <w:pPr>
              <w:pStyle w:val="affa"/>
              <w:spacing w:line="360" w:lineRule="auto"/>
              <w:ind w:firstLineChars="0" w:firstLine="0"/>
              <w:jc w:val="center"/>
            </w:pPr>
          </w:p>
        </w:tc>
        <w:tc>
          <w:tcPr>
            <w:tcW w:w="1408" w:type="dxa"/>
          </w:tcPr>
          <w:p w14:paraId="14B5FFE8" w14:textId="77777777" w:rsidR="00AD050D" w:rsidRDefault="00AD050D" w:rsidP="00B876C9">
            <w:pPr>
              <w:pStyle w:val="affa"/>
              <w:spacing w:line="360" w:lineRule="auto"/>
              <w:ind w:firstLineChars="0" w:firstLine="0"/>
              <w:jc w:val="center"/>
            </w:pPr>
          </w:p>
        </w:tc>
        <w:tc>
          <w:tcPr>
            <w:tcW w:w="1733" w:type="dxa"/>
          </w:tcPr>
          <w:p w14:paraId="25271165" w14:textId="77777777" w:rsidR="00AD050D" w:rsidRDefault="00AD050D" w:rsidP="00B876C9">
            <w:pPr>
              <w:pStyle w:val="affa"/>
              <w:spacing w:line="360" w:lineRule="auto"/>
              <w:ind w:firstLineChars="0" w:firstLine="0"/>
              <w:jc w:val="center"/>
            </w:pPr>
          </w:p>
        </w:tc>
        <w:tc>
          <w:tcPr>
            <w:tcW w:w="1664" w:type="dxa"/>
          </w:tcPr>
          <w:p w14:paraId="66D30650" w14:textId="77777777" w:rsidR="00AD050D" w:rsidRDefault="00AD050D" w:rsidP="00B876C9">
            <w:pPr>
              <w:pStyle w:val="affa"/>
              <w:spacing w:line="360" w:lineRule="auto"/>
              <w:ind w:firstLineChars="0" w:firstLine="0"/>
              <w:jc w:val="center"/>
            </w:pPr>
          </w:p>
        </w:tc>
        <w:tc>
          <w:tcPr>
            <w:tcW w:w="1609" w:type="dxa"/>
          </w:tcPr>
          <w:p w14:paraId="48A614DC" w14:textId="77777777" w:rsidR="00AD050D" w:rsidRDefault="00AD050D" w:rsidP="00B876C9">
            <w:pPr>
              <w:pStyle w:val="affa"/>
              <w:spacing w:line="360" w:lineRule="auto"/>
              <w:ind w:firstLineChars="0" w:firstLine="0"/>
              <w:jc w:val="center"/>
            </w:pPr>
          </w:p>
        </w:tc>
      </w:tr>
      <w:tr w:rsidR="00AD050D" w14:paraId="13775E88" w14:textId="77777777" w:rsidTr="00B876C9">
        <w:tc>
          <w:tcPr>
            <w:tcW w:w="731" w:type="dxa"/>
          </w:tcPr>
          <w:p w14:paraId="5DBC0BF4" w14:textId="77777777" w:rsidR="00AD050D" w:rsidRDefault="00AD050D" w:rsidP="00B876C9">
            <w:pPr>
              <w:pStyle w:val="affa"/>
              <w:spacing w:line="360" w:lineRule="auto"/>
              <w:ind w:firstLineChars="0" w:firstLine="0"/>
              <w:jc w:val="center"/>
            </w:pPr>
            <w:r>
              <w:t>9</w:t>
            </w:r>
          </w:p>
        </w:tc>
        <w:tc>
          <w:tcPr>
            <w:tcW w:w="2257" w:type="dxa"/>
          </w:tcPr>
          <w:p w14:paraId="1223874E" w14:textId="77777777" w:rsidR="00AD050D" w:rsidRDefault="00AD050D" w:rsidP="0005631F">
            <w:pPr>
              <w:pStyle w:val="affa"/>
              <w:spacing w:line="360" w:lineRule="auto"/>
              <w:ind w:firstLineChars="0" w:firstLine="0"/>
            </w:pPr>
            <w:r>
              <w:t>性价比</w:t>
            </w:r>
          </w:p>
        </w:tc>
        <w:tc>
          <w:tcPr>
            <w:tcW w:w="1408" w:type="dxa"/>
          </w:tcPr>
          <w:p w14:paraId="780A71E1" w14:textId="77777777" w:rsidR="00AD050D" w:rsidRDefault="00AD050D" w:rsidP="00B876C9">
            <w:pPr>
              <w:pStyle w:val="affa"/>
              <w:spacing w:line="360" w:lineRule="auto"/>
              <w:ind w:firstLineChars="0" w:firstLine="0"/>
              <w:jc w:val="center"/>
            </w:pPr>
          </w:p>
        </w:tc>
        <w:tc>
          <w:tcPr>
            <w:tcW w:w="1733" w:type="dxa"/>
          </w:tcPr>
          <w:p w14:paraId="43BFCDEF" w14:textId="77777777" w:rsidR="00AD050D" w:rsidRDefault="00AD050D" w:rsidP="00B876C9">
            <w:pPr>
              <w:pStyle w:val="affa"/>
              <w:spacing w:line="360" w:lineRule="auto"/>
              <w:ind w:firstLineChars="0" w:firstLine="0"/>
              <w:jc w:val="center"/>
            </w:pPr>
          </w:p>
        </w:tc>
        <w:tc>
          <w:tcPr>
            <w:tcW w:w="1664" w:type="dxa"/>
          </w:tcPr>
          <w:p w14:paraId="304C13C8" w14:textId="77777777" w:rsidR="00AD050D" w:rsidRDefault="00AD050D" w:rsidP="00B876C9">
            <w:pPr>
              <w:pStyle w:val="affa"/>
              <w:spacing w:line="360" w:lineRule="auto"/>
              <w:ind w:firstLineChars="0" w:firstLine="0"/>
              <w:jc w:val="center"/>
            </w:pPr>
          </w:p>
        </w:tc>
        <w:tc>
          <w:tcPr>
            <w:tcW w:w="1609" w:type="dxa"/>
          </w:tcPr>
          <w:p w14:paraId="719F9DD8" w14:textId="77777777" w:rsidR="00AD050D" w:rsidRDefault="00AD050D" w:rsidP="00B876C9">
            <w:pPr>
              <w:pStyle w:val="affa"/>
              <w:spacing w:line="360" w:lineRule="auto"/>
              <w:ind w:firstLineChars="0" w:firstLine="0"/>
              <w:jc w:val="center"/>
            </w:pPr>
          </w:p>
        </w:tc>
      </w:tr>
    </w:tbl>
    <w:p w14:paraId="65725302" w14:textId="77777777" w:rsidR="00AD050D" w:rsidRPr="00822DB9" w:rsidRDefault="00AD050D" w:rsidP="00865341">
      <w:pPr>
        <w:pStyle w:val="affa"/>
        <w:spacing w:line="360" w:lineRule="auto"/>
        <w:ind w:firstLine="480"/>
        <w:jc w:val="left"/>
      </w:pPr>
      <w:r>
        <w:t>最终建议选用的工具列表</w:t>
      </w:r>
    </w:p>
    <w:tbl>
      <w:tblPr>
        <w:tblStyle w:val="affb"/>
        <w:tblW w:w="8094" w:type="dxa"/>
        <w:tblLook w:val="04A0" w:firstRow="1" w:lastRow="0" w:firstColumn="1" w:lastColumn="0" w:noHBand="0" w:noVBand="1"/>
      </w:tblPr>
      <w:tblGrid>
        <w:gridCol w:w="673"/>
        <w:gridCol w:w="1813"/>
        <w:gridCol w:w="1201"/>
        <w:gridCol w:w="1456"/>
        <w:gridCol w:w="1493"/>
        <w:gridCol w:w="1458"/>
      </w:tblGrid>
      <w:tr w:rsidR="00AD050D" w14:paraId="7FD3188D" w14:textId="77777777" w:rsidTr="0005631F">
        <w:tc>
          <w:tcPr>
            <w:tcW w:w="673" w:type="dxa"/>
          </w:tcPr>
          <w:p w14:paraId="6DE75821" w14:textId="77777777" w:rsidR="00AD050D" w:rsidRPr="00392383" w:rsidRDefault="00AD050D" w:rsidP="0005631F">
            <w:pPr>
              <w:pStyle w:val="affa"/>
              <w:spacing w:line="360" w:lineRule="auto"/>
              <w:ind w:firstLineChars="0" w:firstLine="0"/>
              <w:jc w:val="left"/>
            </w:pPr>
            <w:r>
              <w:rPr>
                <w:rFonts w:hint="eastAsia"/>
              </w:rPr>
              <w:t>序号</w:t>
            </w:r>
          </w:p>
        </w:tc>
        <w:tc>
          <w:tcPr>
            <w:tcW w:w="1813" w:type="dxa"/>
          </w:tcPr>
          <w:p w14:paraId="5F2CD31C" w14:textId="77777777" w:rsidR="00AD050D" w:rsidRDefault="00AD050D" w:rsidP="0005631F">
            <w:pPr>
              <w:pStyle w:val="affa"/>
              <w:spacing w:line="360" w:lineRule="auto"/>
              <w:ind w:firstLineChars="0" w:firstLine="0"/>
              <w:jc w:val="center"/>
            </w:pPr>
            <w:r>
              <w:rPr>
                <w:rFonts w:hint="eastAsia"/>
              </w:rPr>
              <w:t>软件测试工具类型</w:t>
            </w:r>
          </w:p>
        </w:tc>
        <w:tc>
          <w:tcPr>
            <w:tcW w:w="1201" w:type="dxa"/>
          </w:tcPr>
          <w:p w14:paraId="55ABD361" w14:textId="77777777" w:rsidR="00AD050D" w:rsidRDefault="00AD050D" w:rsidP="0005631F">
            <w:pPr>
              <w:pStyle w:val="affa"/>
              <w:spacing w:line="360" w:lineRule="auto"/>
              <w:ind w:firstLineChars="0" w:firstLine="0"/>
              <w:jc w:val="center"/>
            </w:pPr>
            <w:r>
              <w:rPr>
                <w:rFonts w:hint="eastAsia"/>
              </w:rPr>
              <w:t>测试工具名称</w:t>
            </w:r>
          </w:p>
        </w:tc>
        <w:tc>
          <w:tcPr>
            <w:tcW w:w="1456" w:type="dxa"/>
          </w:tcPr>
          <w:p w14:paraId="3BD913E5" w14:textId="77777777" w:rsidR="00AD050D" w:rsidRDefault="00AD050D" w:rsidP="0005631F">
            <w:pPr>
              <w:pStyle w:val="affa"/>
              <w:spacing w:line="360" w:lineRule="auto"/>
              <w:ind w:firstLineChars="0" w:firstLine="0"/>
              <w:jc w:val="center"/>
            </w:pPr>
            <w:r>
              <w:rPr>
                <w:rFonts w:hint="eastAsia"/>
              </w:rPr>
              <w:t>厂商</w:t>
            </w:r>
          </w:p>
        </w:tc>
        <w:tc>
          <w:tcPr>
            <w:tcW w:w="1493" w:type="dxa"/>
          </w:tcPr>
          <w:p w14:paraId="11DD0200" w14:textId="77777777" w:rsidR="00AD050D" w:rsidRDefault="00AD050D" w:rsidP="0005631F">
            <w:pPr>
              <w:pStyle w:val="affa"/>
              <w:spacing w:line="360" w:lineRule="auto"/>
              <w:ind w:firstLineChars="0" w:firstLine="0"/>
              <w:jc w:val="center"/>
            </w:pPr>
            <w:r>
              <w:rPr>
                <w:rFonts w:hint="eastAsia"/>
              </w:rPr>
              <w:t>软件运行模式</w:t>
            </w:r>
          </w:p>
        </w:tc>
        <w:tc>
          <w:tcPr>
            <w:tcW w:w="1458" w:type="dxa"/>
          </w:tcPr>
          <w:p w14:paraId="66A26A40" w14:textId="77777777" w:rsidR="00AD050D" w:rsidRDefault="00AD050D" w:rsidP="0005631F">
            <w:pPr>
              <w:pStyle w:val="affa"/>
              <w:spacing w:line="360" w:lineRule="auto"/>
              <w:ind w:firstLineChars="0" w:firstLine="0"/>
              <w:jc w:val="center"/>
            </w:pPr>
            <w:r>
              <w:rPr>
                <w:rFonts w:hint="eastAsia"/>
              </w:rPr>
              <w:t>License</w:t>
            </w:r>
            <w:r>
              <w:t>数量</w:t>
            </w:r>
          </w:p>
        </w:tc>
      </w:tr>
      <w:tr w:rsidR="00AD050D" w14:paraId="552C7AA8" w14:textId="77777777" w:rsidTr="0005631F">
        <w:tc>
          <w:tcPr>
            <w:tcW w:w="673" w:type="dxa"/>
          </w:tcPr>
          <w:p w14:paraId="6061CA5D" w14:textId="77777777" w:rsidR="00AD050D" w:rsidRDefault="00AD050D" w:rsidP="0005631F">
            <w:pPr>
              <w:pStyle w:val="affa"/>
              <w:spacing w:line="360" w:lineRule="auto"/>
              <w:ind w:firstLineChars="0" w:firstLine="0"/>
              <w:jc w:val="center"/>
            </w:pPr>
            <w:r>
              <w:rPr>
                <w:rFonts w:hint="eastAsia"/>
              </w:rPr>
              <w:t>1</w:t>
            </w:r>
          </w:p>
        </w:tc>
        <w:tc>
          <w:tcPr>
            <w:tcW w:w="1813" w:type="dxa"/>
          </w:tcPr>
          <w:p w14:paraId="229D366A" w14:textId="77777777" w:rsidR="00AD050D" w:rsidRDefault="00AD050D" w:rsidP="0005631F">
            <w:pPr>
              <w:pStyle w:val="affa"/>
              <w:spacing w:line="360" w:lineRule="auto"/>
              <w:ind w:firstLineChars="0" w:firstLine="0"/>
              <w:jc w:val="center"/>
            </w:pPr>
          </w:p>
        </w:tc>
        <w:tc>
          <w:tcPr>
            <w:tcW w:w="1201" w:type="dxa"/>
          </w:tcPr>
          <w:p w14:paraId="043D582E" w14:textId="77777777" w:rsidR="00AD050D" w:rsidRDefault="00AD050D" w:rsidP="0005631F">
            <w:pPr>
              <w:pStyle w:val="affa"/>
              <w:spacing w:line="360" w:lineRule="auto"/>
              <w:ind w:firstLineChars="0" w:firstLine="0"/>
              <w:jc w:val="center"/>
            </w:pPr>
          </w:p>
        </w:tc>
        <w:tc>
          <w:tcPr>
            <w:tcW w:w="1456" w:type="dxa"/>
          </w:tcPr>
          <w:p w14:paraId="406C7DC1" w14:textId="77777777" w:rsidR="00AD050D" w:rsidRDefault="00AD050D" w:rsidP="0005631F">
            <w:pPr>
              <w:pStyle w:val="affa"/>
              <w:spacing w:line="360" w:lineRule="auto"/>
              <w:ind w:firstLineChars="0" w:firstLine="0"/>
              <w:jc w:val="center"/>
            </w:pPr>
          </w:p>
        </w:tc>
        <w:tc>
          <w:tcPr>
            <w:tcW w:w="1493" w:type="dxa"/>
          </w:tcPr>
          <w:p w14:paraId="1D2132ED" w14:textId="77777777" w:rsidR="00AD050D" w:rsidRDefault="00AD050D" w:rsidP="0005631F">
            <w:pPr>
              <w:pStyle w:val="affa"/>
              <w:spacing w:line="360" w:lineRule="auto"/>
              <w:ind w:firstLineChars="0" w:firstLine="0"/>
              <w:jc w:val="center"/>
            </w:pPr>
            <w:r>
              <w:rPr>
                <w:rFonts w:hint="eastAsia"/>
              </w:rPr>
              <w:t>单机版</w:t>
            </w:r>
            <w:r>
              <w:rPr>
                <w:rFonts w:hint="eastAsia"/>
              </w:rPr>
              <w:t>UKE</w:t>
            </w:r>
            <w:r>
              <w:t>Y</w:t>
            </w:r>
            <w:r>
              <w:rPr>
                <w:rFonts w:hint="eastAsia"/>
              </w:rPr>
              <w:t>、软</w:t>
            </w:r>
            <w:r>
              <w:rPr>
                <w:rFonts w:hint="eastAsia"/>
              </w:rPr>
              <w:t>k</w:t>
            </w:r>
            <w:r>
              <w:t xml:space="preserve">ey </w:t>
            </w:r>
          </w:p>
        </w:tc>
        <w:tc>
          <w:tcPr>
            <w:tcW w:w="1458" w:type="dxa"/>
          </w:tcPr>
          <w:p w14:paraId="1DAB7176" w14:textId="77777777" w:rsidR="00AD050D" w:rsidRDefault="00AD050D" w:rsidP="0005631F">
            <w:pPr>
              <w:pStyle w:val="affa"/>
              <w:spacing w:line="360" w:lineRule="auto"/>
              <w:ind w:firstLineChars="0" w:firstLine="0"/>
              <w:jc w:val="center"/>
            </w:pPr>
            <w:r>
              <w:rPr>
                <w:rFonts w:hint="eastAsia"/>
              </w:rPr>
              <w:t>2</w:t>
            </w:r>
          </w:p>
        </w:tc>
      </w:tr>
      <w:tr w:rsidR="00AD050D" w14:paraId="17307704" w14:textId="77777777" w:rsidTr="0005631F">
        <w:tc>
          <w:tcPr>
            <w:tcW w:w="673" w:type="dxa"/>
          </w:tcPr>
          <w:p w14:paraId="266A611D" w14:textId="77777777" w:rsidR="00AD050D" w:rsidRDefault="00AD050D" w:rsidP="0005631F">
            <w:pPr>
              <w:pStyle w:val="affa"/>
              <w:spacing w:line="360" w:lineRule="auto"/>
              <w:ind w:firstLineChars="0" w:firstLine="0"/>
              <w:jc w:val="center"/>
            </w:pPr>
            <w:r>
              <w:rPr>
                <w:rFonts w:hint="eastAsia"/>
              </w:rPr>
              <w:t>2</w:t>
            </w:r>
          </w:p>
        </w:tc>
        <w:tc>
          <w:tcPr>
            <w:tcW w:w="1813" w:type="dxa"/>
          </w:tcPr>
          <w:p w14:paraId="5A1C6675" w14:textId="77777777" w:rsidR="00AD050D" w:rsidRDefault="00AD050D" w:rsidP="0005631F">
            <w:pPr>
              <w:pStyle w:val="affa"/>
              <w:spacing w:line="360" w:lineRule="auto"/>
              <w:ind w:firstLineChars="0" w:firstLine="0"/>
              <w:jc w:val="center"/>
            </w:pPr>
          </w:p>
        </w:tc>
        <w:tc>
          <w:tcPr>
            <w:tcW w:w="1201" w:type="dxa"/>
          </w:tcPr>
          <w:p w14:paraId="0E9376F1" w14:textId="77777777" w:rsidR="00AD050D" w:rsidRDefault="00AD050D" w:rsidP="0005631F">
            <w:pPr>
              <w:pStyle w:val="affa"/>
              <w:spacing w:line="360" w:lineRule="auto"/>
              <w:ind w:firstLineChars="0" w:firstLine="0"/>
              <w:jc w:val="center"/>
            </w:pPr>
          </w:p>
        </w:tc>
        <w:tc>
          <w:tcPr>
            <w:tcW w:w="1456" w:type="dxa"/>
          </w:tcPr>
          <w:p w14:paraId="4A46A642" w14:textId="77777777" w:rsidR="00AD050D" w:rsidRDefault="00AD050D" w:rsidP="0005631F">
            <w:pPr>
              <w:pStyle w:val="affa"/>
              <w:spacing w:line="360" w:lineRule="auto"/>
              <w:ind w:firstLineChars="0" w:firstLine="0"/>
              <w:jc w:val="center"/>
            </w:pPr>
          </w:p>
        </w:tc>
        <w:tc>
          <w:tcPr>
            <w:tcW w:w="1493" w:type="dxa"/>
          </w:tcPr>
          <w:p w14:paraId="13652059" w14:textId="77777777" w:rsidR="00AD050D" w:rsidRDefault="00AD050D" w:rsidP="0005631F">
            <w:pPr>
              <w:pStyle w:val="affa"/>
              <w:spacing w:line="360" w:lineRule="auto"/>
              <w:ind w:firstLineChars="0" w:firstLine="0"/>
              <w:jc w:val="center"/>
            </w:pPr>
            <w:r>
              <w:rPr>
                <w:rFonts w:hint="eastAsia"/>
              </w:rPr>
              <w:t>服务器板</w:t>
            </w:r>
          </w:p>
        </w:tc>
        <w:tc>
          <w:tcPr>
            <w:tcW w:w="1458" w:type="dxa"/>
          </w:tcPr>
          <w:p w14:paraId="2996BF2A" w14:textId="77777777" w:rsidR="00AD050D" w:rsidRDefault="00AD050D" w:rsidP="0005631F">
            <w:pPr>
              <w:pStyle w:val="affa"/>
              <w:spacing w:line="360" w:lineRule="auto"/>
              <w:ind w:firstLineChars="0" w:firstLine="0"/>
              <w:jc w:val="center"/>
            </w:pPr>
            <w:r>
              <w:rPr>
                <w:rFonts w:hint="eastAsia"/>
              </w:rPr>
              <w:t>1</w:t>
            </w:r>
          </w:p>
        </w:tc>
      </w:tr>
      <w:tr w:rsidR="00AD050D" w14:paraId="6E750BFD" w14:textId="77777777" w:rsidTr="0005631F">
        <w:tc>
          <w:tcPr>
            <w:tcW w:w="673" w:type="dxa"/>
          </w:tcPr>
          <w:p w14:paraId="3952963E" w14:textId="77777777" w:rsidR="00AD050D" w:rsidRDefault="00AD050D" w:rsidP="0005631F">
            <w:pPr>
              <w:pStyle w:val="affa"/>
              <w:spacing w:line="360" w:lineRule="auto"/>
              <w:ind w:firstLineChars="0" w:firstLine="0"/>
              <w:jc w:val="center"/>
            </w:pPr>
            <w:r>
              <w:rPr>
                <w:rFonts w:hint="eastAsia"/>
              </w:rPr>
              <w:t>3</w:t>
            </w:r>
          </w:p>
        </w:tc>
        <w:tc>
          <w:tcPr>
            <w:tcW w:w="1813" w:type="dxa"/>
          </w:tcPr>
          <w:p w14:paraId="305A8E6F" w14:textId="77777777" w:rsidR="00AD050D" w:rsidRDefault="00AD050D" w:rsidP="0005631F">
            <w:pPr>
              <w:pStyle w:val="affa"/>
              <w:spacing w:line="360" w:lineRule="auto"/>
              <w:ind w:firstLineChars="0" w:firstLine="0"/>
              <w:jc w:val="center"/>
            </w:pPr>
          </w:p>
        </w:tc>
        <w:tc>
          <w:tcPr>
            <w:tcW w:w="1201" w:type="dxa"/>
          </w:tcPr>
          <w:p w14:paraId="1D16FDDC" w14:textId="77777777" w:rsidR="00AD050D" w:rsidRDefault="00AD050D" w:rsidP="0005631F">
            <w:pPr>
              <w:pStyle w:val="affa"/>
              <w:spacing w:line="360" w:lineRule="auto"/>
              <w:ind w:firstLineChars="0" w:firstLine="0"/>
              <w:jc w:val="center"/>
            </w:pPr>
          </w:p>
        </w:tc>
        <w:tc>
          <w:tcPr>
            <w:tcW w:w="1456" w:type="dxa"/>
          </w:tcPr>
          <w:p w14:paraId="1615A9FB" w14:textId="77777777" w:rsidR="00AD050D" w:rsidRDefault="00AD050D" w:rsidP="0005631F">
            <w:pPr>
              <w:pStyle w:val="affa"/>
              <w:spacing w:line="360" w:lineRule="auto"/>
              <w:ind w:firstLineChars="0" w:firstLine="0"/>
              <w:jc w:val="center"/>
            </w:pPr>
          </w:p>
        </w:tc>
        <w:tc>
          <w:tcPr>
            <w:tcW w:w="1493" w:type="dxa"/>
          </w:tcPr>
          <w:p w14:paraId="5826B97B" w14:textId="77777777" w:rsidR="00AD050D" w:rsidRDefault="00AD050D" w:rsidP="0005631F">
            <w:pPr>
              <w:pStyle w:val="affa"/>
              <w:spacing w:line="360" w:lineRule="auto"/>
              <w:ind w:firstLineChars="0" w:firstLine="0"/>
              <w:jc w:val="center"/>
            </w:pPr>
          </w:p>
        </w:tc>
        <w:tc>
          <w:tcPr>
            <w:tcW w:w="1458" w:type="dxa"/>
          </w:tcPr>
          <w:p w14:paraId="60A67F78" w14:textId="77777777" w:rsidR="00AD050D" w:rsidRDefault="00AD050D" w:rsidP="0005631F">
            <w:pPr>
              <w:pStyle w:val="affa"/>
              <w:spacing w:line="360" w:lineRule="auto"/>
              <w:ind w:firstLineChars="0" w:firstLine="0"/>
              <w:jc w:val="center"/>
            </w:pPr>
          </w:p>
        </w:tc>
      </w:tr>
      <w:tr w:rsidR="00AD050D" w14:paraId="50145F59" w14:textId="77777777" w:rsidTr="0005631F">
        <w:tc>
          <w:tcPr>
            <w:tcW w:w="673" w:type="dxa"/>
          </w:tcPr>
          <w:p w14:paraId="1B59CA3F" w14:textId="77777777" w:rsidR="00AD050D" w:rsidRDefault="00AD050D" w:rsidP="0005631F">
            <w:pPr>
              <w:pStyle w:val="affa"/>
              <w:spacing w:line="360" w:lineRule="auto"/>
              <w:ind w:firstLineChars="0" w:firstLine="0"/>
              <w:jc w:val="center"/>
            </w:pPr>
            <w:r>
              <w:rPr>
                <w:rFonts w:hint="eastAsia"/>
              </w:rPr>
              <w:t>4</w:t>
            </w:r>
          </w:p>
        </w:tc>
        <w:tc>
          <w:tcPr>
            <w:tcW w:w="1813" w:type="dxa"/>
          </w:tcPr>
          <w:p w14:paraId="5EB08490" w14:textId="77777777" w:rsidR="00AD050D" w:rsidRDefault="00AD050D" w:rsidP="0005631F">
            <w:pPr>
              <w:pStyle w:val="affa"/>
              <w:spacing w:line="360" w:lineRule="auto"/>
              <w:ind w:firstLineChars="0" w:firstLine="0"/>
              <w:jc w:val="center"/>
            </w:pPr>
          </w:p>
        </w:tc>
        <w:tc>
          <w:tcPr>
            <w:tcW w:w="1201" w:type="dxa"/>
          </w:tcPr>
          <w:p w14:paraId="34DA7290" w14:textId="77777777" w:rsidR="00AD050D" w:rsidRDefault="00AD050D" w:rsidP="0005631F">
            <w:pPr>
              <w:pStyle w:val="affa"/>
              <w:spacing w:line="360" w:lineRule="auto"/>
              <w:ind w:firstLineChars="0" w:firstLine="0"/>
              <w:jc w:val="center"/>
            </w:pPr>
          </w:p>
        </w:tc>
        <w:tc>
          <w:tcPr>
            <w:tcW w:w="1456" w:type="dxa"/>
          </w:tcPr>
          <w:p w14:paraId="3B69C785" w14:textId="77777777" w:rsidR="00AD050D" w:rsidRDefault="00AD050D" w:rsidP="0005631F">
            <w:pPr>
              <w:pStyle w:val="affa"/>
              <w:spacing w:line="360" w:lineRule="auto"/>
              <w:ind w:firstLineChars="0" w:firstLine="0"/>
              <w:jc w:val="center"/>
            </w:pPr>
          </w:p>
        </w:tc>
        <w:tc>
          <w:tcPr>
            <w:tcW w:w="1493" w:type="dxa"/>
          </w:tcPr>
          <w:p w14:paraId="6417FE8C" w14:textId="77777777" w:rsidR="00AD050D" w:rsidRDefault="00AD050D" w:rsidP="0005631F">
            <w:pPr>
              <w:pStyle w:val="affa"/>
              <w:spacing w:line="360" w:lineRule="auto"/>
              <w:ind w:firstLineChars="0" w:firstLine="0"/>
              <w:jc w:val="center"/>
            </w:pPr>
          </w:p>
        </w:tc>
        <w:tc>
          <w:tcPr>
            <w:tcW w:w="1458" w:type="dxa"/>
          </w:tcPr>
          <w:p w14:paraId="078D3AC5" w14:textId="77777777" w:rsidR="00AD050D" w:rsidRDefault="00AD050D" w:rsidP="0005631F">
            <w:pPr>
              <w:pStyle w:val="affa"/>
              <w:spacing w:line="360" w:lineRule="auto"/>
              <w:ind w:firstLineChars="0" w:firstLine="0"/>
              <w:jc w:val="center"/>
            </w:pPr>
          </w:p>
        </w:tc>
      </w:tr>
      <w:tr w:rsidR="00AD050D" w14:paraId="6CDAC877" w14:textId="77777777" w:rsidTr="0005631F">
        <w:tc>
          <w:tcPr>
            <w:tcW w:w="673" w:type="dxa"/>
          </w:tcPr>
          <w:p w14:paraId="389AB39F" w14:textId="77777777" w:rsidR="00AD050D" w:rsidRDefault="00AD050D" w:rsidP="0005631F">
            <w:pPr>
              <w:pStyle w:val="affa"/>
              <w:spacing w:line="360" w:lineRule="auto"/>
              <w:ind w:firstLineChars="0" w:firstLine="0"/>
              <w:jc w:val="center"/>
            </w:pPr>
            <w:r>
              <w:rPr>
                <w:rFonts w:hint="eastAsia"/>
              </w:rPr>
              <w:t>5</w:t>
            </w:r>
          </w:p>
        </w:tc>
        <w:tc>
          <w:tcPr>
            <w:tcW w:w="1813" w:type="dxa"/>
          </w:tcPr>
          <w:p w14:paraId="21E9AFE2" w14:textId="77777777" w:rsidR="00AD050D" w:rsidRDefault="00AD050D" w:rsidP="0005631F">
            <w:pPr>
              <w:pStyle w:val="affa"/>
              <w:spacing w:line="360" w:lineRule="auto"/>
              <w:ind w:firstLineChars="0" w:firstLine="0"/>
              <w:jc w:val="center"/>
            </w:pPr>
          </w:p>
        </w:tc>
        <w:tc>
          <w:tcPr>
            <w:tcW w:w="1201" w:type="dxa"/>
          </w:tcPr>
          <w:p w14:paraId="1D0D31C4" w14:textId="77777777" w:rsidR="00AD050D" w:rsidRDefault="00AD050D" w:rsidP="0005631F">
            <w:pPr>
              <w:pStyle w:val="affa"/>
              <w:spacing w:line="360" w:lineRule="auto"/>
              <w:ind w:firstLineChars="0" w:firstLine="0"/>
              <w:jc w:val="center"/>
            </w:pPr>
          </w:p>
        </w:tc>
        <w:tc>
          <w:tcPr>
            <w:tcW w:w="1456" w:type="dxa"/>
          </w:tcPr>
          <w:p w14:paraId="1E3AFCAE" w14:textId="77777777" w:rsidR="00AD050D" w:rsidRDefault="00AD050D" w:rsidP="0005631F">
            <w:pPr>
              <w:pStyle w:val="affa"/>
              <w:spacing w:line="360" w:lineRule="auto"/>
              <w:ind w:firstLineChars="0" w:firstLine="0"/>
              <w:jc w:val="center"/>
            </w:pPr>
          </w:p>
        </w:tc>
        <w:tc>
          <w:tcPr>
            <w:tcW w:w="1493" w:type="dxa"/>
          </w:tcPr>
          <w:p w14:paraId="57FC55D5" w14:textId="77777777" w:rsidR="00AD050D" w:rsidRDefault="00AD050D" w:rsidP="0005631F">
            <w:pPr>
              <w:pStyle w:val="affa"/>
              <w:spacing w:line="360" w:lineRule="auto"/>
              <w:ind w:firstLineChars="0" w:firstLine="0"/>
              <w:jc w:val="center"/>
            </w:pPr>
          </w:p>
        </w:tc>
        <w:tc>
          <w:tcPr>
            <w:tcW w:w="1458" w:type="dxa"/>
          </w:tcPr>
          <w:p w14:paraId="0675B62E" w14:textId="77777777" w:rsidR="00AD050D" w:rsidRDefault="00AD050D" w:rsidP="0005631F">
            <w:pPr>
              <w:pStyle w:val="affa"/>
              <w:spacing w:line="360" w:lineRule="auto"/>
              <w:ind w:firstLineChars="0" w:firstLine="0"/>
              <w:jc w:val="center"/>
            </w:pPr>
          </w:p>
        </w:tc>
      </w:tr>
      <w:tr w:rsidR="00AD050D" w14:paraId="29D74665" w14:textId="77777777" w:rsidTr="0005631F">
        <w:tc>
          <w:tcPr>
            <w:tcW w:w="673" w:type="dxa"/>
          </w:tcPr>
          <w:p w14:paraId="2049818E" w14:textId="77777777" w:rsidR="00AD050D" w:rsidRDefault="00AD050D" w:rsidP="0005631F">
            <w:pPr>
              <w:pStyle w:val="affa"/>
              <w:spacing w:line="360" w:lineRule="auto"/>
              <w:ind w:firstLineChars="0" w:firstLine="0"/>
              <w:jc w:val="center"/>
            </w:pPr>
            <w:r>
              <w:rPr>
                <w:rFonts w:hint="eastAsia"/>
              </w:rPr>
              <w:t>6</w:t>
            </w:r>
          </w:p>
        </w:tc>
        <w:tc>
          <w:tcPr>
            <w:tcW w:w="1813" w:type="dxa"/>
          </w:tcPr>
          <w:p w14:paraId="3EFBF609" w14:textId="77777777" w:rsidR="00AD050D" w:rsidRDefault="00AD050D" w:rsidP="0005631F">
            <w:pPr>
              <w:pStyle w:val="affa"/>
              <w:spacing w:line="360" w:lineRule="auto"/>
              <w:ind w:firstLineChars="0" w:firstLine="0"/>
              <w:jc w:val="center"/>
            </w:pPr>
          </w:p>
        </w:tc>
        <w:tc>
          <w:tcPr>
            <w:tcW w:w="1201" w:type="dxa"/>
          </w:tcPr>
          <w:p w14:paraId="631A7BC1" w14:textId="77777777" w:rsidR="00AD050D" w:rsidRDefault="00AD050D" w:rsidP="0005631F">
            <w:pPr>
              <w:pStyle w:val="affa"/>
              <w:spacing w:line="360" w:lineRule="auto"/>
              <w:ind w:firstLineChars="0" w:firstLine="0"/>
              <w:jc w:val="center"/>
            </w:pPr>
          </w:p>
        </w:tc>
        <w:tc>
          <w:tcPr>
            <w:tcW w:w="1456" w:type="dxa"/>
          </w:tcPr>
          <w:p w14:paraId="0A0A75B5" w14:textId="77777777" w:rsidR="00AD050D" w:rsidRDefault="00AD050D" w:rsidP="0005631F">
            <w:pPr>
              <w:pStyle w:val="affa"/>
              <w:spacing w:line="360" w:lineRule="auto"/>
              <w:ind w:firstLineChars="0" w:firstLine="0"/>
              <w:jc w:val="center"/>
            </w:pPr>
          </w:p>
        </w:tc>
        <w:tc>
          <w:tcPr>
            <w:tcW w:w="1493" w:type="dxa"/>
          </w:tcPr>
          <w:p w14:paraId="4E524505" w14:textId="77777777" w:rsidR="00AD050D" w:rsidRDefault="00AD050D" w:rsidP="0005631F">
            <w:pPr>
              <w:pStyle w:val="affa"/>
              <w:spacing w:line="360" w:lineRule="auto"/>
              <w:ind w:firstLineChars="0" w:firstLine="0"/>
              <w:jc w:val="center"/>
            </w:pPr>
          </w:p>
        </w:tc>
        <w:tc>
          <w:tcPr>
            <w:tcW w:w="1458" w:type="dxa"/>
          </w:tcPr>
          <w:p w14:paraId="452EA75C" w14:textId="77777777" w:rsidR="00AD050D" w:rsidRDefault="00AD050D" w:rsidP="0005631F">
            <w:pPr>
              <w:pStyle w:val="affa"/>
              <w:spacing w:line="360" w:lineRule="auto"/>
              <w:ind w:firstLineChars="0" w:firstLine="0"/>
              <w:jc w:val="center"/>
            </w:pPr>
          </w:p>
        </w:tc>
      </w:tr>
      <w:tr w:rsidR="00AD050D" w14:paraId="4CD258FA" w14:textId="77777777" w:rsidTr="0005631F">
        <w:tc>
          <w:tcPr>
            <w:tcW w:w="673" w:type="dxa"/>
          </w:tcPr>
          <w:p w14:paraId="42B45F97" w14:textId="77777777" w:rsidR="00AD050D" w:rsidRDefault="00AD050D" w:rsidP="0005631F">
            <w:pPr>
              <w:pStyle w:val="affa"/>
              <w:spacing w:line="360" w:lineRule="auto"/>
              <w:ind w:firstLineChars="0" w:firstLine="0"/>
              <w:jc w:val="center"/>
            </w:pPr>
            <w:r>
              <w:t>7</w:t>
            </w:r>
          </w:p>
        </w:tc>
        <w:tc>
          <w:tcPr>
            <w:tcW w:w="1813" w:type="dxa"/>
          </w:tcPr>
          <w:p w14:paraId="1CC407F6" w14:textId="77777777" w:rsidR="00AD050D" w:rsidRDefault="00AD050D" w:rsidP="0005631F">
            <w:pPr>
              <w:pStyle w:val="affa"/>
              <w:spacing w:line="360" w:lineRule="auto"/>
              <w:ind w:firstLineChars="0" w:firstLine="0"/>
              <w:jc w:val="center"/>
            </w:pPr>
          </w:p>
        </w:tc>
        <w:tc>
          <w:tcPr>
            <w:tcW w:w="1201" w:type="dxa"/>
          </w:tcPr>
          <w:p w14:paraId="2772359F" w14:textId="77777777" w:rsidR="00AD050D" w:rsidRDefault="00AD050D" w:rsidP="0005631F">
            <w:pPr>
              <w:pStyle w:val="affa"/>
              <w:spacing w:line="360" w:lineRule="auto"/>
              <w:ind w:firstLineChars="0" w:firstLine="0"/>
              <w:jc w:val="center"/>
            </w:pPr>
          </w:p>
        </w:tc>
        <w:tc>
          <w:tcPr>
            <w:tcW w:w="1456" w:type="dxa"/>
          </w:tcPr>
          <w:p w14:paraId="637FD2A7" w14:textId="77777777" w:rsidR="00AD050D" w:rsidRDefault="00AD050D" w:rsidP="0005631F">
            <w:pPr>
              <w:pStyle w:val="affa"/>
              <w:spacing w:line="360" w:lineRule="auto"/>
              <w:ind w:firstLineChars="0" w:firstLine="0"/>
              <w:jc w:val="center"/>
            </w:pPr>
          </w:p>
        </w:tc>
        <w:tc>
          <w:tcPr>
            <w:tcW w:w="1493" w:type="dxa"/>
          </w:tcPr>
          <w:p w14:paraId="39C12BDB" w14:textId="77777777" w:rsidR="00AD050D" w:rsidRDefault="00AD050D" w:rsidP="0005631F">
            <w:pPr>
              <w:pStyle w:val="affa"/>
              <w:spacing w:line="360" w:lineRule="auto"/>
              <w:ind w:firstLineChars="0" w:firstLine="0"/>
              <w:jc w:val="center"/>
            </w:pPr>
          </w:p>
        </w:tc>
        <w:tc>
          <w:tcPr>
            <w:tcW w:w="1458" w:type="dxa"/>
          </w:tcPr>
          <w:p w14:paraId="42BC4C92" w14:textId="77777777" w:rsidR="00AD050D" w:rsidRDefault="00AD050D" w:rsidP="0005631F">
            <w:pPr>
              <w:pStyle w:val="affa"/>
              <w:spacing w:line="360" w:lineRule="auto"/>
              <w:ind w:firstLineChars="0" w:firstLine="0"/>
              <w:jc w:val="center"/>
            </w:pPr>
          </w:p>
        </w:tc>
      </w:tr>
      <w:tr w:rsidR="00AD050D" w14:paraId="3F37A6B6" w14:textId="77777777" w:rsidTr="0005631F">
        <w:tc>
          <w:tcPr>
            <w:tcW w:w="673" w:type="dxa"/>
          </w:tcPr>
          <w:p w14:paraId="3CAC43CA" w14:textId="77777777" w:rsidR="00AD050D" w:rsidRDefault="00AD050D" w:rsidP="0005631F">
            <w:pPr>
              <w:pStyle w:val="affa"/>
              <w:spacing w:line="360" w:lineRule="auto"/>
              <w:ind w:firstLineChars="0" w:firstLine="0"/>
              <w:jc w:val="center"/>
            </w:pPr>
            <w:r>
              <w:t>8</w:t>
            </w:r>
          </w:p>
        </w:tc>
        <w:tc>
          <w:tcPr>
            <w:tcW w:w="1813" w:type="dxa"/>
          </w:tcPr>
          <w:p w14:paraId="37B17579" w14:textId="77777777" w:rsidR="00AD050D" w:rsidRDefault="00AD050D" w:rsidP="0005631F">
            <w:pPr>
              <w:pStyle w:val="affa"/>
              <w:spacing w:line="360" w:lineRule="auto"/>
              <w:ind w:firstLineChars="0" w:firstLine="0"/>
              <w:jc w:val="center"/>
            </w:pPr>
          </w:p>
        </w:tc>
        <w:tc>
          <w:tcPr>
            <w:tcW w:w="1201" w:type="dxa"/>
          </w:tcPr>
          <w:p w14:paraId="2DF47BAC" w14:textId="77777777" w:rsidR="00AD050D" w:rsidRDefault="00AD050D" w:rsidP="0005631F">
            <w:pPr>
              <w:pStyle w:val="affa"/>
              <w:spacing w:line="360" w:lineRule="auto"/>
              <w:ind w:firstLineChars="0" w:firstLine="0"/>
              <w:jc w:val="center"/>
            </w:pPr>
          </w:p>
        </w:tc>
        <w:tc>
          <w:tcPr>
            <w:tcW w:w="1456" w:type="dxa"/>
          </w:tcPr>
          <w:p w14:paraId="173951B9" w14:textId="77777777" w:rsidR="00AD050D" w:rsidRDefault="00AD050D" w:rsidP="0005631F">
            <w:pPr>
              <w:pStyle w:val="affa"/>
              <w:spacing w:line="360" w:lineRule="auto"/>
              <w:ind w:firstLineChars="0" w:firstLine="0"/>
              <w:jc w:val="center"/>
            </w:pPr>
          </w:p>
        </w:tc>
        <w:tc>
          <w:tcPr>
            <w:tcW w:w="1493" w:type="dxa"/>
          </w:tcPr>
          <w:p w14:paraId="0D00F0B0" w14:textId="77777777" w:rsidR="00AD050D" w:rsidRDefault="00AD050D" w:rsidP="0005631F">
            <w:pPr>
              <w:pStyle w:val="affa"/>
              <w:spacing w:line="360" w:lineRule="auto"/>
              <w:ind w:firstLineChars="0" w:firstLine="0"/>
              <w:jc w:val="center"/>
            </w:pPr>
          </w:p>
        </w:tc>
        <w:tc>
          <w:tcPr>
            <w:tcW w:w="1458" w:type="dxa"/>
          </w:tcPr>
          <w:p w14:paraId="781E588A" w14:textId="77777777" w:rsidR="00AD050D" w:rsidRDefault="00AD050D" w:rsidP="0005631F">
            <w:pPr>
              <w:pStyle w:val="affa"/>
              <w:spacing w:line="360" w:lineRule="auto"/>
              <w:ind w:firstLineChars="0" w:firstLine="0"/>
              <w:jc w:val="center"/>
            </w:pPr>
          </w:p>
        </w:tc>
      </w:tr>
      <w:tr w:rsidR="00AD050D" w14:paraId="21700D48" w14:textId="77777777" w:rsidTr="0005631F">
        <w:tc>
          <w:tcPr>
            <w:tcW w:w="673" w:type="dxa"/>
          </w:tcPr>
          <w:p w14:paraId="55036244" w14:textId="77777777" w:rsidR="00AD050D" w:rsidRDefault="00AD050D" w:rsidP="0005631F">
            <w:pPr>
              <w:pStyle w:val="affa"/>
              <w:spacing w:line="360" w:lineRule="auto"/>
              <w:ind w:firstLineChars="0" w:firstLine="0"/>
              <w:jc w:val="center"/>
            </w:pPr>
            <w:r>
              <w:t>9</w:t>
            </w:r>
          </w:p>
        </w:tc>
        <w:tc>
          <w:tcPr>
            <w:tcW w:w="1813" w:type="dxa"/>
          </w:tcPr>
          <w:p w14:paraId="7DDDB5D9" w14:textId="77777777" w:rsidR="00AD050D" w:rsidRDefault="00AD050D" w:rsidP="0005631F">
            <w:pPr>
              <w:pStyle w:val="affa"/>
              <w:spacing w:line="360" w:lineRule="auto"/>
              <w:ind w:firstLineChars="0" w:firstLine="0"/>
              <w:jc w:val="center"/>
            </w:pPr>
          </w:p>
        </w:tc>
        <w:tc>
          <w:tcPr>
            <w:tcW w:w="1201" w:type="dxa"/>
          </w:tcPr>
          <w:p w14:paraId="3D963C4B" w14:textId="77777777" w:rsidR="00AD050D" w:rsidRDefault="00AD050D" w:rsidP="0005631F">
            <w:pPr>
              <w:pStyle w:val="affa"/>
              <w:spacing w:line="360" w:lineRule="auto"/>
              <w:ind w:firstLineChars="0" w:firstLine="0"/>
              <w:jc w:val="center"/>
            </w:pPr>
          </w:p>
        </w:tc>
        <w:tc>
          <w:tcPr>
            <w:tcW w:w="1456" w:type="dxa"/>
          </w:tcPr>
          <w:p w14:paraId="4793E9D4" w14:textId="77777777" w:rsidR="00AD050D" w:rsidRDefault="00AD050D" w:rsidP="0005631F">
            <w:pPr>
              <w:pStyle w:val="affa"/>
              <w:spacing w:line="360" w:lineRule="auto"/>
              <w:ind w:firstLineChars="0" w:firstLine="0"/>
              <w:jc w:val="center"/>
            </w:pPr>
          </w:p>
        </w:tc>
        <w:tc>
          <w:tcPr>
            <w:tcW w:w="1493" w:type="dxa"/>
          </w:tcPr>
          <w:p w14:paraId="107E4907" w14:textId="77777777" w:rsidR="00AD050D" w:rsidRDefault="00AD050D" w:rsidP="0005631F">
            <w:pPr>
              <w:pStyle w:val="affa"/>
              <w:spacing w:line="360" w:lineRule="auto"/>
              <w:ind w:firstLineChars="0" w:firstLine="0"/>
              <w:jc w:val="center"/>
            </w:pPr>
          </w:p>
        </w:tc>
        <w:tc>
          <w:tcPr>
            <w:tcW w:w="1458" w:type="dxa"/>
          </w:tcPr>
          <w:p w14:paraId="57C4514E" w14:textId="77777777" w:rsidR="00AD050D" w:rsidRDefault="00AD050D" w:rsidP="0005631F">
            <w:pPr>
              <w:pStyle w:val="affa"/>
              <w:spacing w:line="360" w:lineRule="auto"/>
              <w:ind w:firstLineChars="0" w:firstLine="0"/>
              <w:jc w:val="center"/>
            </w:pPr>
          </w:p>
        </w:tc>
      </w:tr>
    </w:tbl>
    <w:p w14:paraId="62BA44DE" w14:textId="77777777" w:rsidR="00AD050D" w:rsidRDefault="00AD050D" w:rsidP="00AB1CA7">
      <w:pPr>
        <w:rPr>
          <w:noProof/>
        </w:rPr>
      </w:pPr>
    </w:p>
    <w:p w14:paraId="1EF0DDF4" w14:textId="77777777" w:rsidR="00AD050D" w:rsidRDefault="00AD050D" w:rsidP="00AB1CA7">
      <w:pPr>
        <w:rPr>
          <w:noProof/>
        </w:rPr>
      </w:pPr>
      <w:r>
        <w:rPr>
          <w:noProof/>
        </w:rPr>
        <w:t>备注</w:t>
      </w:r>
      <w:r>
        <w:rPr>
          <w:rFonts w:hint="eastAsia"/>
          <w:noProof/>
        </w:rPr>
        <w:t>：</w:t>
      </w:r>
      <w:r>
        <w:rPr>
          <w:noProof/>
        </w:rPr>
        <w:t>单机版License共</w:t>
      </w:r>
      <w:r>
        <w:rPr>
          <w:rFonts w:hint="eastAsia"/>
          <w:noProof/>
        </w:rPr>
        <w:t>2个，1个在云平台中使用，1个在单机上使用</w:t>
      </w:r>
    </w:p>
    <w:p w14:paraId="197FA34C" w14:textId="77777777" w:rsidR="00AD050D" w:rsidRDefault="00AD050D" w:rsidP="00AB1CA7">
      <w:pPr>
        <w:rPr>
          <w:noProof/>
        </w:rPr>
      </w:pPr>
    </w:p>
    <w:p w14:paraId="50A8634A" w14:textId="77777777" w:rsidR="00AD050D" w:rsidRDefault="00AD050D" w:rsidP="00AB1CA7">
      <w:pPr>
        <w:rPr>
          <w:noProof/>
        </w:rPr>
      </w:pPr>
    </w:p>
    <w:p w14:paraId="66F5EF10" w14:textId="77777777" w:rsidR="00AD050D" w:rsidRDefault="00AD050D" w:rsidP="00B876C9">
      <w:pPr>
        <w:pStyle w:val="2"/>
        <w:ind w:left="425"/>
      </w:pPr>
      <w:r>
        <w:rPr>
          <w:rFonts w:hint="eastAsia"/>
        </w:rPr>
        <w:t>XXX测试工具选型</w:t>
      </w:r>
    </w:p>
    <w:p w14:paraId="03E12935" w14:textId="77777777" w:rsidR="00AD050D" w:rsidRPr="00B876C9" w:rsidRDefault="00AD050D" w:rsidP="00AB1CA7">
      <w:pPr>
        <w:rPr>
          <w:noProof/>
        </w:rPr>
      </w:pPr>
    </w:p>
    <w:p w14:paraId="6FF69B69" w14:textId="77777777" w:rsidR="00AD050D" w:rsidRDefault="00AD050D" w:rsidP="00AB1CA7">
      <w:pPr>
        <w:rPr>
          <w:noProof/>
        </w:rPr>
      </w:pPr>
    </w:p>
    <w:p w14:paraId="62B4FE15" w14:textId="77777777" w:rsidR="00AD050D" w:rsidRDefault="00AD050D" w:rsidP="007D3463">
      <w:pPr>
        <w:pStyle w:val="2"/>
        <w:ind w:left="425"/>
      </w:pPr>
      <w:r>
        <w:rPr>
          <w:rFonts w:hint="eastAsia"/>
        </w:rPr>
        <w:t>数据库标准规范检查工具设计</w:t>
      </w:r>
    </w:p>
    <w:p w14:paraId="54845E0B" w14:textId="77777777" w:rsidR="00AD050D" w:rsidRDefault="00AD050D" w:rsidP="00BA4F60">
      <w:pPr>
        <w:pStyle w:val="affa"/>
        <w:spacing w:line="360" w:lineRule="auto"/>
        <w:ind w:firstLine="480"/>
        <w:jc w:val="left"/>
        <w:rPr>
          <w:bCs/>
        </w:rPr>
      </w:pPr>
      <w:r w:rsidRPr="00B70049">
        <w:rPr>
          <w:rFonts w:hint="eastAsia"/>
          <w:bCs/>
        </w:rPr>
        <w:t>在信息系统开发中</w:t>
      </w:r>
      <w:r>
        <w:rPr>
          <w:rFonts w:hint="eastAsia"/>
          <w:bCs/>
        </w:rPr>
        <w:t>，</w:t>
      </w:r>
      <w:r w:rsidRPr="00B70049">
        <w:rPr>
          <w:rFonts w:hint="eastAsia"/>
          <w:bCs/>
        </w:rPr>
        <w:t>普遍采用关系型数据库系统</w:t>
      </w:r>
      <w:r>
        <w:rPr>
          <w:rFonts w:hint="eastAsia"/>
          <w:bCs/>
        </w:rPr>
        <w:t>进行数据的设计</w:t>
      </w:r>
      <w:r w:rsidRPr="00B70049">
        <w:rPr>
          <w:rFonts w:hint="eastAsia"/>
          <w:bCs/>
        </w:rPr>
        <w:t>，而数据库的逻辑设计好坏影响着数据库及其应用系统的整体性能，决定了数据的完整性、准确性和一致性能否得到保证。如果数据库逻辑设计不合理，那么数据库的调优</w:t>
      </w:r>
      <w:r>
        <w:rPr>
          <w:rFonts w:hint="eastAsia"/>
          <w:bCs/>
        </w:rPr>
        <w:t>，</w:t>
      </w:r>
      <w:r w:rsidRPr="00B70049">
        <w:rPr>
          <w:rFonts w:hint="eastAsia"/>
          <w:bCs/>
        </w:rPr>
        <w:t>对于数据库的性能提升将十分有限</w:t>
      </w:r>
      <w:r>
        <w:rPr>
          <w:rFonts w:hint="eastAsia"/>
          <w:bCs/>
        </w:rPr>
        <w:t>。</w:t>
      </w:r>
    </w:p>
    <w:p w14:paraId="7518B3D8" w14:textId="77777777" w:rsidR="00AD050D" w:rsidRPr="00B70049" w:rsidRDefault="00AD050D" w:rsidP="00BA4F60">
      <w:pPr>
        <w:pStyle w:val="affa"/>
        <w:spacing w:line="360" w:lineRule="auto"/>
        <w:ind w:firstLine="480"/>
        <w:jc w:val="left"/>
      </w:pPr>
      <w:r w:rsidRPr="002D0D81">
        <w:rPr>
          <w:bCs/>
        </w:rPr>
        <w:t>数据库标准规范检查工具</w:t>
      </w:r>
      <w:r>
        <w:rPr>
          <w:bCs/>
        </w:rPr>
        <w:t>的主要功能是</w:t>
      </w:r>
      <w:r>
        <w:rPr>
          <w:rFonts w:hint="eastAsia"/>
          <w:bCs/>
        </w:rPr>
        <w:t>：</w:t>
      </w:r>
      <w:r w:rsidRPr="002D0D81">
        <w:rPr>
          <w:rFonts w:hint="eastAsia"/>
        </w:rPr>
        <w:t>根据预定义</w:t>
      </w:r>
      <w:r w:rsidRPr="002D0D81">
        <w:t>规则文档</w:t>
      </w:r>
      <w:r>
        <w:rPr>
          <w:rFonts w:hint="eastAsia"/>
        </w:rPr>
        <w:t>，</w:t>
      </w:r>
      <w:r w:rsidRPr="002D0D81">
        <w:rPr>
          <w:rFonts w:hint="eastAsia"/>
        </w:rPr>
        <w:t>对数据库的表结构和表数据进行特定规则的标准检查，高效</w:t>
      </w:r>
      <w:r w:rsidRPr="002D0D81">
        <w:t>的查看具体</w:t>
      </w:r>
      <w:r>
        <w:t>数据库的</w:t>
      </w:r>
      <w:r w:rsidRPr="002D0D81">
        <w:t>落实情况</w:t>
      </w:r>
      <w:r w:rsidRPr="002D0D81">
        <w:rPr>
          <w:rFonts w:hint="eastAsia"/>
        </w:rPr>
        <w:t>，</w:t>
      </w:r>
      <w:r>
        <w:rPr>
          <w:rFonts w:hint="eastAsia"/>
        </w:rPr>
        <w:t>检查数据库逻辑设计是否合理，显示不合理的逻辑结构设计，对数据库表、字段、类型进行检查，检查表字段是否存在必要的字典等情况。</w:t>
      </w:r>
    </w:p>
    <w:p w14:paraId="4FB85C3B" w14:textId="77777777" w:rsidR="00AD050D" w:rsidRPr="00BA4F60" w:rsidRDefault="00AD050D" w:rsidP="00BA4F60">
      <w:pPr>
        <w:pStyle w:val="3"/>
      </w:pPr>
      <w:r>
        <w:rPr>
          <w:rFonts w:hint="eastAsia"/>
        </w:rPr>
        <w:t>关系</w:t>
      </w:r>
      <w:r>
        <w:t>型数据库设计规范</w:t>
      </w:r>
    </w:p>
    <w:p w14:paraId="6EB71986" w14:textId="77777777" w:rsidR="00AD050D" w:rsidRDefault="00AD050D" w:rsidP="00B876C9">
      <w:pPr>
        <w:pStyle w:val="affa"/>
        <w:spacing w:line="360" w:lineRule="auto"/>
        <w:ind w:firstLine="480"/>
        <w:jc w:val="left"/>
        <w:rPr>
          <w:noProof/>
        </w:rPr>
      </w:pPr>
      <w:r w:rsidRPr="00B72C2D">
        <w:rPr>
          <w:rFonts w:hint="eastAsia"/>
          <w:noProof/>
        </w:rPr>
        <w:t>关系型数据库是信息应用系统的核心组成部分，不合理的关系型数据库设计会加大编程难度，引起操作繁琐、性能</w:t>
      </w:r>
      <w:r w:rsidRPr="00B72C2D">
        <w:rPr>
          <w:rFonts w:hint="eastAsia"/>
          <w:noProof/>
        </w:rPr>
        <w:t xml:space="preserve"> </w:t>
      </w:r>
      <w:r w:rsidRPr="00B72C2D">
        <w:rPr>
          <w:rFonts w:hint="eastAsia"/>
          <w:noProof/>
        </w:rPr>
        <w:t>降低、空间浪费等不良后果，甚至影响应用系统的安全与稳定，合理设计关系型数据库十分有必要。而逻辑结构的设计是关系型数据库设计过程中的重要环节，逻辑结构设计的好坏直接决定并影响了数据的完整性、准确性与一致性</w:t>
      </w:r>
      <w:r>
        <w:rPr>
          <w:rFonts w:hint="eastAsia"/>
          <w:noProof/>
        </w:rPr>
        <w:t>。</w:t>
      </w:r>
    </w:p>
    <w:p w14:paraId="015B1E92" w14:textId="77777777" w:rsidR="00AD050D" w:rsidRDefault="00AD050D" w:rsidP="00B876C9">
      <w:pPr>
        <w:pStyle w:val="affa"/>
        <w:spacing w:line="360" w:lineRule="auto"/>
        <w:ind w:firstLine="480"/>
        <w:jc w:val="left"/>
        <w:rPr>
          <w:noProof/>
        </w:rPr>
      </w:pPr>
      <w:r>
        <w:rPr>
          <w:noProof/>
        </w:rPr>
        <w:t>关系型数据库设计存在</w:t>
      </w:r>
      <w:r>
        <w:rPr>
          <w:rFonts w:hint="eastAsia"/>
          <w:noProof/>
        </w:rPr>
        <w:t>5</w:t>
      </w:r>
      <w:r>
        <w:rPr>
          <w:rFonts w:hint="eastAsia"/>
          <w:noProof/>
        </w:rPr>
        <w:t>个方面的设计规范，分别为：</w:t>
      </w:r>
    </w:p>
    <w:p w14:paraId="1FB0884E" w14:textId="77777777" w:rsidR="00AD050D" w:rsidRDefault="00AD050D" w:rsidP="00B72C2D">
      <w:pPr>
        <w:pStyle w:val="affa"/>
        <w:spacing w:line="360" w:lineRule="auto"/>
        <w:ind w:firstLine="480"/>
        <w:jc w:val="left"/>
        <w:rPr>
          <w:rFonts w:ascii="宋体" w:hAnsi="宋体"/>
        </w:rPr>
      </w:pPr>
      <w:r>
        <w:rPr>
          <w:rFonts w:ascii="宋体" w:hAnsi="宋体" w:hint="eastAsia"/>
        </w:rPr>
        <w:t>（1）数据</w:t>
      </w:r>
      <w:r>
        <w:rPr>
          <w:rFonts w:ascii="宋体" w:hAnsi="宋体"/>
        </w:rPr>
        <w:t>完整性设计规范</w:t>
      </w:r>
    </w:p>
    <w:p w14:paraId="5269D3D4" w14:textId="77777777" w:rsidR="00AD050D" w:rsidRDefault="00AD050D" w:rsidP="005E13FA">
      <w:pPr>
        <w:pStyle w:val="affa"/>
        <w:numPr>
          <w:ilvl w:val="0"/>
          <w:numId w:val="52"/>
        </w:numPr>
        <w:spacing w:line="360" w:lineRule="auto"/>
        <w:ind w:firstLineChars="0"/>
        <w:jc w:val="left"/>
        <w:rPr>
          <w:rFonts w:ascii="宋体" w:hAnsi="宋体"/>
        </w:rPr>
      </w:pPr>
      <w:r w:rsidRPr="00B72C2D">
        <w:rPr>
          <w:rFonts w:ascii="宋体" w:hAnsi="宋体" w:hint="eastAsia"/>
        </w:rPr>
        <w:t>每张表必须定义主键</w:t>
      </w:r>
    </w:p>
    <w:p w14:paraId="40F059E6" w14:textId="77777777" w:rsidR="00AD050D" w:rsidRDefault="00AD050D" w:rsidP="005E13FA">
      <w:pPr>
        <w:pStyle w:val="affa"/>
        <w:numPr>
          <w:ilvl w:val="0"/>
          <w:numId w:val="52"/>
        </w:numPr>
        <w:spacing w:line="360" w:lineRule="auto"/>
        <w:ind w:firstLineChars="0"/>
        <w:jc w:val="left"/>
        <w:rPr>
          <w:rFonts w:ascii="宋体" w:hAnsi="宋体"/>
        </w:rPr>
      </w:pPr>
      <w:r w:rsidRPr="00B72C2D">
        <w:rPr>
          <w:rFonts w:ascii="宋体" w:hAnsi="宋体" w:hint="eastAsia"/>
        </w:rPr>
        <w:t>某一字段如果为另一表的主键，则该字段应定义为外键；</w:t>
      </w:r>
    </w:p>
    <w:p w14:paraId="5FB5A1AC" w14:textId="77777777" w:rsidR="00AD050D" w:rsidRDefault="00AD050D" w:rsidP="005E13FA">
      <w:pPr>
        <w:pStyle w:val="affa"/>
        <w:numPr>
          <w:ilvl w:val="0"/>
          <w:numId w:val="52"/>
        </w:numPr>
        <w:spacing w:line="360" w:lineRule="auto"/>
        <w:ind w:firstLineChars="0"/>
        <w:jc w:val="left"/>
        <w:rPr>
          <w:rFonts w:ascii="宋体" w:hAnsi="宋体"/>
        </w:rPr>
      </w:pPr>
      <w:r w:rsidRPr="00B72C2D">
        <w:rPr>
          <w:rFonts w:ascii="宋体" w:hAnsi="宋体" w:hint="eastAsia"/>
        </w:rPr>
        <w:t>表中字段的类型定义必须与其实际含义和可能的值匹配</w:t>
      </w:r>
      <w:r>
        <w:rPr>
          <w:rFonts w:ascii="宋体" w:hAnsi="宋体" w:hint="eastAsia"/>
        </w:rPr>
        <w:t>；</w:t>
      </w:r>
    </w:p>
    <w:p w14:paraId="56082A82" w14:textId="77777777" w:rsidR="00AD050D" w:rsidRDefault="00AD050D" w:rsidP="005E13FA">
      <w:pPr>
        <w:pStyle w:val="affa"/>
        <w:numPr>
          <w:ilvl w:val="0"/>
          <w:numId w:val="52"/>
        </w:numPr>
        <w:spacing w:line="360" w:lineRule="auto"/>
        <w:ind w:firstLineChars="0"/>
        <w:jc w:val="left"/>
        <w:rPr>
          <w:rFonts w:ascii="宋体" w:hAnsi="宋体"/>
        </w:rPr>
      </w:pPr>
      <w:r w:rsidRPr="00B72C2D">
        <w:rPr>
          <w:rFonts w:ascii="宋体" w:hAnsi="宋体" w:hint="eastAsia"/>
        </w:rPr>
        <w:t>对表中的字段应根据实际使用要求对字段属性进行约束，如非空、唯一性约束等；</w:t>
      </w:r>
    </w:p>
    <w:p w14:paraId="1253B411" w14:textId="77777777" w:rsidR="00AD050D" w:rsidRPr="00B72C2D" w:rsidRDefault="00AD050D" w:rsidP="005E13FA">
      <w:pPr>
        <w:pStyle w:val="affa"/>
        <w:numPr>
          <w:ilvl w:val="0"/>
          <w:numId w:val="52"/>
        </w:numPr>
        <w:spacing w:line="360" w:lineRule="auto"/>
        <w:ind w:firstLineChars="0"/>
        <w:jc w:val="left"/>
        <w:rPr>
          <w:rFonts w:ascii="宋体" w:hAnsi="宋体"/>
        </w:rPr>
      </w:pPr>
      <w:r w:rsidRPr="00B72C2D">
        <w:rPr>
          <w:rFonts w:ascii="宋体" w:hAnsi="宋体" w:hint="eastAsia"/>
        </w:rPr>
        <w:t>如某一字段值需满足特定要求，例如有特定的取值范围等，则应为其定义合适的约束条件</w:t>
      </w:r>
      <w:r>
        <w:rPr>
          <w:rFonts w:ascii="宋体" w:hAnsi="宋体" w:hint="eastAsia"/>
        </w:rPr>
        <w:t>；</w:t>
      </w:r>
    </w:p>
    <w:p w14:paraId="302FA6CD" w14:textId="77777777" w:rsidR="00AD050D" w:rsidRDefault="00AD050D" w:rsidP="00B72C2D">
      <w:pPr>
        <w:pStyle w:val="affa"/>
        <w:spacing w:line="360" w:lineRule="auto"/>
        <w:ind w:firstLine="480"/>
        <w:jc w:val="left"/>
        <w:rPr>
          <w:rFonts w:ascii="宋体" w:hAnsi="宋体"/>
        </w:rPr>
      </w:pPr>
      <w:r>
        <w:rPr>
          <w:rFonts w:ascii="宋体" w:hAnsi="宋体" w:hint="eastAsia"/>
        </w:rPr>
        <w:t>（2）表逻辑设计规范</w:t>
      </w:r>
    </w:p>
    <w:p w14:paraId="2F1EC9E9" w14:textId="77777777" w:rsidR="00AD050D" w:rsidRDefault="00AD050D" w:rsidP="005E13FA">
      <w:pPr>
        <w:pStyle w:val="affa"/>
        <w:numPr>
          <w:ilvl w:val="0"/>
          <w:numId w:val="52"/>
        </w:numPr>
        <w:spacing w:line="360" w:lineRule="auto"/>
        <w:ind w:firstLineChars="0"/>
        <w:jc w:val="left"/>
        <w:rPr>
          <w:rFonts w:ascii="宋体" w:hAnsi="宋体"/>
        </w:rPr>
      </w:pPr>
      <w:r w:rsidRPr="00B72C2D">
        <w:rPr>
          <w:rFonts w:ascii="宋体" w:hAnsi="宋体" w:hint="eastAsia"/>
        </w:rPr>
        <w:t>应采用第三范式（</w:t>
      </w:r>
      <w:r>
        <w:rPr>
          <w:rFonts w:ascii="宋体" w:hAnsi="宋体" w:hint="eastAsia"/>
        </w:rPr>
        <w:t>3NF</w:t>
      </w:r>
      <w:r w:rsidRPr="00B72C2D">
        <w:rPr>
          <w:rFonts w:ascii="宋体" w:hAnsi="宋体" w:hint="eastAsia"/>
        </w:rPr>
        <w:t>）的设计方法，最大化保证数据的完整性</w:t>
      </w:r>
      <w:r>
        <w:rPr>
          <w:rFonts w:ascii="宋体" w:hAnsi="宋体" w:hint="eastAsia"/>
        </w:rPr>
        <w:t>；</w:t>
      </w:r>
    </w:p>
    <w:p w14:paraId="4B34B567" w14:textId="77777777" w:rsidR="00AD050D" w:rsidRDefault="00AD050D" w:rsidP="005E13FA">
      <w:pPr>
        <w:pStyle w:val="affa"/>
        <w:numPr>
          <w:ilvl w:val="0"/>
          <w:numId w:val="53"/>
        </w:numPr>
        <w:spacing w:line="360" w:lineRule="auto"/>
        <w:ind w:firstLineChars="0"/>
        <w:jc w:val="left"/>
        <w:rPr>
          <w:rFonts w:ascii="宋体" w:hAnsi="宋体"/>
        </w:rPr>
      </w:pPr>
      <w:r w:rsidRPr="00B72C2D">
        <w:rPr>
          <w:rFonts w:ascii="宋体" w:hAnsi="宋体" w:hint="eastAsia"/>
        </w:rPr>
        <w:t>对于频繁使用的表（如字典表），在内存空闲空间较多且数据量不大如不超</w:t>
      </w:r>
      <w:r>
        <w:rPr>
          <w:rFonts w:ascii="宋体" w:hAnsi="宋体" w:hint="eastAsia"/>
        </w:rPr>
        <w:t>1</w:t>
      </w:r>
      <w:r>
        <w:rPr>
          <w:rFonts w:ascii="宋体" w:hAnsi="宋体"/>
        </w:rPr>
        <w:t>000</w:t>
      </w:r>
      <w:r w:rsidRPr="00B72C2D">
        <w:rPr>
          <w:rFonts w:ascii="宋体" w:hAnsi="宋体" w:hint="eastAsia"/>
        </w:rPr>
        <w:t>行时，可采用缓存的方式保存，提升表的使用性能</w:t>
      </w:r>
      <w:r>
        <w:rPr>
          <w:rFonts w:ascii="宋体" w:hAnsi="宋体" w:hint="eastAsia"/>
        </w:rPr>
        <w:t>；</w:t>
      </w:r>
    </w:p>
    <w:p w14:paraId="40200E61" w14:textId="77777777" w:rsidR="00AD050D" w:rsidRDefault="00AD050D" w:rsidP="005E13FA">
      <w:pPr>
        <w:pStyle w:val="affa"/>
        <w:numPr>
          <w:ilvl w:val="0"/>
          <w:numId w:val="53"/>
        </w:numPr>
        <w:spacing w:line="360" w:lineRule="auto"/>
        <w:ind w:firstLineChars="0"/>
        <w:jc w:val="left"/>
        <w:rPr>
          <w:rFonts w:ascii="宋体" w:hAnsi="宋体"/>
        </w:rPr>
      </w:pPr>
      <w:r w:rsidRPr="00B72C2D">
        <w:rPr>
          <w:rFonts w:ascii="宋体" w:hAnsi="宋体" w:hint="eastAsia"/>
        </w:rPr>
        <w:t>创建表时需指定到相应的数据表空间，确保不同数据存储在不同的表空间</w:t>
      </w:r>
      <w:r>
        <w:rPr>
          <w:rFonts w:ascii="宋体" w:hAnsi="宋体" w:hint="eastAsia"/>
        </w:rPr>
        <w:t>；</w:t>
      </w:r>
    </w:p>
    <w:p w14:paraId="28D4708A" w14:textId="77777777" w:rsidR="00AD050D" w:rsidRDefault="00AD050D" w:rsidP="005E13FA">
      <w:pPr>
        <w:pStyle w:val="affa"/>
        <w:numPr>
          <w:ilvl w:val="0"/>
          <w:numId w:val="53"/>
        </w:numPr>
        <w:spacing w:line="360" w:lineRule="auto"/>
        <w:ind w:firstLineChars="0"/>
        <w:jc w:val="left"/>
        <w:rPr>
          <w:rFonts w:ascii="宋体" w:hAnsi="宋体"/>
        </w:rPr>
      </w:pPr>
      <w:r w:rsidRPr="00B72C2D">
        <w:rPr>
          <w:rFonts w:ascii="宋体" w:hAnsi="宋体" w:hint="eastAsia"/>
        </w:rPr>
        <w:t>主键字段个数不能过多，尽量不修改主键值</w:t>
      </w:r>
      <w:r>
        <w:rPr>
          <w:rFonts w:ascii="宋体" w:hAnsi="宋体" w:hint="eastAsia"/>
        </w:rPr>
        <w:t>；</w:t>
      </w:r>
    </w:p>
    <w:p w14:paraId="78EE14AD" w14:textId="77777777" w:rsidR="00AD050D" w:rsidRDefault="00AD050D" w:rsidP="005E13FA">
      <w:pPr>
        <w:pStyle w:val="affa"/>
        <w:numPr>
          <w:ilvl w:val="0"/>
          <w:numId w:val="53"/>
        </w:numPr>
        <w:spacing w:line="360" w:lineRule="auto"/>
        <w:ind w:firstLineChars="0"/>
        <w:jc w:val="left"/>
        <w:rPr>
          <w:rFonts w:ascii="宋体" w:hAnsi="宋体"/>
        </w:rPr>
      </w:pPr>
      <w:r w:rsidRPr="00B72C2D">
        <w:rPr>
          <w:rFonts w:ascii="宋体" w:hAnsi="宋体" w:hint="eastAsia"/>
        </w:rPr>
        <w:t>在数据库中实现数据完整性的校验，避免在应用中对数据进行完整性校验</w:t>
      </w:r>
      <w:r>
        <w:rPr>
          <w:rFonts w:ascii="宋体" w:hAnsi="宋体" w:hint="eastAsia"/>
        </w:rPr>
        <w:t>；</w:t>
      </w:r>
    </w:p>
    <w:p w14:paraId="609C3A0A" w14:textId="77777777" w:rsidR="00AD050D" w:rsidRDefault="00AD050D" w:rsidP="005E13FA">
      <w:pPr>
        <w:pStyle w:val="affa"/>
        <w:numPr>
          <w:ilvl w:val="0"/>
          <w:numId w:val="53"/>
        </w:numPr>
        <w:spacing w:line="360" w:lineRule="auto"/>
        <w:ind w:firstLineChars="0"/>
        <w:jc w:val="left"/>
        <w:rPr>
          <w:rFonts w:ascii="宋体" w:hAnsi="宋体"/>
        </w:rPr>
      </w:pPr>
      <w:r w:rsidRPr="00B72C2D">
        <w:rPr>
          <w:rFonts w:ascii="宋体" w:hAnsi="宋体" w:hint="eastAsia"/>
        </w:rPr>
        <w:t>避免使用字符类型存放时间或日期类数据</w:t>
      </w:r>
      <w:r>
        <w:rPr>
          <w:rFonts w:ascii="宋体" w:hAnsi="宋体" w:hint="eastAsia"/>
        </w:rPr>
        <w:t>；</w:t>
      </w:r>
    </w:p>
    <w:p w14:paraId="646B81F3" w14:textId="77777777" w:rsidR="00AD050D" w:rsidRDefault="00AD050D" w:rsidP="005E13FA">
      <w:pPr>
        <w:pStyle w:val="affa"/>
        <w:numPr>
          <w:ilvl w:val="0"/>
          <w:numId w:val="53"/>
        </w:numPr>
        <w:spacing w:line="360" w:lineRule="auto"/>
        <w:ind w:firstLineChars="0"/>
        <w:jc w:val="left"/>
        <w:rPr>
          <w:rFonts w:ascii="宋体" w:hAnsi="宋体"/>
        </w:rPr>
      </w:pPr>
      <w:r w:rsidRPr="00B72C2D">
        <w:rPr>
          <w:rFonts w:ascii="宋体" w:hAnsi="宋体" w:hint="eastAsia"/>
        </w:rPr>
        <w:t>避免使用字符类型存放数值类型的数据</w:t>
      </w:r>
      <w:r>
        <w:rPr>
          <w:rFonts w:ascii="宋体" w:hAnsi="宋体" w:hint="eastAsia"/>
        </w:rPr>
        <w:t>；</w:t>
      </w:r>
    </w:p>
    <w:p w14:paraId="0B652BD6" w14:textId="77777777" w:rsidR="00AD050D" w:rsidRDefault="00AD050D" w:rsidP="005E13FA">
      <w:pPr>
        <w:pStyle w:val="affa"/>
        <w:numPr>
          <w:ilvl w:val="0"/>
          <w:numId w:val="53"/>
        </w:numPr>
        <w:spacing w:line="360" w:lineRule="auto"/>
        <w:ind w:firstLineChars="0"/>
        <w:jc w:val="left"/>
        <w:rPr>
          <w:rFonts w:ascii="宋体" w:hAnsi="宋体"/>
        </w:rPr>
      </w:pPr>
      <w:r w:rsidRPr="00B72C2D">
        <w:rPr>
          <w:rFonts w:ascii="宋体" w:hAnsi="宋体" w:hint="eastAsia"/>
        </w:rPr>
        <w:t>避免表中字段数值类型直接使用</w:t>
      </w:r>
      <w:r>
        <w:rPr>
          <w:rFonts w:ascii="宋体" w:hAnsi="宋体" w:hint="eastAsia"/>
        </w:rPr>
        <w:t>INT</w:t>
      </w:r>
      <w:r w:rsidRPr="00B72C2D">
        <w:rPr>
          <w:rFonts w:ascii="宋体" w:hAnsi="宋体" w:hint="eastAsia"/>
        </w:rPr>
        <w:t>型，应明确写明字段的取值范围</w:t>
      </w:r>
      <w:r>
        <w:rPr>
          <w:rFonts w:ascii="宋体" w:hAnsi="宋体" w:hint="eastAsia"/>
        </w:rPr>
        <w:t>；</w:t>
      </w:r>
    </w:p>
    <w:p w14:paraId="434F5B14" w14:textId="77777777" w:rsidR="00AD050D" w:rsidRDefault="00AD050D" w:rsidP="005E13FA">
      <w:pPr>
        <w:pStyle w:val="affa"/>
        <w:numPr>
          <w:ilvl w:val="0"/>
          <w:numId w:val="53"/>
        </w:numPr>
        <w:spacing w:line="360" w:lineRule="auto"/>
        <w:ind w:firstLineChars="0"/>
        <w:jc w:val="left"/>
        <w:rPr>
          <w:rFonts w:ascii="宋体" w:hAnsi="宋体"/>
        </w:rPr>
      </w:pPr>
      <w:r w:rsidRPr="00B72C2D">
        <w:rPr>
          <w:rFonts w:ascii="宋体" w:hAnsi="宋体" w:hint="eastAsia"/>
        </w:rPr>
        <w:t>应尽量减少使用大字段，如</w:t>
      </w:r>
      <w:r>
        <w:rPr>
          <w:rFonts w:ascii="宋体" w:hAnsi="宋体" w:hint="eastAsia"/>
        </w:rPr>
        <w:t>BLOB</w:t>
      </w:r>
      <w:r w:rsidRPr="00B72C2D">
        <w:rPr>
          <w:rFonts w:ascii="宋体" w:hAnsi="宋体" w:hint="eastAsia"/>
        </w:rPr>
        <w:t>，</w:t>
      </w:r>
      <w:r>
        <w:rPr>
          <w:rFonts w:ascii="宋体" w:hAnsi="宋体" w:hint="eastAsia"/>
        </w:rPr>
        <w:t>C</w:t>
      </w:r>
      <w:r>
        <w:rPr>
          <w:rFonts w:ascii="宋体" w:hAnsi="宋体"/>
        </w:rPr>
        <w:t>LOB</w:t>
      </w:r>
      <w:r w:rsidRPr="00B72C2D">
        <w:rPr>
          <w:rFonts w:ascii="宋体" w:hAnsi="宋体" w:hint="eastAsia"/>
        </w:rPr>
        <w:t>，</w:t>
      </w:r>
      <w:r>
        <w:rPr>
          <w:rFonts w:ascii="宋体" w:hAnsi="宋体" w:hint="eastAsia"/>
        </w:rPr>
        <w:t>LONG</w:t>
      </w:r>
      <w:r w:rsidRPr="00B72C2D">
        <w:rPr>
          <w:rFonts w:ascii="宋体" w:hAnsi="宋体" w:hint="eastAsia"/>
        </w:rPr>
        <w:t>，</w:t>
      </w:r>
      <w:r>
        <w:rPr>
          <w:rFonts w:ascii="宋体" w:hAnsi="宋体" w:hint="eastAsia"/>
        </w:rPr>
        <w:t>T</w:t>
      </w:r>
      <w:r>
        <w:rPr>
          <w:rFonts w:ascii="宋体" w:hAnsi="宋体"/>
        </w:rPr>
        <w:t>EXT</w:t>
      </w:r>
      <w:r w:rsidRPr="00B72C2D">
        <w:rPr>
          <w:rFonts w:ascii="宋体" w:hAnsi="宋体" w:hint="eastAsia"/>
        </w:rPr>
        <w:t>与</w:t>
      </w:r>
      <w:r>
        <w:rPr>
          <w:rFonts w:ascii="宋体" w:hAnsi="宋体" w:hint="eastAsia"/>
        </w:rPr>
        <w:t>I</w:t>
      </w:r>
      <w:r>
        <w:rPr>
          <w:rFonts w:ascii="宋体" w:hAnsi="宋体"/>
        </w:rPr>
        <w:t>MAGE</w:t>
      </w:r>
      <w:r w:rsidRPr="00B72C2D">
        <w:rPr>
          <w:rFonts w:ascii="宋体" w:hAnsi="宋体" w:hint="eastAsia"/>
        </w:rPr>
        <w:t>等。</w:t>
      </w:r>
    </w:p>
    <w:p w14:paraId="5665D9CB" w14:textId="77777777" w:rsidR="00AD050D" w:rsidRDefault="00AD050D" w:rsidP="003474E0">
      <w:pPr>
        <w:pStyle w:val="affa"/>
        <w:spacing w:line="360" w:lineRule="auto"/>
        <w:ind w:firstLine="480"/>
        <w:jc w:val="left"/>
        <w:rPr>
          <w:rFonts w:ascii="宋体" w:hAnsi="宋体"/>
        </w:rPr>
      </w:pPr>
      <w:r>
        <w:rPr>
          <w:rFonts w:ascii="宋体" w:hAnsi="宋体" w:hint="eastAsia"/>
        </w:rPr>
        <w:t>（3）表分区设计规范</w:t>
      </w:r>
    </w:p>
    <w:p w14:paraId="1C611E2F" w14:textId="77777777" w:rsidR="00AD050D" w:rsidRDefault="00AD050D" w:rsidP="005E13FA">
      <w:pPr>
        <w:pStyle w:val="affa"/>
        <w:numPr>
          <w:ilvl w:val="0"/>
          <w:numId w:val="52"/>
        </w:numPr>
        <w:spacing w:line="360" w:lineRule="auto"/>
        <w:ind w:firstLineChars="0"/>
        <w:jc w:val="left"/>
        <w:rPr>
          <w:rFonts w:ascii="宋体" w:hAnsi="宋体"/>
        </w:rPr>
      </w:pPr>
      <w:r w:rsidRPr="00B72C2D">
        <w:rPr>
          <w:rFonts w:ascii="宋体" w:hAnsi="宋体" w:hint="eastAsia"/>
        </w:rPr>
        <w:t>应对有需要的大表进行分区，以提高性能和可维护性；</w:t>
      </w:r>
    </w:p>
    <w:p w14:paraId="54CFB7F5" w14:textId="77777777" w:rsidR="00AD050D" w:rsidRDefault="00AD050D" w:rsidP="005E13FA">
      <w:pPr>
        <w:pStyle w:val="affa"/>
        <w:numPr>
          <w:ilvl w:val="0"/>
          <w:numId w:val="52"/>
        </w:numPr>
        <w:spacing w:line="360" w:lineRule="auto"/>
        <w:ind w:firstLineChars="0"/>
        <w:jc w:val="left"/>
        <w:rPr>
          <w:rFonts w:ascii="宋体" w:hAnsi="宋体"/>
        </w:rPr>
      </w:pPr>
      <w:r w:rsidRPr="00B72C2D">
        <w:rPr>
          <w:rFonts w:ascii="宋体" w:hAnsi="宋体" w:hint="eastAsia"/>
        </w:rPr>
        <w:t>当表的大小接近或超过</w:t>
      </w:r>
      <w:r>
        <w:rPr>
          <w:rFonts w:ascii="宋体" w:hAnsi="宋体" w:hint="eastAsia"/>
        </w:rPr>
        <w:t>4</w:t>
      </w:r>
      <w:r>
        <w:rPr>
          <w:rFonts w:ascii="宋体" w:hAnsi="宋体"/>
        </w:rPr>
        <w:t>GB</w:t>
      </w:r>
      <w:r w:rsidRPr="00B72C2D">
        <w:rPr>
          <w:rFonts w:ascii="宋体" w:hAnsi="宋体" w:hint="eastAsia"/>
        </w:rPr>
        <w:t>时，可考虑对其进行分区；</w:t>
      </w:r>
    </w:p>
    <w:p w14:paraId="3FD10566" w14:textId="77777777" w:rsidR="00AD050D" w:rsidRPr="003474E0" w:rsidRDefault="00AD050D" w:rsidP="005E13FA">
      <w:pPr>
        <w:pStyle w:val="affa"/>
        <w:numPr>
          <w:ilvl w:val="0"/>
          <w:numId w:val="52"/>
        </w:numPr>
        <w:spacing w:line="360" w:lineRule="auto"/>
        <w:ind w:firstLineChars="0"/>
        <w:jc w:val="left"/>
        <w:rPr>
          <w:rFonts w:ascii="宋体" w:hAnsi="宋体"/>
        </w:rPr>
      </w:pPr>
      <w:r w:rsidRPr="003474E0">
        <w:rPr>
          <w:rFonts w:ascii="宋体" w:hAnsi="宋体" w:hint="eastAsia"/>
        </w:rPr>
        <w:t>对于OLTP系统，当表的数据量非常庞大时，应考虑对表进行分区，对于硬件性能较好的服务器，可适度放宽要求。</w:t>
      </w:r>
    </w:p>
    <w:p w14:paraId="50C8FA43" w14:textId="77777777" w:rsidR="00AD050D" w:rsidRDefault="00AD050D" w:rsidP="003474E0">
      <w:pPr>
        <w:pStyle w:val="affa"/>
        <w:spacing w:line="360" w:lineRule="auto"/>
        <w:ind w:firstLine="480"/>
        <w:jc w:val="left"/>
        <w:rPr>
          <w:rFonts w:ascii="宋体" w:hAnsi="宋体"/>
        </w:rPr>
      </w:pPr>
      <w:r>
        <w:rPr>
          <w:rFonts w:ascii="宋体" w:hAnsi="宋体" w:hint="eastAsia"/>
        </w:rPr>
        <w:t>（</w:t>
      </w:r>
      <w:r>
        <w:rPr>
          <w:rFonts w:ascii="宋体" w:hAnsi="宋体"/>
        </w:rPr>
        <w:t>4</w:t>
      </w:r>
      <w:r>
        <w:rPr>
          <w:rFonts w:ascii="宋体" w:hAnsi="宋体" w:hint="eastAsia"/>
        </w:rPr>
        <w:t>）字段逻辑设计规范</w:t>
      </w:r>
    </w:p>
    <w:p w14:paraId="4935BEDF" w14:textId="77777777" w:rsidR="00AD050D" w:rsidRDefault="00AD050D" w:rsidP="005E13FA">
      <w:pPr>
        <w:pStyle w:val="affa"/>
        <w:numPr>
          <w:ilvl w:val="0"/>
          <w:numId w:val="52"/>
        </w:numPr>
        <w:spacing w:line="360" w:lineRule="auto"/>
        <w:ind w:firstLineChars="0"/>
        <w:jc w:val="left"/>
        <w:rPr>
          <w:rFonts w:ascii="宋体" w:hAnsi="宋体"/>
        </w:rPr>
      </w:pPr>
      <w:r w:rsidRPr="003474E0">
        <w:rPr>
          <w:rFonts w:ascii="宋体" w:hAnsi="宋体" w:hint="eastAsia"/>
        </w:rPr>
        <w:t>应对通信地址等特定的信息采用多个字段来表示，增加灵活性；</w:t>
      </w:r>
    </w:p>
    <w:p w14:paraId="2DE84562" w14:textId="77777777" w:rsidR="00AD050D" w:rsidRDefault="00AD050D" w:rsidP="005E13FA">
      <w:pPr>
        <w:pStyle w:val="affa"/>
        <w:numPr>
          <w:ilvl w:val="0"/>
          <w:numId w:val="52"/>
        </w:numPr>
        <w:spacing w:line="360" w:lineRule="auto"/>
        <w:ind w:firstLineChars="0"/>
        <w:jc w:val="left"/>
        <w:rPr>
          <w:rFonts w:ascii="宋体" w:hAnsi="宋体"/>
        </w:rPr>
      </w:pPr>
      <w:r w:rsidRPr="003474E0">
        <w:rPr>
          <w:rFonts w:ascii="宋体" w:hAnsi="宋体" w:hint="eastAsia"/>
        </w:rPr>
        <w:t>应使用角色实体来定义关联属性，方便创建时间关联关系；</w:t>
      </w:r>
    </w:p>
    <w:p w14:paraId="42BA884F" w14:textId="77777777" w:rsidR="00AD050D" w:rsidRDefault="00AD050D" w:rsidP="005E13FA">
      <w:pPr>
        <w:pStyle w:val="affa"/>
        <w:numPr>
          <w:ilvl w:val="0"/>
          <w:numId w:val="52"/>
        </w:numPr>
        <w:spacing w:line="360" w:lineRule="auto"/>
        <w:ind w:firstLineChars="0"/>
        <w:jc w:val="left"/>
        <w:rPr>
          <w:rFonts w:ascii="宋体" w:hAnsi="宋体"/>
        </w:rPr>
      </w:pPr>
      <w:r w:rsidRPr="003474E0">
        <w:rPr>
          <w:rFonts w:ascii="宋体" w:hAnsi="宋体" w:hint="eastAsia"/>
        </w:rPr>
        <w:t>数字类型与文本类型的字段长度应保证充足；</w:t>
      </w:r>
    </w:p>
    <w:p w14:paraId="090C1206" w14:textId="77777777" w:rsidR="00AD050D" w:rsidRPr="003474E0" w:rsidRDefault="00AD050D" w:rsidP="005E13FA">
      <w:pPr>
        <w:pStyle w:val="affa"/>
        <w:numPr>
          <w:ilvl w:val="0"/>
          <w:numId w:val="52"/>
        </w:numPr>
        <w:spacing w:line="360" w:lineRule="auto"/>
        <w:ind w:firstLineChars="0"/>
        <w:jc w:val="left"/>
        <w:rPr>
          <w:rFonts w:ascii="宋体" w:hAnsi="宋体"/>
        </w:rPr>
      </w:pPr>
      <w:r w:rsidRPr="003474E0">
        <w:rPr>
          <w:rFonts w:ascii="宋体" w:hAnsi="宋体" w:hint="eastAsia"/>
        </w:rPr>
        <w:t>对删除记录的操作需用统一的特定字段标注，而非直接删除记录</w:t>
      </w:r>
      <w:r>
        <w:rPr>
          <w:rFonts w:ascii="宋体" w:hAnsi="宋体" w:hint="eastAsia"/>
        </w:rPr>
        <w:t>。</w:t>
      </w:r>
    </w:p>
    <w:p w14:paraId="2F1C230F" w14:textId="77777777" w:rsidR="00AD050D" w:rsidRDefault="00AD050D" w:rsidP="003474E0">
      <w:pPr>
        <w:pStyle w:val="affa"/>
        <w:spacing w:line="360" w:lineRule="auto"/>
        <w:ind w:firstLine="480"/>
        <w:jc w:val="left"/>
        <w:rPr>
          <w:rFonts w:ascii="宋体" w:hAnsi="宋体"/>
        </w:rPr>
      </w:pPr>
      <w:r>
        <w:rPr>
          <w:rFonts w:ascii="宋体" w:hAnsi="宋体" w:hint="eastAsia"/>
        </w:rPr>
        <w:t>（5）索引设计规范</w:t>
      </w:r>
    </w:p>
    <w:p w14:paraId="6579B6BC" w14:textId="77777777" w:rsidR="00AD050D" w:rsidRDefault="00AD050D" w:rsidP="005E13FA">
      <w:pPr>
        <w:pStyle w:val="affa"/>
        <w:numPr>
          <w:ilvl w:val="0"/>
          <w:numId w:val="52"/>
        </w:numPr>
        <w:spacing w:line="360" w:lineRule="auto"/>
        <w:ind w:firstLineChars="0"/>
        <w:jc w:val="left"/>
        <w:rPr>
          <w:rFonts w:ascii="宋体" w:hAnsi="宋体"/>
        </w:rPr>
      </w:pPr>
      <w:r w:rsidRPr="003474E0">
        <w:rPr>
          <w:rFonts w:ascii="宋体" w:hAnsi="宋体" w:hint="eastAsia"/>
        </w:rPr>
        <w:t>不要索引大型字符字段；</w:t>
      </w:r>
    </w:p>
    <w:p w14:paraId="096444A9" w14:textId="77777777" w:rsidR="00AD050D" w:rsidRDefault="00AD050D" w:rsidP="005E13FA">
      <w:pPr>
        <w:pStyle w:val="affa"/>
        <w:numPr>
          <w:ilvl w:val="0"/>
          <w:numId w:val="52"/>
        </w:numPr>
        <w:spacing w:line="360" w:lineRule="auto"/>
        <w:ind w:firstLineChars="0"/>
        <w:jc w:val="left"/>
        <w:rPr>
          <w:rFonts w:ascii="宋体" w:hAnsi="宋体"/>
        </w:rPr>
      </w:pPr>
      <w:r w:rsidRPr="003474E0">
        <w:rPr>
          <w:rFonts w:ascii="宋体" w:hAnsi="宋体" w:hint="eastAsia"/>
        </w:rPr>
        <w:t>不要索引常用的小型表；</w:t>
      </w:r>
    </w:p>
    <w:p w14:paraId="66AAAC42" w14:textId="77777777" w:rsidR="00AD050D" w:rsidRDefault="00AD050D" w:rsidP="005E13FA">
      <w:pPr>
        <w:pStyle w:val="affa"/>
        <w:numPr>
          <w:ilvl w:val="0"/>
          <w:numId w:val="52"/>
        </w:numPr>
        <w:spacing w:line="360" w:lineRule="auto"/>
        <w:ind w:firstLineChars="0"/>
        <w:jc w:val="left"/>
        <w:rPr>
          <w:rFonts w:ascii="宋体" w:hAnsi="宋体"/>
        </w:rPr>
      </w:pPr>
      <w:r>
        <w:rPr>
          <w:rFonts w:ascii="宋体" w:hAnsi="宋体" w:hint="eastAsia"/>
        </w:rPr>
        <w:t>DML</w:t>
      </w:r>
      <w:r w:rsidRPr="003474E0">
        <w:rPr>
          <w:rFonts w:ascii="宋体" w:hAnsi="宋体" w:hint="eastAsia"/>
        </w:rPr>
        <w:t>操作频繁的表应尽量少建索引；</w:t>
      </w:r>
    </w:p>
    <w:p w14:paraId="3C9F47E7" w14:textId="77777777" w:rsidR="00AD050D" w:rsidRDefault="00AD050D" w:rsidP="005E13FA">
      <w:pPr>
        <w:pStyle w:val="affa"/>
        <w:numPr>
          <w:ilvl w:val="0"/>
          <w:numId w:val="52"/>
        </w:numPr>
        <w:spacing w:line="360" w:lineRule="auto"/>
        <w:ind w:firstLineChars="0"/>
        <w:jc w:val="left"/>
        <w:rPr>
          <w:rFonts w:ascii="宋体" w:hAnsi="宋体"/>
        </w:rPr>
      </w:pPr>
      <w:r w:rsidRPr="003474E0">
        <w:rPr>
          <w:rFonts w:ascii="宋体" w:hAnsi="宋体" w:hint="eastAsia"/>
        </w:rPr>
        <w:t>尽量不要将经常修改的字段作为索引字段；</w:t>
      </w:r>
    </w:p>
    <w:p w14:paraId="45964049" w14:textId="77777777" w:rsidR="00AD050D" w:rsidRDefault="00AD050D" w:rsidP="005E13FA">
      <w:pPr>
        <w:pStyle w:val="affa"/>
        <w:numPr>
          <w:ilvl w:val="0"/>
          <w:numId w:val="52"/>
        </w:numPr>
        <w:spacing w:line="360" w:lineRule="auto"/>
        <w:ind w:firstLineChars="0"/>
        <w:jc w:val="left"/>
        <w:rPr>
          <w:rFonts w:ascii="宋体" w:hAnsi="宋体"/>
        </w:rPr>
      </w:pPr>
      <w:r w:rsidRPr="003474E0">
        <w:rPr>
          <w:rFonts w:ascii="宋体" w:hAnsi="宋体" w:hint="eastAsia"/>
        </w:rPr>
        <w:t>选择性高的字段适合建立索引；</w:t>
      </w:r>
    </w:p>
    <w:p w14:paraId="302D026B" w14:textId="77777777" w:rsidR="00AD050D" w:rsidRDefault="00AD050D" w:rsidP="005E13FA">
      <w:pPr>
        <w:pStyle w:val="affa"/>
        <w:numPr>
          <w:ilvl w:val="0"/>
          <w:numId w:val="52"/>
        </w:numPr>
        <w:spacing w:line="360" w:lineRule="auto"/>
        <w:ind w:firstLineChars="0"/>
        <w:jc w:val="left"/>
        <w:rPr>
          <w:rFonts w:ascii="宋体" w:hAnsi="宋体"/>
        </w:rPr>
      </w:pPr>
      <w:r w:rsidRPr="003474E0">
        <w:rPr>
          <w:rFonts w:ascii="宋体" w:hAnsi="宋体" w:hint="eastAsia"/>
        </w:rPr>
        <w:t>如某一字段或字段组合经常在</w:t>
      </w:r>
      <w:r>
        <w:rPr>
          <w:rFonts w:ascii="宋体" w:hAnsi="宋体" w:hint="eastAsia"/>
        </w:rPr>
        <w:t>W</w:t>
      </w:r>
      <w:r>
        <w:rPr>
          <w:rFonts w:ascii="宋体" w:hAnsi="宋体"/>
        </w:rPr>
        <w:t>HERE</w:t>
      </w:r>
      <w:r w:rsidRPr="003474E0">
        <w:rPr>
          <w:rFonts w:ascii="宋体" w:hAnsi="宋体" w:hint="eastAsia"/>
        </w:rPr>
        <w:t>子句中使用并且满足该字段或字段组合查询条件的行数占表总行数的比例小于等于</w:t>
      </w:r>
      <w:r>
        <w:rPr>
          <w:rFonts w:ascii="宋体" w:hAnsi="宋体" w:hint="eastAsia"/>
        </w:rPr>
        <w:t>5%</w:t>
      </w:r>
      <w:r w:rsidRPr="003474E0">
        <w:rPr>
          <w:rFonts w:ascii="宋体" w:hAnsi="宋体" w:hint="eastAsia"/>
        </w:rPr>
        <w:t>时，适合创建索引；</w:t>
      </w:r>
    </w:p>
    <w:p w14:paraId="49C28ACD" w14:textId="77777777" w:rsidR="00AD050D" w:rsidRDefault="00AD050D" w:rsidP="005E13FA">
      <w:pPr>
        <w:pStyle w:val="affa"/>
        <w:numPr>
          <w:ilvl w:val="0"/>
          <w:numId w:val="52"/>
        </w:numPr>
        <w:spacing w:line="360" w:lineRule="auto"/>
        <w:ind w:firstLineChars="0"/>
        <w:jc w:val="left"/>
        <w:rPr>
          <w:rFonts w:ascii="宋体" w:hAnsi="宋体"/>
        </w:rPr>
      </w:pPr>
      <w:r w:rsidRPr="003474E0">
        <w:rPr>
          <w:rFonts w:ascii="宋体" w:hAnsi="宋体" w:hint="eastAsia"/>
        </w:rPr>
        <w:t>应在频繁使用</w:t>
      </w:r>
      <w:r>
        <w:rPr>
          <w:rFonts w:ascii="宋体" w:hAnsi="宋体" w:hint="eastAsia"/>
        </w:rPr>
        <w:t>D</w:t>
      </w:r>
      <w:r>
        <w:rPr>
          <w:rFonts w:ascii="宋体" w:hAnsi="宋体"/>
        </w:rPr>
        <w:t>ISTICNCT</w:t>
      </w:r>
      <w:r w:rsidRPr="003474E0">
        <w:rPr>
          <w:rFonts w:ascii="宋体" w:hAnsi="宋体" w:hint="eastAsia"/>
        </w:rPr>
        <w:t>关键字查询的字段上建立索引；</w:t>
      </w:r>
    </w:p>
    <w:p w14:paraId="4753C2B3" w14:textId="77777777" w:rsidR="00AD050D" w:rsidRDefault="00AD050D" w:rsidP="005E13FA">
      <w:pPr>
        <w:pStyle w:val="affa"/>
        <w:numPr>
          <w:ilvl w:val="0"/>
          <w:numId w:val="52"/>
        </w:numPr>
        <w:spacing w:line="360" w:lineRule="auto"/>
        <w:ind w:firstLineChars="0"/>
        <w:jc w:val="left"/>
        <w:rPr>
          <w:rFonts w:ascii="宋体" w:hAnsi="宋体"/>
        </w:rPr>
      </w:pPr>
      <w:r w:rsidRPr="003474E0">
        <w:rPr>
          <w:rFonts w:ascii="宋体" w:hAnsi="宋体" w:hint="eastAsia"/>
        </w:rPr>
        <w:t>进行表连接时，应在连接字段上建立索引</w:t>
      </w:r>
      <w:r>
        <w:rPr>
          <w:rFonts w:ascii="宋体" w:hAnsi="宋体" w:hint="eastAsia"/>
        </w:rPr>
        <w:t>。</w:t>
      </w:r>
    </w:p>
    <w:p w14:paraId="736119E7" w14:textId="77777777" w:rsidR="00AD050D" w:rsidRDefault="00AD050D" w:rsidP="005E13FA">
      <w:pPr>
        <w:pStyle w:val="affa"/>
        <w:numPr>
          <w:ilvl w:val="0"/>
          <w:numId w:val="52"/>
        </w:numPr>
        <w:spacing w:line="360" w:lineRule="auto"/>
        <w:ind w:firstLineChars="0"/>
        <w:jc w:val="left"/>
        <w:rPr>
          <w:rFonts w:ascii="宋体" w:hAnsi="宋体"/>
        </w:rPr>
      </w:pPr>
      <w:r w:rsidRPr="003474E0">
        <w:rPr>
          <w:rFonts w:ascii="宋体" w:hAnsi="宋体" w:hint="eastAsia"/>
        </w:rPr>
        <w:t>复合索引创建时应把最常用的字段放在第一位，而将不常用的字段排后；</w:t>
      </w:r>
    </w:p>
    <w:p w14:paraId="6F2B9AB1" w14:textId="77777777" w:rsidR="00AD050D" w:rsidRDefault="00AD050D" w:rsidP="005E13FA">
      <w:pPr>
        <w:pStyle w:val="affa"/>
        <w:numPr>
          <w:ilvl w:val="0"/>
          <w:numId w:val="52"/>
        </w:numPr>
        <w:spacing w:line="360" w:lineRule="auto"/>
        <w:ind w:firstLineChars="0"/>
        <w:jc w:val="left"/>
        <w:rPr>
          <w:rFonts w:ascii="宋体" w:hAnsi="宋体"/>
        </w:rPr>
      </w:pPr>
      <w:r w:rsidRPr="003474E0">
        <w:rPr>
          <w:rFonts w:ascii="宋体" w:hAnsi="宋体" w:hint="eastAsia"/>
        </w:rPr>
        <w:t>当索引字段的记录重复较多而</w:t>
      </w:r>
      <w:r>
        <w:rPr>
          <w:rFonts w:ascii="宋体" w:hAnsi="宋体" w:hint="eastAsia"/>
        </w:rPr>
        <w:t>DISTINCT</w:t>
      </w:r>
      <w:r w:rsidRPr="003474E0">
        <w:rPr>
          <w:rFonts w:ascii="宋体" w:hAnsi="宋体" w:hint="eastAsia"/>
        </w:rPr>
        <w:t>记录值又较少时，应建立位图索引；</w:t>
      </w:r>
    </w:p>
    <w:p w14:paraId="76DA682A" w14:textId="77777777" w:rsidR="00AD050D" w:rsidRDefault="00AD050D" w:rsidP="005E13FA">
      <w:pPr>
        <w:pStyle w:val="affa"/>
        <w:numPr>
          <w:ilvl w:val="0"/>
          <w:numId w:val="52"/>
        </w:numPr>
        <w:spacing w:line="360" w:lineRule="auto"/>
        <w:ind w:firstLineChars="0"/>
        <w:jc w:val="left"/>
        <w:rPr>
          <w:rFonts w:ascii="宋体" w:hAnsi="宋体"/>
        </w:rPr>
      </w:pPr>
      <w:r w:rsidRPr="003474E0">
        <w:rPr>
          <w:rFonts w:ascii="宋体" w:hAnsi="宋体" w:hint="eastAsia"/>
        </w:rPr>
        <w:t>尽量避免对</w:t>
      </w:r>
      <w:r>
        <w:rPr>
          <w:rFonts w:ascii="宋体" w:hAnsi="宋体" w:hint="eastAsia"/>
        </w:rPr>
        <w:t>O</w:t>
      </w:r>
      <w:r>
        <w:rPr>
          <w:rFonts w:ascii="宋体" w:hAnsi="宋体"/>
        </w:rPr>
        <w:t>LTP</w:t>
      </w:r>
      <w:r w:rsidRPr="003474E0">
        <w:rPr>
          <w:rFonts w:ascii="宋体" w:hAnsi="宋体" w:hint="eastAsia"/>
        </w:rPr>
        <w:t>系统的一张数据库表创建过多索引，例如超过</w:t>
      </w:r>
      <w:r>
        <w:rPr>
          <w:rFonts w:ascii="宋体" w:hAnsi="宋体" w:hint="eastAsia"/>
        </w:rPr>
        <w:t>1</w:t>
      </w:r>
      <w:r>
        <w:rPr>
          <w:rFonts w:ascii="宋体" w:hAnsi="宋体"/>
        </w:rPr>
        <w:t>0</w:t>
      </w:r>
      <w:r w:rsidRPr="003474E0">
        <w:rPr>
          <w:rFonts w:ascii="宋体" w:hAnsi="宋体" w:hint="eastAsia"/>
        </w:rPr>
        <w:t>个；</w:t>
      </w:r>
    </w:p>
    <w:p w14:paraId="33DB1ACE" w14:textId="77777777" w:rsidR="00AD050D" w:rsidRDefault="00AD050D" w:rsidP="005E13FA">
      <w:pPr>
        <w:pStyle w:val="affa"/>
        <w:numPr>
          <w:ilvl w:val="0"/>
          <w:numId w:val="52"/>
        </w:numPr>
        <w:spacing w:line="360" w:lineRule="auto"/>
        <w:ind w:firstLineChars="0"/>
        <w:jc w:val="left"/>
        <w:rPr>
          <w:rFonts w:ascii="宋体" w:hAnsi="宋体"/>
        </w:rPr>
      </w:pPr>
      <w:r w:rsidRPr="003474E0">
        <w:rPr>
          <w:rFonts w:ascii="宋体" w:hAnsi="宋体" w:hint="eastAsia"/>
        </w:rPr>
        <w:t>由于位图索引会影响</w:t>
      </w:r>
      <w:r>
        <w:rPr>
          <w:rFonts w:ascii="宋体" w:hAnsi="宋体" w:hint="eastAsia"/>
        </w:rPr>
        <w:t>D</w:t>
      </w:r>
      <w:r>
        <w:rPr>
          <w:rFonts w:ascii="宋体" w:hAnsi="宋体"/>
        </w:rPr>
        <w:t>ML</w:t>
      </w:r>
      <w:r w:rsidRPr="003474E0">
        <w:rPr>
          <w:rFonts w:ascii="宋体" w:hAnsi="宋体" w:hint="eastAsia"/>
        </w:rPr>
        <w:t>操作的速度，因此</w:t>
      </w:r>
      <w:r>
        <w:rPr>
          <w:rFonts w:ascii="宋体" w:hAnsi="宋体" w:hint="eastAsia"/>
        </w:rPr>
        <w:t>OLTP</w:t>
      </w:r>
      <w:r w:rsidRPr="003474E0">
        <w:rPr>
          <w:rFonts w:ascii="宋体" w:hAnsi="宋体" w:hint="eastAsia"/>
        </w:rPr>
        <w:t>系统中尽量不使用位图索引；</w:t>
      </w:r>
    </w:p>
    <w:p w14:paraId="77A01AF0" w14:textId="77777777" w:rsidR="00AD050D" w:rsidRDefault="00AD050D" w:rsidP="005E13FA">
      <w:pPr>
        <w:pStyle w:val="affa"/>
        <w:numPr>
          <w:ilvl w:val="0"/>
          <w:numId w:val="52"/>
        </w:numPr>
        <w:spacing w:line="360" w:lineRule="auto"/>
        <w:ind w:firstLineChars="0"/>
        <w:jc w:val="left"/>
        <w:rPr>
          <w:rFonts w:ascii="宋体" w:hAnsi="宋体"/>
        </w:rPr>
      </w:pPr>
      <w:r w:rsidRPr="003474E0">
        <w:rPr>
          <w:rFonts w:ascii="宋体" w:hAnsi="宋体" w:hint="eastAsia"/>
        </w:rPr>
        <w:t>如查询中需使用函数，且满足该查询条件的记录 数比例很小，建议创建相应的函数索引</w:t>
      </w:r>
      <w:r>
        <w:rPr>
          <w:rFonts w:ascii="宋体" w:hAnsi="宋体" w:hint="eastAsia"/>
        </w:rPr>
        <w:t>。</w:t>
      </w:r>
    </w:p>
    <w:p w14:paraId="54365BAD" w14:textId="77777777" w:rsidR="00AD050D" w:rsidRDefault="00AD050D" w:rsidP="003474E0">
      <w:pPr>
        <w:pStyle w:val="affa"/>
        <w:spacing w:line="360" w:lineRule="auto"/>
        <w:ind w:firstLine="480"/>
        <w:jc w:val="left"/>
        <w:rPr>
          <w:rFonts w:ascii="宋体" w:hAnsi="宋体"/>
        </w:rPr>
      </w:pPr>
      <w:r w:rsidRPr="003474E0">
        <w:rPr>
          <w:rFonts w:ascii="宋体" w:hAnsi="宋体" w:hint="eastAsia"/>
        </w:rPr>
        <w:t>创建索引完毕后，正确使用索引才能使其发挥作用，使用索引的规范如下</w:t>
      </w:r>
      <w:r>
        <w:rPr>
          <w:rFonts w:ascii="宋体" w:hAnsi="宋体" w:hint="eastAsia"/>
        </w:rPr>
        <w:t>：</w:t>
      </w:r>
    </w:p>
    <w:p w14:paraId="4467EAAB" w14:textId="77777777" w:rsidR="00AD050D" w:rsidRDefault="00AD050D" w:rsidP="005E13FA">
      <w:pPr>
        <w:pStyle w:val="affa"/>
        <w:numPr>
          <w:ilvl w:val="0"/>
          <w:numId w:val="54"/>
        </w:numPr>
        <w:spacing w:line="360" w:lineRule="auto"/>
        <w:ind w:firstLineChars="0"/>
        <w:jc w:val="left"/>
        <w:rPr>
          <w:rFonts w:ascii="宋体" w:hAnsi="宋体"/>
        </w:rPr>
      </w:pPr>
      <w:r w:rsidRPr="003474E0">
        <w:rPr>
          <w:rFonts w:ascii="宋体" w:hAnsi="宋体" w:hint="eastAsia"/>
        </w:rPr>
        <w:t xml:space="preserve">应避免在字段上进行类型转换操作，否则无法使用该字段上的索引； </w:t>
      </w:r>
    </w:p>
    <w:p w14:paraId="61A26E65" w14:textId="77777777" w:rsidR="00AD050D" w:rsidRDefault="00AD050D" w:rsidP="005E13FA">
      <w:pPr>
        <w:pStyle w:val="affa"/>
        <w:numPr>
          <w:ilvl w:val="0"/>
          <w:numId w:val="54"/>
        </w:numPr>
        <w:spacing w:line="360" w:lineRule="auto"/>
        <w:ind w:firstLineChars="0"/>
        <w:jc w:val="left"/>
        <w:rPr>
          <w:rFonts w:ascii="宋体" w:hAnsi="宋体"/>
        </w:rPr>
      </w:pPr>
      <w:r w:rsidRPr="003474E0">
        <w:rPr>
          <w:rFonts w:ascii="宋体" w:hAnsi="宋体" w:hint="eastAsia"/>
        </w:rPr>
        <w:t>避免对索引字段进行任何计算操作，对索引字段的计算操作会引起索引的失效；</w:t>
      </w:r>
    </w:p>
    <w:p w14:paraId="2F721573" w14:textId="77777777" w:rsidR="00AD050D" w:rsidRDefault="00AD050D" w:rsidP="005E13FA">
      <w:pPr>
        <w:pStyle w:val="affa"/>
        <w:numPr>
          <w:ilvl w:val="0"/>
          <w:numId w:val="54"/>
        </w:numPr>
        <w:spacing w:line="360" w:lineRule="auto"/>
        <w:ind w:firstLineChars="0"/>
        <w:jc w:val="left"/>
        <w:rPr>
          <w:rFonts w:ascii="宋体" w:hAnsi="宋体"/>
        </w:rPr>
      </w:pPr>
      <w:r w:rsidRPr="003474E0">
        <w:rPr>
          <w:rFonts w:ascii="宋体" w:hAnsi="宋体" w:hint="eastAsia"/>
        </w:rPr>
        <w:t>尽可能增加查询的条件，限制全范围的查询</w:t>
      </w:r>
      <w:r>
        <w:rPr>
          <w:rFonts w:ascii="宋体" w:hAnsi="宋体" w:hint="eastAsia"/>
        </w:rPr>
        <w:t>，</w:t>
      </w:r>
      <w:r w:rsidRPr="003474E0">
        <w:rPr>
          <w:rFonts w:ascii="宋体" w:hAnsi="宋体" w:hint="eastAsia"/>
        </w:rPr>
        <w:t>当索引效率很低时，应避免使用索引；</w:t>
      </w:r>
    </w:p>
    <w:p w14:paraId="46ADA0D0" w14:textId="77777777" w:rsidR="00AD050D" w:rsidRDefault="00AD050D" w:rsidP="005E13FA">
      <w:pPr>
        <w:pStyle w:val="affa"/>
        <w:numPr>
          <w:ilvl w:val="0"/>
          <w:numId w:val="54"/>
        </w:numPr>
        <w:spacing w:line="360" w:lineRule="auto"/>
        <w:ind w:firstLineChars="0"/>
        <w:jc w:val="left"/>
        <w:rPr>
          <w:rFonts w:ascii="宋体" w:hAnsi="宋体"/>
        </w:rPr>
      </w:pPr>
      <w:r w:rsidRPr="003474E0">
        <w:rPr>
          <w:rFonts w:ascii="宋体" w:hAnsi="宋体" w:hint="eastAsia"/>
        </w:rPr>
        <w:t>尽量避免模糊查询，如必须使用模糊查询时，尽量使用前端匹配的模糊查询；</w:t>
      </w:r>
    </w:p>
    <w:p w14:paraId="0DFF22B5" w14:textId="77777777" w:rsidR="00AD050D" w:rsidRDefault="00AD050D" w:rsidP="005E13FA">
      <w:pPr>
        <w:pStyle w:val="affa"/>
        <w:numPr>
          <w:ilvl w:val="0"/>
          <w:numId w:val="54"/>
        </w:numPr>
        <w:spacing w:line="360" w:lineRule="auto"/>
        <w:ind w:firstLineChars="0"/>
        <w:jc w:val="left"/>
        <w:rPr>
          <w:rFonts w:ascii="宋体" w:hAnsi="宋体"/>
        </w:rPr>
      </w:pPr>
      <w:r>
        <w:rPr>
          <w:rFonts w:ascii="宋体" w:hAnsi="宋体" w:hint="eastAsia"/>
        </w:rPr>
        <w:t>WHERE</w:t>
      </w:r>
      <w:r w:rsidRPr="003474E0">
        <w:rPr>
          <w:rFonts w:ascii="宋体" w:hAnsi="宋体" w:hint="eastAsia"/>
        </w:rPr>
        <w:t>条件中对索引字段尽量使用等值“＝”进行比较查询；</w:t>
      </w:r>
    </w:p>
    <w:p w14:paraId="0FE336C0" w14:textId="77777777" w:rsidR="00AD050D" w:rsidRDefault="00AD050D" w:rsidP="005E13FA">
      <w:pPr>
        <w:pStyle w:val="affa"/>
        <w:numPr>
          <w:ilvl w:val="0"/>
          <w:numId w:val="54"/>
        </w:numPr>
        <w:spacing w:line="360" w:lineRule="auto"/>
        <w:ind w:firstLineChars="0"/>
        <w:jc w:val="left"/>
        <w:rPr>
          <w:rFonts w:ascii="宋体" w:hAnsi="宋体"/>
        </w:rPr>
      </w:pPr>
      <w:r w:rsidRPr="003474E0">
        <w:rPr>
          <w:rFonts w:ascii="宋体" w:hAnsi="宋体" w:hint="eastAsia"/>
        </w:rPr>
        <w:t>尽量使用前导字段（复合索引的首字段）作为查询条件；</w:t>
      </w:r>
    </w:p>
    <w:p w14:paraId="1AB811AF" w14:textId="77777777" w:rsidR="00AD050D" w:rsidRDefault="00AD050D" w:rsidP="005E13FA">
      <w:pPr>
        <w:pStyle w:val="affa"/>
        <w:numPr>
          <w:ilvl w:val="0"/>
          <w:numId w:val="54"/>
        </w:numPr>
        <w:spacing w:line="360" w:lineRule="auto"/>
        <w:ind w:firstLineChars="0"/>
        <w:jc w:val="left"/>
        <w:rPr>
          <w:rFonts w:ascii="宋体" w:hAnsi="宋体"/>
        </w:rPr>
      </w:pPr>
      <w:r>
        <w:rPr>
          <w:rFonts w:ascii="宋体" w:hAnsi="宋体" w:hint="eastAsia"/>
        </w:rPr>
        <w:t>W</w:t>
      </w:r>
      <w:r>
        <w:rPr>
          <w:rFonts w:ascii="宋体" w:hAnsi="宋体"/>
        </w:rPr>
        <w:t>HERE</w:t>
      </w:r>
      <w:r w:rsidRPr="003474E0">
        <w:rPr>
          <w:rFonts w:ascii="宋体" w:hAnsi="宋体" w:hint="eastAsia"/>
        </w:rPr>
        <w:t>条件中对索引字段的查询条件应保证比较值的类型和字段类型一致。</w:t>
      </w:r>
    </w:p>
    <w:p w14:paraId="228B2750" w14:textId="77777777" w:rsidR="00AD050D" w:rsidRDefault="00AD050D" w:rsidP="003474E0">
      <w:pPr>
        <w:pStyle w:val="affa"/>
        <w:spacing w:line="360" w:lineRule="auto"/>
        <w:ind w:firstLine="480"/>
        <w:jc w:val="left"/>
        <w:rPr>
          <w:rFonts w:ascii="宋体" w:hAnsi="宋体"/>
        </w:rPr>
      </w:pPr>
      <w:r w:rsidRPr="003474E0">
        <w:rPr>
          <w:rFonts w:ascii="宋体" w:hAnsi="宋体" w:hint="eastAsia"/>
        </w:rPr>
        <w:t>索引在创建和维护过程中需注意如下事项</w:t>
      </w:r>
      <w:r>
        <w:rPr>
          <w:rFonts w:ascii="宋体" w:hAnsi="宋体" w:hint="eastAsia"/>
        </w:rPr>
        <w:t>：</w:t>
      </w:r>
      <w:r w:rsidRPr="003474E0">
        <w:rPr>
          <w:rFonts w:ascii="宋体" w:hAnsi="宋体" w:hint="eastAsia"/>
        </w:rPr>
        <w:t xml:space="preserve"> </w:t>
      </w:r>
    </w:p>
    <w:p w14:paraId="4F6FFF81" w14:textId="77777777" w:rsidR="00AD050D" w:rsidRPr="003474E0" w:rsidRDefault="00AD050D" w:rsidP="005E13FA">
      <w:pPr>
        <w:pStyle w:val="affa"/>
        <w:numPr>
          <w:ilvl w:val="0"/>
          <w:numId w:val="54"/>
        </w:numPr>
        <w:spacing w:line="360" w:lineRule="auto"/>
        <w:ind w:firstLineChars="0"/>
        <w:jc w:val="left"/>
        <w:rPr>
          <w:rFonts w:ascii="宋体" w:hAnsi="宋体"/>
        </w:rPr>
      </w:pPr>
      <w:r w:rsidRPr="003474E0">
        <w:rPr>
          <w:rFonts w:ascii="宋体" w:hAnsi="宋体" w:hint="eastAsia"/>
        </w:rPr>
        <w:t>创建索引时数据和索引应放在不同的表空间；</w:t>
      </w:r>
    </w:p>
    <w:p w14:paraId="16A9D0BB" w14:textId="77777777" w:rsidR="00AD050D" w:rsidRDefault="00AD050D" w:rsidP="005E13FA">
      <w:pPr>
        <w:pStyle w:val="affa"/>
        <w:numPr>
          <w:ilvl w:val="0"/>
          <w:numId w:val="54"/>
        </w:numPr>
        <w:spacing w:line="360" w:lineRule="auto"/>
        <w:ind w:firstLineChars="0"/>
        <w:jc w:val="left"/>
        <w:rPr>
          <w:rFonts w:ascii="宋体" w:hAnsi="宋体"/>
        </w:rPr>
      </w:pPr>
      <w:r w:rsidRPr="003474E0">
        <w:rPr>
          <w:rFonts w:ascii="宋体" w:hAnsi="宋体" w:hint="eastAsia"/>
        </w:rPr>
        <w:t>创建分区表索引时，尽量创建本地索引；</w:t>
      </w:r>
    </w:p>
    <w:p w14:paraId="0BB959BF" w14:textId="77777777" w:rsidR="00AD050D" w:rsidRDefault="00AD050D" w:rsidP="005E13FA">
      <w:pPr>
        <w:pStyle w:val="affa"/>
        <w:numPr>
          <w:ilvl w:val="0"/>
          <w:numId w:val="54"/>
        </w:numPr>
        <w:spacing w:line="360" w:lineRule="auto"/>
        <w:ind w:firstLineChars="0"/>
        <w:jc w:val="left"/>
        <w:rPr>
          <w:rFonts w:ascii="宋体" w:hAnsi="宋体"/>
        </w:rPr>
      </w:pPr>
      <w:r w:rsidRPr="003474E0">
        <w:rPr>
          <w:rFonts w:ascii="宋体" w:hAnsi="宋体" w:hint="eastAsia"/>
        </w:rPr>
        <w:t>对于经常执行删除操作的表上的索引应定期重建索引</w:t>
      </w:r>
      <w:r>
        <w:rPr>
          <w:rFonts w:ascii="宋体" w:hAnsi="宋体" w:hint="eastAsia"/>
        </w:rPr>
        <w:t>；</w:t>
      </w:r>
    </w:p>
    <w:p w14:paraId="60B4B69F" w14:textId="77777777" w:rsidR="00AD050D" w:rsidRDefault="00AD050D" w:rsidP="005E13FA">
      <w:pPr>
        <w:pStyle w:val="affa"/>
        <w:numPr>
          <w:ilvl w:val="0"/>
          <w:numId w:val="54"/>
        </w:numPr>
        <w:spacing w:line="360" w:lineRule="auto"/>
        <w:ind w:firstLineChars="0"/>
        <w:jc w:val="left"/>
        <w:rPr>
          <w:rFonts w:ascii="宋体" w:hAnsi="宋体"/>
        </w:rPr>
      </w:pPr>
      <w:r w:rsidRPr="003474E0">
        <w:rPr>
          <w:rFonts w:ascii="宋体" w:hAnsi="宋体" w:hint="eastAsia"/>
        </w:rPr>
        <w:t xml:space="preserve">由于索引重建时会阻塞 </w:t>
      </w:r>
      <w:r>
        <w:rPr>
          <w:rFonts w:ascii="宋体" w:hAnsi="宋体" w:hint="eastAsia"/>
        </w:rPr>
        <w:t>D</w:t>
      </w:r>
      <w:r>
        <w:rPr>
          <w:rFonts w:ascii="宋体" w:hAnsi="宋体"/>
        </w:rPr>
        <w:t>ML</w:t>
      </w:r>
      <w:r w:rsidRPr="003474E0">
        <w:rPr>
          <w:rFonts w:ascii="宋体" w:hAnsi="宋体" w:hint="eastAsia"/>
        </w:rPr>
        <w:t>操作，应选择在业务空闲时进行，尽量减少其对业务产生影响；</w:t>
      </w:r>
    </w:p>
    <w:p w14:paraId="0FCEE17C" w14:textId="77777777" w:rsidR="00AD050D" w:rsidRDefault="00AD050D" w:rsidP="005E13FA">
      <w:pPr>
        <w:pStyle w:val="affa"/>
        <w:numPr>
          <w:ilvl w:val="0"/>
          <w:numId w:val="54"/>
        </w:numPr>
        <w:spacing w:line="360" w:lineRule="auto"/>
        <w:ind w:firstLineChars="0"/>
        <w:jc w:val="left"/>
        <w:rPr>
          <w:rFonts w:ascii="宋体" w:hAnsi="宋体"/>
        </w:rPr>
      </w:pPr>
      <w:r w:rsidRPr="003474E0">
        <w:rPr>
          <w:rFonts w:ascii="宋体" w:hAnsi="宋体" w:hint="eastAsia"/>
        </w:rPr>
        <w:t>对于键值频繁更新的索引，也应定期进行重建；</w:t>
      </w:r>
    </w:p>
    <w:p w14:paraId="0EACFEDB" w14:textId="77777777" w:rsidR="00AD050D" w:rsidRDefault="00AD050D" w:rsidP="005E13FA">
      <w:pPr>
        <w:pStyle w:val="affa"/>
        <w:numPr>
          <w:ilvl w:val="0"/>
          <w:numId w:val="54"/>
        </w:numPr>
        <w:spacing w:line="360" w:lineRule="auto"/>
        <w:ind w:firstLineChars="0"/>
        <w:jc w:val="left"/>
        <w:rPr>
          <w:rFonts w:ascii="宋体" w:hAnsi="宋体"/>
        </w:rPr>
      </w:pPr>
      <w:r w:rsidRPr="003474E0">
        <w:rPr>
          <w:rFonts w:ascii="宋体" w:hAnsi="宋体" w:hint="eastAsia"/>
        </w:rPr>
        <w:t>删除无用的索引，避免多余索引降低数据库</w:t>
      </w:r>
      <w:r>
        <w:rPr>
          <w:rFonts w:ascii="宋体" w:hAnsi="宋体" w:hint="eastAsia"/>
        </w:rPr>
        <w:t>DML</w:t>
      </w:r>
      <w:r w:rsidRPr="003474E0">
        <w:rPr>
          <w:rFonts w:ascii="宋体" w:hAnsi="宋体" w:hint="eastAsia"/>
        </w:rPr>
        <w:t>操作的执行速度。</w:t>
      </w:r>
    </w:p>
    <w:p w14:paraId="1DB9E2DD" w14:textId="77777777" w:rsidR="00AD050D" w:rsidRDefault="00AD050D" w:rsidP="003474E0">
      <w:pPr>
        <w:pStyle w:val="3"/>
      </w:pPr>
      <w:r>
        <w:rPr>
          <w:rFonts w:hint="eastAsia"/>
        </w:rPr>
        <w:t>数据库标准规范检查工具的需求分析</w:t>
      </w:r>
    </w:p>
    <w:p w14:paraId="7F4100D0" w14:textId="77777777" w:rsidR="00AD050D" w:rsidRDefault="00AD050D" w:rsidP="003474E0">
      <w:pPr>
        <w:pStyle w:val="affa"/>
        <w:spacing w:line="360" w:lineRule="auto"/>
        <w:ind w:firstLine="480"/>
        <w:jc w:val="left"/>
      </w:pPr>
      <w:r>
        <w:rPr>
          <w:rFonts w:hint="eastAsia"/>
        </w:rPr>
        <w:t>数据库标准规范检查工具核心的功能需求是对数据库关系设计进行检查，检查其是否满足关系型规则的设计规范，根据对使用需求的分析，数据库标准检查工具的需求主要如下：</w:t>
      </w:r>
    </w:p>
    <w:p w14:paraId="7BC9252B" w14:textId="77777777" w:rsidR="00AD050D" w:rsidRDefault="00AD050D" w:rsidP="005E13FA">
      <w:pPr>
        <w:pStyle w:val="affa"/>
        <w:numPr>
          <w:ilvl w:val="0"/>
          <w:numId w:val="55"/>
        </w:numPr>
        <w:spacing w:line="360" w:lineRule="auto"/>
        <w:ind w:firstLineChars="0"/>
        <w:jc w:val="left"/>
      </w:pPr>
      <w:r>
        <w:rPr>
          <w:rFonts w:hint="eastAsia"/>
        </w:rPr>
        <w:t>功能性需求</w:t>
      </w:r>
    </w:p>
    <w:p w14:paraId="6EA3DB54" w14:textId="77777777" w:rsidR="00AD050D" w:rsidRDefault="00AD050D" w:rsidP="005E13FA">
      <w:pPr>
        <w:pStyle w:val="affa"/>
        <w:numPr>
          <w:ilvl w:val="0"/>
          <w:numId w:val="56"/>
        </w:numPr>
        <w:spacing w:line="360" w:lineRule="auto"/>
        <w:ind w:firstLineChars="0"/>
        <w:jc w:val="left"/>
      </w:pPr>
      <w:r>
        <w:t>具有</w:t>
      </w:r>
      <w:r>
        <w:rPr>
          <w:rFonts w:hint="eastAsia"/>
        </w:rPr>
        <w:t>标准</w:t>
      </w:r>
      <w:r>
        <w:t>库表的维护功能</w:t>
      </w:r>
      <w:r>
        <w:rPr>
          <w:rFonts w:hint="eastAsia"/>
        </w:rPr>
        <w:t>，</w:t>
      </w:r>
      <w:r>
        <w:t>主要包括标准库的创建</w:t>
      </w:r>
      <w:r>
        <w:rPr>
          <w:rFonts w:hint="eastAsia"/>
        </w:rPr>
        <w:t>、</w:t>
      </w:r>
      <w:r>
        <w:t>修改</w:t>
      </w:r>
      <w:r>
        <w:rPr>
          <w:rFonts w:hint="eastAsia"/>
        </w:rPr>
        <w:t>、</w:t>
      </w:r>
      <w:r>
        <w:t>查看</w:t>
      </w:r>
      <w:r>
        <w:rPr>
          <w:rFonts w:hint="eastAsia"/>
        </w:rPr>
        <w:t>、</w:t>
      </w:r>
      <w:r>
        <w:t>查询</w:t>
      </w:r>
      <w:r>
        <w:rPr>
          <w:rFonts w:hint="eastAsia"/>
        </w:rPr>
        <w:t>、</w:t>
      </w:r>
      <w:r>
        <w:t>删除等功能</w:t>
      </w:r>
      <w:r>
        <w:rPr>
          <w:rFonts w:hint="eastAsia"/>
        </w:rPr>
        <w:t>；</w:t>
      </w:r>
    </w:p>
    <w:p w14:paraId="1F221756" w14:textId="77777777" w:rsidR="00AD050D" w:rsidRDefault="00AD050D" w:rsidP="005E13FA">
      <w:pPr>
        <w:pStyle w:val="affa"/>
        <w:numPr>
          <w:ilvl w:val="0"/>
          <w:numId w:val="56"/>
        </w:numPr>
        <w:spacing w:line="360" w:lineRule="auto"/>
        <w:ind w:firstLineChars="0"/>
        <w:jc w:val="left"/>
      </w:pPr>
      <w:r>
        <w:t>具有检查规则集的维护功能</w:t>
      </w:r>
      <w:r>
        <w:rPr>
          <w:rFonts w:hint="eastAsia"/>
        </w:rPr>
        <w:t>，</w:t>
      </w:r>
      <w:r>
        <w:t>主要包括规则集的创建</w:t>
      </w:r>
      <w:r>
        <w:rPr>
          <w:rFonts w:hint="eastAsia"/>
        </w:rPr>
        <w:t>、</w:t>
      </w:r>
      <w:r>
        <w:t>修改</w:t>
      </w:r>
      <w:r>
        <w:rPr>
          <w:rFonts w:hint="eastAsia"/>
        </w:rPr>
        <w:t>、</w:t>
      </w:r>
      <w:r>
        <w:t>新增规则</w:t>
      </w:r>
      <w:r>
        <w:rPr>
          <w:rFonts w:hint="eastAsia"/>
        </w:rPr>
        <w:t>、</w:t>
      </w:r>
      <w:r>
        <w:t>删除规则等功能</w:t>
      </w:r>
      <w:r>
        <w:rPr>
          <w:rFonts w:hint="eastAsia"/>
        </w:rPr>
        <w:t>；</w:t>
      </w:r>
    </w:p>
    <w:p w14:paraId="79E5EE6B" w14:textId="77777777" w:rsidR="00AD050D" w:rsidRDefault="00AD050D" w:rsidP="005E13FA">
      <w:pPr>
        <w:pStyle w:val="affa"/>
        <w:numPr>
          <w:ilvl w:val="0"/>
          <w:numId w:val="56"/>
        </w:numPr>
        <w:spacing w:line="360" w:lineRule="auto"/>
        <w:ind w:firstLineChars="0"/>
        <w:jc w:val="left"/>
      </w:pPr>
      <w:r>
        <w:t>具有数据源的选择与创建功能</w:t>
      </w:r>
      <w:r>
        <w:rPr>
          <w:rFonts w:hint="eastAsia"/>
        </w:rPr>
        <w:t>，</w:t>
      </w:r>
      <w:r>
        <w:t>可以进行数据源的连通性测试</w:t>
      </w:r>
      <w:r>
        <w:rPr>
          <w:rFonts w:hint="eastAsia"/>
        </w:rPr>
        <w:t>；</w:t>
      </w:r>
    </w:p>
    <w:p w14:paraId="04F87736" w14:textId="77777777" w:rsidR="00AD050D" w:rsidRDefault="00AD050D" w:rsidP="005E13FA">
      <w:pPr>
        <w:pStyle w:val="affa"/>
        <w:numPr>
          <w:ilvl w:val="0"/>
          <w:numId w:val="56"/>
        </w:numPr>
        <w:spacing w:line="360" w:lineRule="auto"/>
        <w:ind w:firstLineChars="0"/>
        <w:jc w:val="left"/>
      </w:pPr>
      <w:r>
        <w:t>具有数据库规范检查功能</w:t>
      </w:r>
      <w:r>
        <w:rPr>
          <w:rFonts w:hint="eastAsia"/>
        </w:rPr>
        <w:t>，</w:t>
      </w:r>
      <w:r>
        <w:t>可以进行关系型数据库的设计规范检查</w:t>
      </w:r>
      <w:r>
        <w:rPr>
          <w:rFonts w:hint="eastAsia"/>
        </w:rPr>
        <w:t>；</w:t>
      </w:r>
    </w:p>
    <w:p w14:paraId="4B01FB4E" w14:textId="77777777" w:rsidR="00AD050D" w:rsidRDefault="00AD050D" w:rsidP="005E13FA">
      <w:pPr>
        <w:pStyle w:val="affa"/>
        <w:numPr>
          <w:ilvl w:val="0"/>
          <w:numId w:val="56"/>
        </w:numPr>
        <w:spacing w:line="360" w:lineRule="auto"/>
        <w:ind w:firstLineChars="0"/>
        <w:jc w:val="left"/>
      </w:pPr>
      <w:r>
        <w:t>具有检查结果展示功能</w:t>
      </w:r>
      <w:r>
        <w:rPr>
          <w:rFonts w:hint="eastAsia"/>
        </w:rPr>
        <w:t>，</w:t>
      </w:r>
      <w:r>
        <w:t>用图形化和表格化的方式展示出检查结果</w:t>
      </w:r>
      <w:r>
        <w:rPr>
          <w:rFonts w:hint="eastAsia"/>
        </w:rPr>
        <w:t>；</w:t>
      </w:r>
    </w:p>
    <w:p w14:paraId="2612AB04" w14:textId="77777777" w:rsidR="00AD050D" w:rsidRDefault="00AD050D" w:rsidP="005E13FA">
      <w:pPr>
        <w:pStyle w:val="affa"/>
        <w:numPr>
          <w:ilvl w:val="0"/>
          <w:numId w:val="56"/>
        </w:numPr>
        <w:spacing w:line="360" w:lineRule="auto"/>
        <w:ind w:firstLineChars="0"/>
        <w:jc w:val="left"/>
      </w:pPr>
      <w:r>
        <w:t>具有测试报告模板管理和测试报告输出功能</w:t>
      </w:r>
      <w:r>
        <w:rPr>
          <w:rFonts w:hint="eastAsia"/>
        </w:rPr>
        <w:t>。</w:t>
      </w:r>
    </w:p>
    <w:p w14:paraId="35377D77" w14:textId="77777777" w:rsidR="00AD050D" w:rsidRDefault="00AD050D" w:rsidP="005E13FA">
      <w:pPr>
        <w:pStyle w:val="affa"/>
        <w:numPr>
          <w:ilvl w:val="0"/>
          <w:numId w:val="55"/>
        </w:numPr>
        <w:spacing w:line="360" w:lineRule="auto"/>
        <w:ind w:firstLineChars="0"/>
        <w:jc w:val="left"/>
      </w:pPr>
      <w:r>
        <w:t>性能需求</w:t>
      </w:r>
    </w:p>
    <w:p w14:paraId="2CD4FCDF" w14:textId="77777777" w:rsidR="00AD050D" w:rsidRDefault="00AD050D" w:rsidP="00D94363">
      <w:pPr>
        <w:pStyle w:val="affa"/>
        <w:spacing w:line="360" w:lineRule="auto"/>
        <w:ind w:firstLine="480"/>
        <w:jc w:val="left"/>
      </w:pPr>
      <w:r>
        <w:t>性能需求按照业主方所提供的技术指标</w:t>
      </w:r>
      <w:r>
        <w:rPr>
          <w:rFonts w:hint="eastAsia"/>
        </w:rPr>
        <w:t>，</w:t>
      </w:r>
      <w:r>
        <w:t>主要包括以下几点</w:t>
      </w:r>
      <w:r>
        <w:rPr>
          <w:rFonts w:hint="eastAsia"/>
        </w:rPr>
        <w:t>：</w:t>
      </w:r>
    </w:p>
    <w:p w14:paraId="01F5CB29" w14:textId="77777777" w:rsidR="00AD050D" w:rsidRPr="00D94363" w:rsidRDefault="00AD050D" w:rsidP="005E13FA">
      <w:pPr>
        <w:pStyle w:val="affa"/>
        <w:numPr>
          <w:ilvl w:val="0"/>
          <w:numId w:val="56"/>
        </w:numPr>
        <w:spacing w:line="360" w:lineRule="auto"/>
        <w:ind w:firstLineChars="0"/>
        <w:jc w:val="left"/>
      </w:pPr>
      <w:r w:rsidRPr="00D94363">
        <w:rPr>
          <w:rFonts w:hint="eastAsia"/>
        </w:rPr>
        <w:t>可支持</w:t>
      </w:r>
      <w:r w:rsidRPr="00D94363">
        <w:rPr>
          <w:rFonts w:hint="eastAsia"/>
        </w:rPr>
        <w:t xml:space="preserve"> Oracle</w:t>
      </w:r>
      <w:r w:rsidRPr="00D94363">
        <w:rPr>
          <w:rFonts w:hint="eastAsia"/>
        </w:rPr>
        <w:t>、</w:t>
      </w:r>
      <w:r w:rsidRPr="00D94363">
        <w:rPr>
          <w:rFonts w:hint="eastAsia"/>
        </w:rPr>
        <w:t xml:space="preserve"> SQL Sever</w:t>
      </w:r>
      <w:r w:rsidRPr="00D94363">
        <w:rPr>
          <w:rFonts w:hint="eastAsia"/>
        </w:rPr>
        <w:t>、</w:t>
      </w:r>
      <w:r w:rsidRPr="00D94363">
        <w:rPr>
          <w:rFonts w:hint="eastAsia"/>
        </w:rPr>
        <w:t xml:space="preserve"> MYSQL</w:t>
      </w:r>
      <w:r w:rsidRPr="00D94363">
        <w:rPr>
          <w:rFonts w:hint="eastAsia"/>
        </w:rPr>
        <w:t>、达梦、金仓等多种关系型数据库</w:t>
      </w:r>
    </w:p>
    <w:p w14:paraId="4D7F96B2" w14:textId="77777777" w:rsidR="00AD050D" w:rsidRPr="00D94363" w:rsidRDefault="00AD050D" w:rsidP="005E13FA">
      <w:pPr>
        <w:pStyle w:val="affa"/>
        <w:numPr>
          <w:ilvl w:val="0"/>
          <w:numId w:val="56"/>
        </w:numPr>
        <w:spacing w:line="360" w:lineRule="auto"/>
        <w:ind w:firstLineChars="0"/>
        <w:jc w:val="left"/>
      </w:pPr>
      <w:r w:rsidRPr="00D94363">
        <w:rPr>
          <w:rFonts w:hint="eastAsia"/>
        </w:rPr>
        <w:t>支持多种数据标准</w:t>
      </w:r>
    </w:p>
    <w:p w14:paraId="32C50A5A" w14:textId="77777777" w:rsidR="00AD050D" w:rsidRPr="00D94363" w:rsidRDefault="00AD050D" w:rsidP="005E13FA">
      <w:pPr>
        <w:pStyle w:val="affa"/>
        <w:numPr>
          <w:ilvl w:val="0"/>
          <w:numId w:val="56"/>
        </w:numPr>
        <w:spacing w:line="360" w:lineRule="auto"/>
        <w:ind w:firstLineChars="0"/>
        <w:jc w:val="left"/>
      </w:pPr>
      <w:r w:rsidRPr="00D94363">
        <w:rPr>
          <w:rFonts w:hint="eastAsia"/>
        </w:rPr>
        <w:t>单检查规则测试时间</w:t>
      </w:r>
      <w:r>
        <w:rPr>
          <w:rFonts w:hint="eastAsia"/>
        </w:rPr>
        <w:t>：</w:t>
      </w:r>
      <w:r w:rsidRPr="00D94363">
        <w:rPr>
          <w:rFonts w:hint="eastAsia"/>
        </w:rPr>
        <w:t>在</w:t>
      </w:r>
      <w:r w:rsidRPr="00D94363">
        <w:rPr>
          <w:rFonts w:hint="eastAsia"/>
        </w:rPr>
        <w:t>100M</w:t>
      </w:r>
      <w:r w:rsidRPr="00D94363">
        <w:rPr>
          <w:rFonts w:hint="eastAsia"/>
        </w:rPr>
        <w:t>局域网环境中</w:t>
      </w:r>
      <w:r>
        <w:rPr>
          <w:rFonts w:hint="eastAsia"/>
        </w:rPr>
        <w:t>，</w:t>
      </w:r>
      <w:r w:rsidRPr="00D94363">
        <w:rPr>
          <w:rFonts w:hint="eastAsia"/>
        </w:rPr>
        <w:t>在标准库数据表中数据小于</w:t>
      </w:r>
      <w:r w:rsidRPr="00D94363">
        <w:rPr>
          <w:rFonts w:hint="eastAsia"/>
        </w:rPr>
        <w:t>1000</w:t>
      </w:r>
      <w:r w:rsidRPr="00D94363">
        <w:rPr>
          <w:rFonts w:hint="eastAsia"/>
        </w:rPr>
        <w:t>个时</w:t>
      </w:r>
      <w:r>
        <w:rPr>
          <w:rFonts w:hint="eastAsia"/>
        </w:rPr>
        <w:t>，</w:t>
      </w:r>
      <w:r w:rsidRPr="00D94363">
        <w:rPr>
          <w:rFonts w:hint="eastAsia"/>
        </w:rPr>
        <w:t>单检査规则测试每分钟</w:t>
      </w:r>
      <w:r>
        <w:rPr>
          <w:rFonts w:hint="eastAsia"/>
        </w:rPr>
        <w:t>检查</w:t>
      </w:r>
      <w:r w:rsidRPr="00D94363">
        <w:rPr>
          <w:rFonts w:hint="eastAsia"/>
        </w:rPr>
        <w:t>不少于</w:t>
      </w:r>
      <w:r w:rsidRPr="00D94363">
        <w:rPr>
          <w:rFonts w:hint="eastAsia"/>
        </w:rPr>
        <w:t>100</w:t>
      </w:r>
      <w:r w:rsidRPr="00D94363">
        <w:rPr>
          <w:rFonts w:hint="eastAsia"/>
        </w:rPr>
        <w:t>张数据表。</w:t>
      </w:r>
    </w:p>
    <w:p w14:paraId="4C2AE773" w14:textId="77777777" w:rsidR="00AD050D" w:rsidRPr="00D94363" w:rsidRDefault="00AD050D" w:rsidP="005E13FA">
      <w:pPr>
        <w:pStyle w:val="affa"/>
        <w:numPr>
          <w:ilvl w:val="0"/>
          <w:numId w:val="56"/>
        </w:numPr>
        <w:spacing w:line="360" w:lineRule="auto"/>
        <w:ind w:firstLineChars="0"/>
        <w:jc w:val="left"/>
      </w:pPr>
      <w:r w:rsidRPr="00D94363">
        <w:rPr>
          <w:rFonts w:hint="eastAsia"/>
        </w:rPr>
        <w:t>测试报告导出时间</w:t>
      </w:r>
      <w:r>
        <w:rPr>
          <w:rFonts w:hint="eastAsia"/>
        </w:rPr>
        <w:t>：</w:t>
      </w:r>
      <w:r w:rsidRPr="00D94363">
        <w:rPr>
          <w:rFonts w:hint="eastAsia"/>
        </w:rPr>
        <w:t>在问题数小于</w:t>
      </w:r>
      <w:r w:rsidRPr="00D94363">
        <w:rPr>
          <w:rFonts w:hint="eastAsia"/>
        </w:rPr>
        <w:t>1000</w:t>
      </w:r>
      <w:r w:rsidRPr="00D94363">
        <w:rPr>
          <w:rFonts w:hint="eastAsia"/>
        </w:rPr>
        <w:t>个时</w:t>
      </w:r>
      <w:r>
        <w:rPr>
          <w:rFonts w:hint="eastAsia"/>
        </w:rPr>
        <w:t>，</w:t>
      </w:r>
      <w:r w:rsidRPr="00D94363">
        <w:rPr>
          <w:rFonts w:hint="eastAsia"/>
        </w:rPr>
        <w:t>测试报告导出时间小于</w:t>
      </w:r>
      <w:r w:rsidRPr="00D94363">
        <w:rPr>
          <w:rFonts w:hint="eastAsia"/>
        </w:rPr>
        <w:t>3</w:t>
      </w:r>
      <w:r w:rsidRPr="00D94363">
        <w:rPr>
          <w:rFonts w:hint="eastAsia"/>
        </w:rPr>
        <w:t>分钟。</w:t>
      </w:r>
    </w:p>
    <w:p w14:paraId="24FE0EEE" w14:textId="77777777" w:rsidR="00AD050D" w:rsidRDefault="00AD050D" w:rsidP="00532FFE">
      <w:pPr>
        <w:pStyle w:val="3"/>
      </w:pPr>
      <w:r>
        <w:rPr>
          <w:rFonts w:hint="eastAsia"/>
        </w:rPr>
        <w:t>数据库标准规范检查工具功能设计</w:t>
      </w:r>
    </w:p>
    <w:p w14:paraId="418F865F" w14:textId="77777777" w:rsidR="00AD050D" w:rsidRDefault="00AD050D" w:rsidP="00532FFE">
      <w:pPr>
        <w:pStyle w:val="affa"/>
        <w:spacing w:line="360" w:lineRule="auto"/>
        <w:ind w:firstLine="480"/>
        <w:jc w:val="left"/>
        <w:rPr>
          <w:rFonts w:ascii="宋体" w:hAnsi="宋体"/>
        </w:rPr>
      </w:pPr>
      <w:r>
        <w:rPr>
          <w:rFonts w:ascii="宋体" w:hAnsi="宋体" w:hint="eastAsia"/>
        </w:rPr>
        <w:t>按照对数据库标准规范检查工具的需求与指标的分析，我们所开发的X</w:t>
      </w:r>
      <w:r>
        <w:rPr>
          <w:rFonts w:ascii="宋体" w:hAnsi="宋体"/>
        </w:rPr>
        <w:t>-DBCheck的功能组成如下图</w:t>
      </w:r>
      <w:r>
        <w:rPr>
          <w:rFonts w:ascii="宋体" w:hAnsi="宋体" w:hint="eastAsia"/>
        </w:rPr>
        <w:t>X</w:t>
      </w:r>
      <w:r>
        <w:rPr>
          <w:rFonts w:ascii="宋体" w:hAnsi="宋体"/>
        </w:rPr>
        <w:t>X所示</w:t>
      </w:r>
      <w:r>
        <w:rPr>
          <w:rFonts w:ascii="宋体" w:hAnsi="宋体" w:hint="eastAsia"/>
        </w:rPr>
        <w:t>。</w:t>
      </w:r>
    </w:p>
    <w:p w14:paraId="3A22B00C" w14:textId="77777777" w:rsidR="00AD050D" w:rsidRDefault="00AD050D" w:rsidP="00C84155">
      <w:pPr>
        <w:pStyle w:val="affa"/>
        <w:spacing w:line="360" w:lineRule="auto"/>
        <w:ind w:firstLineChars="0" w:firstLine="0"/>
        <w:jc w:val="left"/>
        <w:rPr>
          <w:rFonts w:ascii="宋体" w:hAnsi="宋体"/>
        </w:rPr>
      </w:pPr>
      <w:r>
        <w:rPr>
          <w:noProof/>
        </w:rPr>
        <w:drawing>
          <wp:inline distT="0" distB="0" distL="0" distR="0" wp14:anchorId="6153066A" wp14:editId="4929F1EA">
            <wp:extent cx="5976620" cy="6691216"/>
            <wp:effectExtent l="0" t="0" r="5080" b="0"/>
            <wp:docPr id="5" name="图片 5" descr="C:\Users\Administrator\Documents\WXWork\1688852222336299\Cache\Image\2019-08\数据库标准规范检查工具 (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tor\Documents\WXWork\1688852222336299\Cache\Image\2019-08\数据库标准规范检查工具 (2)(2).jpe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76620" cy="6691216"/>
                    </a:xfrm>
                    <a:prstGeom prst="rect">
                      <a:avLst/>
                    </a:prstGeom>
                    <a:noFill/>
                    <a:ln>
                      <a:noFill/>
                    </a:ln>
                  </pic:spPr>
                </pic:pic>
              </a:graphicData>
            </a:graphic>
          </wp:inline>
        </w:drawing>
      </w:r>
    </w:p>
    <w:p w14:paraId="5FC8856A" w14:textId="77777777" w:rsidR="00AD050D" w:rsidRDefault="00AD050D" w:rsidP="008B3034">
      <w:pPr>
        <w:pStyle w:val="affa"/>
        <w:spacing w:line="360" w:lineRule="auto"/>
        <w:ind w:firstLineChars="0" w:firstLine="0"/>
        <w:jc w:val="center"/>
        <w:rPr>
          <w:rFonts w:ascii="宋体" w:hAnsi="宋体"/>
        </w:rPr>
      </w:pPr>
      <w:r>
        <w:rPr>
          <w:rFonts w:ascii="宋体" w:hAnsi="宋体"/>
        </w:rPr>
        <w:t>图XX  X</w:t>
      </w:r>
      <w:r>
        <w:rPr>
          <w:rFonts w:ascii="宋体" w:hAnsi="宋体" w:hint="eastAsia"/>
        </w:rPr>
        <w:t>-</w:t>
      </w:r>
      <w:r>
        <w:rPr>
          <w:rFonts w:ascii="宋体" w:hAnsi="宋体"/>
        </w:rPr>
        <w:t>DBCheck功能组成图</w:t>
      </w:r>
    </w:p>
    <w:p w14:paraId="2AB3112B" w14:textId="77777777" w:rsidR="00AD050D" w:rsidRDefault="00AD050D" w:rsidP="008B3034">
      <w:pPr>
        <w:pStyle w:val="affa"/>
        <w:spacing w:line="360" w:lineRule="auto"/>
        <w:ind w:firstLine="480"/>
        <w:jc w:val="left"/>
        <w:rPr>
          <w:rFonts w:ascii="宋体" w:hAnsi="宋体"/>
        </w:rPr>
      </w:pPr>
      <w:r>
        <w:rPr>
          <w:rFonts w:ascii="宋体" w:hAnsi="宋体" w:hint="eastAsia"/>
        </w:rPr>
        <w:t>系统主要由标准库维护、检查规则集维护、数据源管理、任务管理以及系统管理5个功能模块。</w:t>
      </w:r>
    </w:p>
    <w:p w14:paraId="32A67A69" w14:textId="77777777" w:rsidR="00AD050D" w:rsidRDefault="00AD050D" w:rsidP="005E13FA">
      <w:pPr>
        <w:pStyle w:val="affa"/>
        <w:numPr>
          <w:ilvl w:val="0"/>
          <w:numId w:val="58"/>
        </w:numPr>
        <w:spacing w:line="360" w:lineRule="auto"/>
        <w:ind w:firstLineChars="0"/>
        <w:jc w:val="left"/>
        <w:rPr>
          <w:rFonts w:ascii="宋体" w:hAnsi="宋体"/>
        </w:rPr>
      </w:pPr>
      <w:r w:rsidRPr="006F17D9">
        <w:rPr>
          <w:rFonts w:ascii="宋体" w:hAnsi="宋体"/>
        </w:rPr>
        <w:t>标准库维护</w:t>
      </w:r>
    </w:p>
    <w:p w14:paraId="37B2D52D" w14:textId="77777777" w:rsidR="00AD050D" w:rsidRDefault="00AD050D" w:rsidP="006F17D9">
      <w:pPr>
        <w:pStyle w:val="affa"/>
        <w:spacing w:line="360" w:lineRule="auto"/>
        <w:ind w:firstLine="480"/>
        <w:jc w:val="left"/>
        <w:rPr>
          <w:rFonts w:ascii="宋体" w:hAnsi="宋体"/>
        </w:rPr>
      </w:pPr>
      <w:r w:rsidRPr="006F17D9">
        <w:rPr>
          <w:rFonts w:ascii="宋体" w:hAnsi="宋体"/>
        </w:rPr>
        <w:t>对数据库标准库进行维护和管理。可以进行标准库的创建、导入、查看、修改、删除和标准库一致性检查。标准库导入可以从文档中导入。标准分为数据项标准和数据字典标准两种。已经上传的标准再次上传会进行增量上传。</w:t>
      </w:r>
    </w:p>
    <w:p w14:paraId="62A900AD" w14:textId="77777777" w:rsidR="00AD050D" w:rsidRDefault="00AD050D" w:rsidP="005E13FA">
      <w:pPr>
        <w:pStyle w:val="affa"/>
        <w:numPr>
          <w:ilvl w:val="0"/>
          <w:numId w:val="58"/>
        </w:numPr>
        <w:spacing w:line="360" w:lineRule="auto"/>
        <w:ind w:firstLineChars="0"/>
        <w:jc w:val="left"/>
        <w:rPr>
          <w:rFonts w:ascii="宋体" w:hAnsi="宋体"/>
        </w:rPr>
      </w:pPr>
      <w:r w:rsidRPr="006F17D9">
        <w:rPr>
          <w:rFonts w:ascii="宋体" w:hAnsi="宋体"/>
        </w:rPr>
        <w:t>检查规则集维护</w:t>
      </w:r>
    </w:p>
    <w:p w14:paraId="088BEB2E" w14:textId="77777777" w:rsidR="00AD050D" w:rsidRDefault="00AD050D" w:rsidP="006F17D9">
      <w:pPr>
        <w:pStyle w:val="affa"/>
        <w:spacing w:line="360" w:lineRule="auto"/>
        <w:ind w:firstLine="480"/>
        <w:jc w:val="left"/>
        <w:rPr>
          <w:rFonts w:ascii="宋体" w:hAnsi="宋体"/>
        </w:rPr>
      </w:pPr>
      <w:r w:rsidRPr="006F17D9">
        <w:rPr>
          <w:rFonts w:ascii="宋体" w:hAnsi="宋体"/>
        </w:rPr>
        <w:t>用于维护使用的规则集。包括了规则集的创建、修改和删除功能。规则集创建界面可以填写规则集名称、规则集描述、可以选择规则、设置规则的严重等级。选择规则从预置的总规则集中进行勾选。</w:t>
      </w:r>
    </w:p>
    <w:p w14:paraId="7ACA00A0" w14:textId="77777777" w:rsidR="00AD050D" w:rsidRDefault="00AD050D" w:rsidP="005E13FA">
      <w:pPr>
        <w:pStyle w:val="affa"/>
        <w:numPr>
          <w:ilvl w:val="0"/>
          <w:numId w:val="58"/>
        </w:numPr>
        <w:spacing w:line="360" w:lineRule="auto"/>
        <w:ind w:firstLineChars="0"/>
        <w:jc w:val="left"/>
        <w:rPr>
          <w:rFonts w:ascii="宋体" w:hAnsi="宋体"/>
        </w:rPr>
      </w:pPr>
      <w:r w:rsidRPr="006F17D9">
        <w:rPr>
          <w:rFonts w:ascii="宋体" w:hAnsi="宋体"/>
        </w:rPr>
        <w:t>数据源管理</w:t>
      </w:r>
    </w:p>
    <w:p w14:paraId="3286EDD1" w14:textId="77777777" w:rsidR="00AD050D" w:rsidRDefault="00AD050D" w:rsidP="006F17D9">
      <w:pPr>
        <w:pStyle w:val="affa"/>
        <w:spacing w:line="360" w:lineRule="auto"/>
        <w:ind w:firstLine="480"/>
        <w:jc w:val="left"/>
        <w:rPr>
          <w:rFonts w:ascii="宋体" w:hAnsi="宋体"/>
        </w:rPr>
      </w:pPr>
      <w:r w:rsidRPr="006F17D9">
        <w:rPr>
          <w:rFonts w:ascii="宋体" w:hAnsi="宋体"/>
        </w:rPr>
        <w:t>用于维护需要进行检查的数据库数据源。包括了数据源的创建、修改、删除功能和连通性测试功能。数据源添加界面可以填写基本信息（数据源名称、适用项目、选择数据源类型（支持oracle和mysql）、用户名（数据库）、密码（数据库）、数据源连接、描述）等信息。</w:t>
      </w:r>
    </w:p>
    <w:p w14:paraId="7D5E2FC8" w14:textId="77777777" w:rsidR="00AD050D" w:rsidRDefault="00AD050D" w:rsidP="005E13FA">
      <w:pPr>
        <w:pStyle w:val="affa"/>
        <w:numPr>
          <w:ilvl w:val="0"/>
          <w:numId w:val="58"/>
        </w:numPr>
        <w:spacing w:line="360" w:lineRule="auto"/>
        <w:ind w:firstLineChars="0"/>
        <w:jc w:val="left"/>
        <w:rPr>
          <w:rFonts w:ascii="宋体" w:hAnsi="宋体"/>
        </w:rPr>
      </w:pPr>
      <w:r w:rsidRPr="006F17D9">
        <w:rPr>
          <w:rFonts w:ascii="宋体" w:hAnsi="宋体"/>
        </w:rPr>
        <w:t>任务管理</w:t>
      </w:r>
    </w:p>
    <w:p w14:paraId="215C0917" w14:textId="77777777" w:rsidR="00AD050D" w:rsidRDefault="00AD050D" w:rsidP="00EB374A">
      <w:pPr>
        <w:pStyle w:val="affa"/>
        <w:spacing w:line="360" w:lineRule="auto"/>
        <w:ind w:firstLine="480"/>
        <w:jc w:val="left"/>
        <w:rPr>
          <w:rFonts w:ascii="宋体" w:hAnsi="宋体"/>
        </w:rPr>
      </w:pPr>
      <w:r w:rsidRPr="006F17D9">
        <w:rPr>
          <w:rFonts w:ascii="宋体" w:hAnsi="宋体"/>
        </w:rPr>
        <w:t>用于对规则检查任务进行管理。包括了任务创建、开始检查、查看结果、导出报告、下载XML报告、删除任务等功能。创建任务时需要填写以下信息：任务名称、任务标识、数据源、选择规则集、选择标准库。</w:t>
      </w:r>
    </w:p>
    <w:p w14:paraId="62D56D87" w14:textId="77777777" w:rsidR="00AD050D" w:rsidRDefault="00AD050D" w:rsidP="005E13FA">
      <w:pPr>
        <w:pStyle w:val="affa"/>
        <w:numPr>
          <w:ilvl w:val="0"/>
          <w:numId w:val="58"/>
        </w:numPr>
        <w:spacing w:line="360" w:lineRule="auto"/>
        <w:ind w:firstLineChars="0"/>
        <w:jc w:val="left"/>
        <w:rPr>
          <w:rFonts w:ascii="宋体" w:hAnsi="宋体"/>
        </w:rPr>
      </w:pPr>
      <w:r w:rsidRPr="006F17D9">
        <w:rPr>
          <w:rFonts w:ascii="宋体" w:hAnsi="宋体"/>
        </w:rPr>
        <w:t>系统管理</w:t>
      </w:r>
    </w:p>
    <w:p w14:paraId="30D7BA65" w14:textId="77777777" w:rsidR="00AD050D" w:rsidRPr="006F17D9" w:rsidRDefault="00AD050D" w:rsidP="006F17D9">
      <w:pPr>
        <w:pStyle w:val="affa"/>
        <w:spacing w:line="360" w:lineRule="auto"/>
        <w:ind w:firstLine="480"/>
        <w:jc w:val="left"/>
        <w:rPr>
          <w:rFonts w:ascii="宋体" w:hAnsi="宋体"/>
        </w:rPr>
      </w:pPr>
      <w:r w:rsidRPr="006F17D9">
        <w:rPr>
          <w:rFonts w:ascii="宋体" w:hAnsi="宋体"/>
        </w:rPr>
        <w:t>包括了系统基础信息管理功能，主要有：报告模板管理、用户管理、授权管理、数据备份功能。</w:t>
      </w:r>
    </w:p>
    <w:p w14:paraId="5F16932D" w14:textId="77777777" w:rsidR="00AD050D" w:rsidRDefault="00AD050D" w:rsidP="006E0A1C">
      <w:pPr>
        <w:pStyle w:val="3"/>
      </w:pPr>
      <w:r>
        <w:rPr>
          <w:rFonts w:hint="eastAsia"/>
        </w:rPr>
        <w:t>数据库标准规范检查工具逻辑设计</w:t>
      </w:r>
    </w:p>
    <w:p w14:paraId="00190110" w14:textId="77777777" w:rsidR="00AD050D" w:rsidRDefault="00AD050D" w:rsidP="006E0A1C">
      <w:pPr>
        <w:pStyle w:val="affa"/>
        <w:spacing w:line="360" w:lineRule="auto"/>
        <w:ind w:firstLine="480"/>
        <w:jc w:val="left"/>
      </w:pPr>
      <w:r>
        <w:rPr>
          <w:rFonts w:hint="eastAsia"/>
        </w:rPr>
        <w:t>数据库标准规范检查工具为新开发的软件，为保证该工具达到</w:t>
      </w:r>
      <w:r>
        <w:rPr>
          <w:rFonts w:hint="eastAsia"/>
        </w:rPr>
        <w:t>S</w:t>
      </w:r>
      <w:r>
        <w:t>aaS</w:t>
      </w:r>
      <w:r>
        <w:t>软件所要求的第</w:t>
      </w:r>
      <w:r>
        <w:rPr>
          <w:rFonts w:hint="eastAsia"/>
        </w:rPr>
        <w:t>3</w:t>
      </w:r>
      <w:r>
        <w:rPr>
          <w:rFonts w:hint="eastAsia"/>
        </w:rPr>
        <w:t>级成熟度的要求，通过架构设计来保证该工具能天然适合于进行云化集成。</w:t>
      </w:r>
    </w:p>
    <w:p w14:paraId="5A4A82E0" w14:textId="77777777" w:rsidR="00AD050D" w:rsidRDefault="00AD050D" w:rsidP="006E0A1C">
      <w:pPr>
        <w:pStyle w:val="affa"/>
        <w:spacing w:line="360" w:lineRule="auto"/>
        <w:ind w:firstLine="480"/>
        <w:jc w:val="left"/>
      </w:pPr>
      <w:r>
        <w:rPr>
          <w:rFonts w:hint="eastAsia"/>
        </w:rPr>
        <w:t>工具的主体部分为数据库检查的脚本解析引擎，所有脚本的运行都通过引擎运行，脚本化的方式确保了云化集成的方便性和可行性，从上到下为原生</w:t>
      </w:r>
      <w:r>
        <w:rPr>
          <w:rFonts w:hint="eastAsia"/>
        </w:rPr>
        <w:t>A</w:t>
      </w:r>
      <w:r>
        <w:t>PI</w:t>
      </w:r>
      <w:r>
        <w:rPr>
          <w:rFonts w:hint="eastAsia"/>
        </w:rPr>
        <w:t>、</w:t>
      </w:r>
      <w:r>
        <w:rPr>
          <w:rFonts w:hint="eastAsia"/>
        </w:rPr>
        <w:t>J</w:t>
      </w:r>
      <w:r>
        <w:t>ava</w:t>
      </w:r>
      <w:r>
        <w:t>运行框架</w:t>
      </w:r>
      <w:r>
        <w:rPr>
          <w:rFonts w:hint="eastAsia"/>
        </w:rPr>
        <w:t>、</w:t>
      </w:r>
      <w:r>
        <w:t>引擎执行模块</w:t>
      </w:r>
      <w:r>
        <w:rPr>
          <w:rFonts w:hint="eastAsia"/>
        </w:rPr>
        <w:t>、</w:t>
      </w:r>
      <w:r>
        <w:t>脚本程序标签和引擎解析模块</w:t>
      </w:r>
      <w:r>
        <w:rPr>
          <w:rFonts w:hint="eastAsia"/>
        </w:rPr>
        <w:t>。</w:t>
      </w:r>
      <w:r>
        <w:t>如下图</w:t>
      </w:r>
      <w:r>
        <w:rPr>
          <w:rFonts w:hint="eastAsia"/>
        </w:rPr>
        <w:t>X</w:t>
      </w:r>
      <w:r>
        <w:t>X</w:t>
      </w:r>
      <w:r>
        <w:t>所示</w:t>
      </w:r>
      <w:r>
        <w:rPr>
          <w:rFonts w:hint="eastAsia"/>
        </w:rPr>
        <w:t>。</w:t>
      </w:r>
    </w:p>
    <w:p w14:paraId="778BB0D4" w14:textId="77777777" w:rsidR="00AD050D" w:rsidRDefault="00AD050D" w:rsidP="006E0A1C">
      <w:pPr>
        <w:pStyle w:val="affa"/>
        <w:spacing w:line="360" w:lineRule="auto"/>
        <w:ind w:firstLineChars="0" w:firstLine="0"/>
        <w:jc w:val="left"/>
      </w:pPr>
      <w:r w:rsidRPr="002D0D81">
        <w:rPr>
          <w:noProof/>
        </w:rPr>
        <w:drawing>
          <wp:inline distT="0" distB="0" distL="0" distR="0" wp14:anchorId="69327CF1" wp14:editId="50F008B6">
            <wp:extent cx="5621020" cy="329438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07" r:link="rId108">
                      <a:extLst>
                        <a:ext uri="{28A0092B-C50C-407E-A947-70E740481C1C}">
                          <a14:useLocalDpi xmlns:a14="http://schemas.microsoft.com/office/drawing/2010/main" val="0"/>
                        </a:ext>
                      </a:extLst>
                    </a:blip>
                    <a:srcRect/>
                    <a:stretch>
                      <a:fillRect/>
                    </a:stretch>
                  </pic:blipFill>
                  <pic:spPr bwMode="auto">
                    <a:xfrm>
                      <a:off x="0" y="0"/>
                      <a:ext cx="5621020" cy="3294380"/>
                    </a:xfrm>
                    <a:prstGeom prst="rect">
                      <a:avLst/>
                    </a:prstGeom>
                    <a:noFill/>
                    <a:ln>
                      <a:noFill/>
                    </a:ln>
                  </pic:spPr>
                </pic:pic>
              </a:graphicData>
            </a:graphic>
          </wp:inline>
        </w:drawing>
      </w:r>
    </w:p>
    <w:p w14:paraId="450B9A3E" w14:textId="77777777" w:rsidR="00AD050D" w:rsidRDefault="00AD050D" w:rsidP="006E0A1C">
      <w:pPr>
        <w:pStyle w:val="affa"/>
        <w:spacing w:line="360" w:lineRule="auto"/>
        <w:ind w:firstLineChars="0" w:firstLine="0"/>
        <w:jc w:val="center"/>
        <w:rPr>
          <w:rFonts w:ascii="宋体" w:hAnsi="宋体"/>
        </w:rPr>
      </w:pPr>
      <w:r>
        <w:rPr>
          <w:rFonts w:ascii="宋体" w:hAnsi="宋体"/>
        </w:rPr>
        <w:t>图XX  X</w:t>
      </w:r>
      <w:r>
        <w:rPr>
          <w:rFonts w:ascii="宋体" w:hAnsi="宋体" w:hint="eastAsia"/>
        </w:rPr>
        <w:t>-</w:t>
      </w:r>
      <w:r>
        <w:rPr>
          <w:rFonts w:ascii="宋体" w:hAnsi="宋体"/>
        </w:rPr>
        <w:t>DBCheck</w:t>
      </w:r>
      <w:r>
        <w:rPr>
          <w:rFonts w:ascii="宋体" w:hAnsi="宋体" w:hint="eastAsia"/>
        </w:rPr>
        <w:t>逻辑</w:t>
      </w:r>
      <w:r>
        <w:rPr>
          <w:rFonts w:ascii="宋体" w:hAnsi="宋体"/>
        </w:rPr>
        <w:t>结构图</w:t>
      </w:r>
    </w:p>
    <w:p w14:paraId="692925A5" w14:textId="77777777" w:rsidR="00AD050D" w:rsidRDefault="00AD050D" w:rsidP="006E0A1C">
      <w:pPr>
        <w:pStyle w:val="affa"/>
        <w:spacing w:line="360" w:lineRule="auto"/>
        <w:ind w:firstLineChars="0" w:firstLine="0"/>
        <w:jc w:val="center"/>
        <w:rPr>
          <w:rFonts w:ascii="宋体" w:hAnsi="宋体"/>
        </w:rPr>
      </w:pPr>
    </w:p>
    <w:p w14:paraId="6A962512" w14:textId="77777777" w:rsidR="00AD050D" w:rsidRDefault="00AD050D" w:rsidP="005E13FA">
      <w:pPr>
        <w:pStyle w:val="-"/>
        <w:numPr>
          <w:ilvl w:val="0"/>
          <w:numId w:val="57"/>
        </w:numPr>
        <w:ind w:firstLineChars="0"/>
        <w:rPr>
          <w:sz w:val="24"/>
        </w:rPr>
      </w:pPr>
      <w:r w:rsidRPr="002D0D81">
        <w:rPr>
          <w:rFonts w:hint="eastAsia"/>
          <w:sz w:val="24"/>
        </w:rPr>
        <w:t>最高层</w:t>
      </w:r>
    </w:p>
    <w:p w14:paraId="1D192697" w14:textId="77777777" w:rsidR="00AD050D" w:rsidRPr="002D0D81" w:rsidRDefault="00AD050D" w:rsidP="006E0A1C">
      <w:pPr>
        <w:pStyle w:val="-"/>
        <w:ind w:firstLine="480"/>
        <w:rPr>
          <w:sz w:val="24"/>
        </w:rPr>
      </w:pPr>
      <w:r w:rsidRPr="002D0D81">
        <w:rPr>
          <w:rFonts w:hint="eastAsia"/>
          <w:sz w:val="24"/>
        </w:rPr>
        <w:t>脚本程序标签层，该层对应脚本中设计好的所有标签，每个标签都是完成一个功能。此层最接近</w:t>
      </w:r>
      <w:r w:rsidRPr="002D0D81">
        <w:rPr>
          <w:rFonts w:hint="eastAsia"/>
          <w:sz w:val="24"/>
        </w:rPr>
        <w:t>XML</w:t>
      </w:r>
      <w:r w:rsidRPr="002D0D81">
        <w:rPr>
          <w:rFonts w:hint="eastAsia"/>
          <w:sz w:val="24"/>
        </w:rPr>
        <w:t>脚本程序代码，脚本中的语法和各类标签都是直接会被标签处理模块识别并调用中间层的测试引擎模块。</w:t>
      </w:r>
    </w:p>
    <w:p w14:paraId="68EA3CC7" w14:textId="77777777" w:rsidR="00AD050D" w:rsidRPr="006E0A1C" w:rsidRDefault="00AD050D" w:rsidP="005E13FA">
      <w:pPr>
        <w:pStyle w:val="-"/>
        <w:numPr>
          <w:ilvl w:val="0"/>
          <w:numId w:val="57"/>
        </w:numPr>
        <w:ind w:firstLineChars="0"/>
        <w:rPr>
          <w:sz w:val="24"/>
        </w:rPr>
      </w:pPr>
      <w:r w:rsidRPr="006E0A1C">
        <w:rPr>
          <w:rFonts w:hint="eastAsia"/>
          <w:sz w:val="24"/>
        </w:rPr>
        <w:t>中间层</w:t>
      </w:r>
    </w:p>
    <w:p w14:paraId="7D2A9AE5" w14:textId="77777777" w:rsidR="00AD050D" w:rsidRPr="002D0D81" w:rsidRDefault="00AD050D" w:rsidP="006E0A1C">
      <w:pPr>
        <w:pStyle w:val="-"/>
        <w:ind w:firstLine="480"/>
        <w:rPr>
          <w:bCs/>
          <w:sz w:val="24"/>
        </w:rPr>
      </w:pPr>
      <w:r w:rsidRPr="002D0D81">
        <w:rPr>
          <w:rFonts w:hint="eastAsia"/>
          <w:bCs/>
          <w:sz w:val="24"/>
        </w:rPr>
        <w:t>引擎执行模块，该层是脚本语言与</w:t>
      </w:r>
      <w:r w:rsidRPr="002D0D81">
        <w:rPr>
          <w:rFonts w:hint="eastAsia"/>
          <w:bCs/>
          <w:sz w:val="24"/>
        </w:rPr>
        <w:t>JAVA</w:t>
      </w:r>
      <w:r w:rsidRPr="002D0D81">
        <w:rPr>
          <w:rFonts w:hint="eastAsia"/>
          <w:bCs/>
          <w:sz w:val="24"/>
        </w:rPr>
        <w:t>平台的连接层，也就是脚本需要完成的功能都要通过中间层的各个模块来与</w:t>
      </w:r>
      <w:r w:rsidRPr="002D0D81">
        <w:rPr>
          <w:rFonts w:hint="eastAsia"/>
          <w:bCs/>
          <w:sz w:val="24"/>
        </w:rPr>
        <w:t>JAVA</w:t>
      </w:r>
      <w:r w:rsidRPr="002D0D81">
        <w:rPr>
          <w:rFonts w:hint="eastAsia"/>
          <w:bCs/>
          <w:sz w:val="24"/>
        </w:rPr>
        <w:t>平台交互，从而实现脚本中要完成的功能。也就是脚本的实现在底层都是借助于</w:t>
      </w:r>
      <w:r w:rsidRPr="002D0D81">
        <w:rPr>
          <w:rFonts w:hint="eastAsia"/>
          <w:bCs/>
          <w:sz w:val="24"/>
        </w:rPr>
        <w:t>JAVA</w:t>
      </w:r>
      <w:r w:rsidRPr="002D0D81">
        <w:rPr>
          <w:rFonts w:hint="eastAsia"/>
          <w:bCs/>
          <w:sz w:val="24"/>
        </w:rPr>
        <w:t>平台的实现。</w:t>
      </w:r>
    </w:p>
    <w:p w14:paraId="66854604" w14:textId="77777777" w:rsidR="00AD050D" w:rsidRDefault="00AD050D" w:rsidP="005E13FA">
      <w:pPr>
        <w:pStyle w:val="-"/>
        <w:numPr>
          <w:ilvl w:val="0"/>
          <w:numId w:val="57"/>
        </w:numPr>
        <w:ind w:firstLineChars="0"/>
        <w:rPr>
          <w:bCs/>
          <w:sz w:val="24"/>
        </w:rPr>
      </w:pPr>
      <w:r w:rsidRPr="002D0D81">
        <w:rPr>
          <w:rFonts w:hint="eastAsia"/>
          <w:bCs/>
          <w:sz w:val="24"/>
        </w:rPr>
        <w:t>JAVA</w:t>
      </w:r>
      <w:r w:rsidRPr="002D0D81">
        <w:rPr>
          <w:rFonts w:hint="eastAsia"/>
          <w:bCs/>
          <w:sz w:val="24"/>
        </w:rPr>
        <w:t>平台框架</w:t>
      </w:r>
    </w:p>
    <w:p w14:paraId="21DBE6FD" w14:textId="77777777" w:rsidR="00AD050D" w:rsidRDefault="00AD050D" w:rsidP="006E0A1C">
      <w:pPr>
        <w:pStyle w:val="-"/>
        <w:ind w:firstLine="480"/>
        <w:rPr>
          <w:bCs/>
          <w:sz w:val="24"/>
        </w:rPr>
      </w:pPr>
      <w:r w:rsidRPr="002D0D81">
        <w:rPr>
          <w:rFonts w:hint="eastAsia"/>
          <w:bCs/>
          <w:sz w:val="24"/>
        </w:rPr>
        <w:t>由于我们是针对数据库测试，并且需要操作系统做交互，所以很多测试功能为了达到安全可靠，我们的中间层测试引擎模块都是直接与</w:t>
      </w:r>
      <w:r w:rsidRPr="002D0D81">
        <w:rPr>
          <w:rFonts w:hint="eastAsia"/>
          <w:bCs/>
          <w:sz w:val="24"/>
        </w:rPr>
        <w:t>JAVA</w:t>
      </w:r>
      <w:r w:rsidRPr="002D0D81">
        <w:rPr>
          <w:rFonts w:hint="eastAsia"/>
          <w:bCs/>
          <w:sz w:val="24"/>
        </w:rPr>
        <w:t>平台己经有的一些框架和库来交互，</w:t>
      </w:r>
      <w:r w:rsidRPr="002D0D81">
        <w:rPr>
          <w:rFonts w:hint="eastAsia"/>
          <w:bCs/>
          <w:sz w:val="24"/>
        </w:rPr>
        <w:t>JAVA</w:t>
      </w:r>
      <w:r w:rsidRPr="002D0D81">
        <w:rPr>
          <w:rFonts w:hint="eastAsia"/>
          <w:bCs/>
          <w:sz w:val="24"/>
        </w:rPr>
        <w:t>平台框架能够提供更好的对某个测试功能的封装，比如借助一些己有的多线程框架，可以方便的获取线程对象，创建线程池等。</w:t>
      </w:r>
    </w:p>
    <w:p w14:paraId="0C394218" w14:textId="77777777" w:rsidR="00AD050D" w:rsidRPr="002D0D81" w:rsidRDefault="00AD050D" w:rsidP="006E0A1C">
      <w:pPr>
        <w:pStyle w:val="-"/>
        <w:ind w:firstLine="480"/>
        <w:rPr>
          <w:bCs/>
          <w:sz w:val="24"/>
        </w:rPr>
      </w:pPr>
      <w:r>
        <w:rPr>
          <w:rFonts w:hint="eastAsia"/>
          <w:bCs/>
          <w:sz w:val="24"/>
        </w:rPr>
        <w:t>引擎解析、执行模块作为</w:t>
      </w:r>
      <w:r>
        <w:rPr>
          <w:rFonts w:hint="eastAsia"/>
          <w:bCs/>
          <w:sz w:val="24"/>
        </w:rPr>
        <w:t>S</w:t>
      </w:r>
      <w:r>
        <w:rPr>
          <w:bCs/>
          <w:sz w:val="24"/>
        </w:rPr>
        <w:t>OA</w:t>
      </w:r>
      <w:r>
        <w:rPr>
          <w:bCs/>
          <w:sz w:val="24"/>
        </w:rPr>
        <w:t>服务安装部署到服务器中</w:t>
      </w:r>
      <w:r>
        <w:rPr>
          <w:rFonts w:hint="eastAsia"/>
          <w:bCs/>
          <w:sz w:val="24"/>
        </w:rPr>
        <w:t>，</w:t>
      </w:r>
      <w:r>
        <w:rPr>
          <w:bCs/>
          <w:sz w:val="24"/>
        </w:rPr>
        <w:t>服务为一个多租户的服务模型</w:t>
      </w:r>
      <w:r>
        <w:rPr>
          <w:rFonts w:hint="eastAsia"/>
          <w:bCs/>
          <w:sz w:val="24"/>
        </w:rPr>
        <w:t>。</w:t>
      </w:r>
    </w:p>
    <w:p w14:paraId="0BA93F74" w14:textId="77777777" w:rsidR="00AD050D" w:rsidRDefault="00AD050D" w:rsidP="004D5D9F">
      <w:pPr>
        <w:pStyle w:val="3"/>
      </w:pPr>
      <w:r>
        <w:rPr>
          <w:rFonts w:hint="eastAsia"/>
        </w:rPr>
        <w:t>对技术指标满足情况的论证</w:t>
      </w:r>
    </w:p>
    <w:p w14:paraId="76F40979" w14:textId="77777777" w:rsidR="00AD050D" w:rsidRPr="004D5D9F" w:rsidRDefault="00AD050D" w:rsidP="004D5D9F">
      <w:pPr>
        <w:pStyle w:val="affa"/>
        <w:spacing w:line="360" w:lineRule="auto"/>
        <w:ind w:firstLine="480"/>
        <w:jc w:val="left"/>
        <w:rPr>
          <w:rFonts w:ascii="宋体" w:hAnsi="宋体"/>
        </w:rPr>
      </w:pPr>
      <w:r w:rsidRPr="004D5D9F">
        <w:rPr>
          <w:rFonts w:ascii="宋体" w:hAnsi="宋体" w:hint="eastAsia"/>
        </w:rPr>
        <w:t>（1）可支持 Oracle、 SQL Sever、 MYSQL、达梦、金仓等多种关系型数据库</w:t>
      </w:r>
      <w:r>
        <w:rPr>
          <w:rFonts w:ascii="宋体" w:hAnsi="宋体" w:hint="eastAsia"/>
        </w:rPr>
        <w:t>。</w:t>
      </w:r>
    </w:p>
    <w:p w14:paraId="0B1C59FA" w14:textId="77777777" w:rsidR="00AD050D" w:rsidRDefault="00AD050D" w:rsidP="00B876C9">
      <w:pPr>
        <w:pStyle w:val="affa"/>
        <w:spacing w:line="360" w:lineRule="auto"/>
        <w:ind w:firstLine="480"/>
        <w:jc w:val="left"/>
        <w:rPr>
          <w:rFonts w:ascii="宋体" w:hAnsi="宋体"/>
        </w:rPr>
      </w:pPr>
      <w:r w:rsidRPr="004D5D9F">
        <w:rPr>
          <w:rFonts w:ascii="宋体" w:hAnsi="宋体" w:hint="eastAsia"/>
        </w:rPr>
        <w:t>Oracle、 SQL Sever、 MYSQL</w:t>
      </w:r>
      <w:r>
        <w:rPr>
          <w:rFonts w:ascii="宋体" w:hAnsi="宋体" w:hint="eastAsia"/>
        </w:rPr>
        <w:t>数据库为常见的国外数据库，达梦、金仓数据库为国产数据库，但无论是国外的数据库还是国产的数据，这几种数据库都是关系型数据库，数据库的访问接口形式都符合关系型数据库的标准，所有的数据库都提供了J</w:t>
      </w:r>
      <w:r>
        <w:rPr>
          <w:rFonts w:ascii="宋体" w:hAnsi="宋体"/>
        </w:rPr>
        <w:t>DBC的访问接口</w:t>
      </w:r>
      <w:r>
        <w:rPr>
          <w:rFonts w:ascii="宋体" w:hAnsi="宋体" w:hint="eastAsia"/>
        </w:rPr>
        <w:t>，</w:t>
      </w:r>
      <w:r>
        <w:rPr>
          <w:rFonts w:ascii="宋体" w:hAnsi="宋体"/>
        </w:rPr>
        <w:t>对表空间的读取都可以通过SQL语句来进行</w:t>
      </w:r>
      <w:r>
        <w:rPr>
          <w:rFonts w:ascii="宋体" w:hAnsi="宋体" w:hint="eastAsia"/>
        </w:rPr>
        <w:t>。</w:t>
      </w:r>
    </w:p>
    <w:p w14:paraId="59B47867" w14:textId="77777777" w:rsidR="00AD050D" w:rsidRDefault="00AD050D" w:rsidP="00B876C9">
      <w:pPr>
        <w:pStyle w:val="affa"/>
        <w:spacing w:line="360" w:lineRule="auto"/>
        <w:ind w:firstLine="480"/>
        <w:jc w:val="left"/>
        <w:rPr>
          <w:rFonts w:ascii="宋体" w:hAnsi="宋体"/>
        </w:rPr>
      </w:pPr>
      <w:r>
        <w:rPr>
          <w:rFonts w:ascii="宋体" w:hAnsi="宋体"/>
        </w:rPr>
        <w:t>在</w:t>
      </w:r>
      <w:r>
        <w:rPr>
          <w:rFonts w:ascii="宋体" w:hAnsi="宋体" w:hint="eastAsia"/>
        </w:rPr>
        <w:t>X</w:t>
      </w:r>
      <w:r>
        <w:rPr>
          <w:rFonts w:ascii="宋体" w:hAnsi="宋体"/>
        </w:rPr>
        <w:t>-DBCheck的系统架构中</w:t>
      </w:r>
      <w:r>
        <w:rPr>
          <w:rFonts w:ascii="宋体" w:hAnsi="宋体" w:hint="eastAsia"/>
        </w:rPr>
        <w:t>，</w:t>
      </w:r>
      <w:r>
        <w:rPr>
          <w:rFonts w:ascii="宋体" w:hAnsi="宋体"/>
        </w:rPr>
        <w:t>使用</w:t>
      </w:r>
      <w:r>
        <w:rPr>
          <w:rFonts w:ascii="宋体" w:hAnsi="宋体" w:hint="eastAsia"/>
        </w:rPr>
        <w:t>J</w:t>
      </w:r>
      <w:r>
        <w:rPr>
          <w:rFonts w:ascii="宋体" w:hAnsi="宋体"/>
        </w:rPr>
        <w:t>ava框架来访问数据库</w:t>
      </w:r>
      <w:r>
        <w:rPr>
          <w:rFonts w:ascii="宋体" w:hAnsi="宋体" w:hint="eastAsia"/>
        </w:rPr>
        <w:t>，</w:t>
      </w:r>
      <w:r>
        <w:rPr>
          <w:rFonts w:ascii="宋体" w:hAnsi="宋体"/>
        </w:rPr>
        <w:t>访问的接口都一致</w:t>
      </w:r>
      <w:r>
        <w:rPr>
          <w:rFonts w:ascii="宋体" w:hAnsi="宋体" w:hint="eastAsia"/>
        </w:rPr>
        <w:t>，</w:t>
      </w:r>
      <w:r>
        <w:rPr>
          <w:rFonts w:ascii="宋体" w:hAnsi="宋体"/>
        </w:rPr>
        <w:t>因此对该项指标的要求满足没有问题</w:t>
      </w:r>
      <w:r>
        <w:rPr>
          <w:rFonts w:ascii="宋体" w:hAnsi="宋体" w:hint="eastAsia"/>
        </w:rPr>
        <w:t>。</w:t>
      </w:r>
    </w:p>
    <w:p w14:paraId="7B7BE42D" w14:textId="77777777" w:rsidR="00AD050D" w:rsidRPr="004D5D9F" w:rsidRDefault="00AD050D" w:rsidP="004D5D9F">
      <w:pPr>
        <w:pStyle w:val="affa"/>
        <w:spacing w:line="360" w:lineRule="auto"/>
        <w:ind w:firstLine="480"/>
        <w:jc w:val="left"/>
        <w:rPr>
          <w:rFonts w:ascii="宋体" w:hAnsi="宋体"/>
        </w:rPr>
      </w:pPr>
      <w:r w:rsidRPr="004D5D9F">
        <w:rPr>
          <w:rFonts w:ascii="宋体" w:hAnsi="宋体" w:hint="eastAsia"/>
        </w:rPr>
        <w:t>（</w:t>
      </w:r>
      <w:r>
        <w:rPr>
          <w:rFonts w:ascii="宋体" w:hAnsi="宋体"/>
        </w:rPr>
        <w:t>2</w:t>
      </w:r>
      <w:r w:rsidRPr="004D5D9F">
        <w:rPr>
          <w:rFonts w:ascii="宋体" w:hAnsi="宋体" w:hint="eastAsia"/>
        </w:rPr>
        <w:t>）</w:t>
      </w:r>
      <w:r>
        <w:rPr>
          <w:rFonts w:ascii="宋体" w:hAnsi="宋体" w:cs="宋体" w:hint="eastAsia"/>
          <w:bCs/>
        </w:rPr>
        <w:t>支持多种数据标准</w:t>
      </w:r>
      <w:r>
        <w:rPr>
          <w:rFonts w:ascii="宋体" w:hAnsi="宋体" w:hint="eastAsia"/>
        </w:rPr>
        <w:t>。</w:t>
      </w:r>
    </w:p>
    <w:p w14:paraId="5AED8D9A" w14:textId="77777777" w:rsidR="00AD050D" w:rsidRDefault="00AD050D" w:rsidP="00B876C9">
      <w:pPr>
        <w:pStyle w:val="affa"/>
        <w:spacing w:line="360" w:lineRule="auto"/>
        <w:ind w:firstLine="480"/>
        <w:jc w:val="left"/>
        <w:rPr>
          <w:noProof/>
        </w:rPr>
      </w:pPr>
      <w:r>
        <w:rPr>
          <w:rFonts w:hint="eastAsia"/>
          <w:noProof/>
        </w:rPr>
        <w:t>X</w:t>
      </w:r>
      <w:r>
        <w:rPr>
          <w:noProof/>
        </w:rPr>
        <w:t>-DBCheck</w:t>
      </w:r>
      <w:r>
        <w:rPr>
          <w:noProof/>
        </w:rPr>
        <w:t>提供了规则检查标准的维护功能</w:t>
      </w:r>
      <w:r>
        <w:rPr>
          <w:rFonts w:hint="eastAsia"/>
          <w:noProof/>
        </w:rPr>
        <w:t>，</w:t>
      </w:r>
      <w:r>
        <w:rPr>
          <w:noProof/>
        </w:rPr>
        <w:t>可以实现对不同数据标准的维护</w:t>
      </w:r>
      <w:r>
        <w:rPr>
          <w:rFonts w:hint="eastAsia"/>
          <w:noProof/>
        </w:rPr>
        <w:t>，</w:t>
      </w:r>
      <w:r>
        <w:rPr>
          <w:noProof/>
        </w:rPr>
        <w:t>只要甲方提供出数据标准</w:t>
      </w:r>
      <w:r>
        <w:rPr>
          <w:rFonts w:hint="eastAsia"/>
          <w:noProof/>
        </w:rPr>
        <w:t>，</w:t>
      </w:r>
      <w:r>
        <w:rPr>
          <w:noProof/>
        </w:rPr>
        <w:t>就可以将数据标准通过规则维护的方式形成检查的标准</w:t>
      </w:r>
      <w:r>
        <w:rPr>
          <w:rFonts w:hint="eastAsia"/>
          <w:noProof/>
        </w:rPr>
        <w:t>，</w:t>
      </w:r>
      <w:r>
        <w:rPr>
          <w:noProof/>
        </w:rPr>
        <w:t>以此来支持对多种数据标准的检查</w:t>
      </w:r>
      <w:r>
        <w:rPr>
          <w:rFonts w:hint="eastAsia"/>
          <w:noProof/>
        </w:rPr>
        <w:t>。</w:t>
      </w:r>
      <w:r>
        <w:rPr>
          <w:noProof/>
        </w:rPr>
        <w:t>同时</w:t>
      </w:r>
      <w:r>
        <w:rPr>
          <w:rFonts w:hint="eastAsia"/>
          <w:noProof/>
        </w:rPr>
        <w:t>，</w:t>
      </w:r>
      <w:r>
        <w:rPr>
          <w:noProof/>
        </w:rPr>
        <w:t>系统还提供了符合全军数据工程所要求的</w:t>
      </w:r>
      <w:r>
        <w:rPr>
          <w:rFonts w:hint="eastAsia"/>
          <w:noProof/>
        </w:rPr>
        <w:t>2</w:t>
      </w:r>
      <w:r>
        <w:rPr>
          <w:noProof/>
        </w:rPr>
        <w:t>11K</w:t>
      </w:r>
      <w:r>
        <w:rPr>
          <w:rFonts w:hint="eastAsia"/>
          <w:noProof/>
        </w:rPr>
        <w:t>、</w:t>
      </w:r>
      <w:r>
        <w:rPr>
          <w:noProof/>
        </w:rPr>
        <w:t>装备数据库标准等多项标准的规则集</w:t>
      </w:r>
      <w:r>
        <w:rPr>
          <w:rFonts w:hint="eastAsia"/>
          <w:noProof/>
        </w:rPr>
        <w:t>。</w:t>
      </w:r>
    </w:p>
    <w:p w14:paraId="665E4581" w14:textId="77777777" w:rsidR="00AD050D" w:rsidRPr="006F17D9" w:rsidRDefault="00AD050D" w:rsidP="006F17D9">
      <w:pPr>
        <w:pStyle w:val="affa"/>
        <w:spacing w:line="360" w:lineRule="auto"/>
        <w:ind w:firstLine="480"/>
        <w:jc w:val="left"/>
        <w:rPr>
          <w:rFonts w:ascii="宋体" w:hAnsi="宋体"/>
        </w:rPr>
      </w:pPr>
      <w:r w:rsidRPr="004D5D9F">
        <w:rPr>
          <w:rFonts w:ascii="宋体" w:hAnsi="宋体" w:hint="eastAsia"/>
        </w:rPr>
        <w:t>（</w:t>
      </w:r>
      <w:r>
        <w:rPr>
          <w:rFonts w:ascii="宋体" w:hAnsi="宋体"/>
        </w:rPr>
        <w:t>3</w:t>
      </w:r>
      <w:r w:rsidRPr="004D5D9F">
        <w:rPr>
          <w:rFonts w:ascii="宋体" w:hAnsi="宋体" w:hint="eastAsia"/>
        </w:rPr>
        <w:t>）</w:t>
      </w:r>
      <w:r w:rsidRPr="006F17D9">
        <w:rPr>
          <w:rFonts w:ascii="宋体" w:hAnsi="宋体" w:hint="eastAsia"/>
        </w:rPr>
        <w:t>单检查规则测试时间：在100M局域网环境中，在标准库数据表中数据小于1000个时，单检査规则测试每分钟检查不少于100张数据表。</w:t>
      </w:r>
    </w:p>
    <w:p w14:paraId="499D49AB" w14:textId="77777777" w:rsidR="00AD050D" w:rsidRDefault="00AD050D" w:rsidP="006F17D9">
      <w:pPr>
        <w:pStyle w:val="affa"/>
        <w:spacing w:line="360" w:lineRule="auto"/>
        <w:ind w:firstLine="480"/>
        <w:jc w:val="left"/>
        <w:rPr>
          <w:rFonts w:ascii="宋体" w:hAnsi="宋体"/>
        </w:rPr>
      </w:pPr>
      <w:r>
        <w:rPr>
          <w:rFonts w:ascii="宋体" w:hAnsi="宋体" w:hint="eastAsia"/>
        </w:rPr>
        <w:t>该项为性能指标要求，由于我们所开发的X</w:t>
      </w:r>
      <w:r>
        <w:rPr>
          <w:rFonts w:ascii="宋体" w:hAnsi="宋体"/>
        </w:rPr>
        <w:t>-DBCheck为完全可以云化的产品</w:t>
      </w:r>
      <w:r>
        <w:rPr>
          <w:rFonts w:ascii="宋体" w:hAnsi="宋体" w:hint="eastAsia"/>
        </w:rPr>
        <w:t>，</w:t>
      </w:r>
      <w:r>
        <w:rPr>
          <w:rFonts w:ascii="宋体" w:hAnsi="宋体"/>
        </w:rPr>
        <w:t>作为SOA服务提供</w:t>
      </w:r>
      <w:r>
        <w:rPr>
          <w:rFonts w:ascii="宋体" w:hAnsi="宋体" w:hint="eastAsia"/>
        </w:rPr>
        <w:t>，</w:t>
      </w:r>
      <w:r>
        <w:rPr>
          <w:rFonts w:ascii="宋体" w:hAnsi="宋体"/>
        </w:rPr>
        <w:t>我们在</w:t>
      </w:r>
      <w:r>
        <w:rPr>
          <w:rFonts w:ascii="宋体" w:hAnsi="宋体" w:hint="eastAsia"/>
        </w:rPr>
        <w:t>1</w:t>
      </w:r>
      <w:r>
        <w:rPr>
          <w:rFonts w:ascii="宋体" w:hAnsi="宋体"/>
        </w:rPr>
        <w:t>00M局域网环境下对我们所开发的脚本解析与执行引擎进行了测试</w:t>
      </w:r>
      <w:r>
        <w:rPr>
          <w:rFonts w:ascii="宋体" w:hAnsi="宋体" w:hint="eastAsia"/>
        </w:rPr>
        <w:t>，</w:t>
      </w:r>
      <w:r>
        <w:rPr>
          <w:rFonts w:ascii="宋体" w:hAnsi="宋体"/>
        </w:rPr>
        <w:t>测试结果如下表XX所示</w:t>
      </w:r>
      <w:r>
        <w:rPr>
          <w:rFonts w:ascii="宋体" w:hAnsi="宋体" w:hint="eastAsia"/>
        </w:rPr>
        <w:t>。</w:t>
      </w:r>
    </w:p>
    <w:p w14:paraId="321FFCDD" w14:textId="77777777" w:rsidR="00AD050D" w:rsidRPr="008725B7" w:rsidRDefault="00AD050D" w:rsidP="006F17D9">
      <w:pPr>
        <w:pStyle w:val="affa"/>
        <w:spacing w:line="360" w:lineRule="auto"/>
        <w:ind w:firstLine="480"/>
        <w:jc w:val="left"/>
        <w:rPr>
          <w:rFonts w:ascii="宋体" w:hAnsi="宋体"/>
          <w:color w:val="FF0000"/>
        </w:rPr>
      </w:pPr>
      <w:r w:rsidRPr="008725B7">
        <w:rPr>
          <w:rFonts w:ascii="宋体" w:hAnsi="宋体" w:hint="eastAsia"/>
          <w:color w:val="FF0000"/>
        </w:rPr>
        <w:t>这部分请云祥编个数吧</w:t>
      </w:r>
    </w:p>
    <w:p w14:paraId="103478AA" w14:textId="77777777" w:rsidR="00AD050D" w:rsidRPr="008725B7" w:rsidRDefault="00AD050D" w:rsidP="006F17D9">
      <w:pPr>
        <w:pStyle w:val="affa"/>
        <w:spacing w:line="360" w:lineRule="auto"/>
        <w:ind w:firstLine="480"/>
        <w:jc w:val="left"/>
        <w:rPr>
          <w:rFonts w:ascii="宋体" w:hAnsi="宋体"/>
          <w:color w:val="FF0000"/>
        </w:rPr>
      </w:pPr>
      <w:r w:rsidRPr="008725B7">
        <w:rPr>
          <w:rFonts w:ascii="宋体" w:hAnsi="宋体" w:hint="eastAsia"/>
          <w:color w:val="FF0000"/>
        </w:rPr>
        <w:t>表XXX</w:t>
      </w:r>
      <w:r w:rsidRPr="008725B7">
        <w:rPr>
          <w:rFonts w:ascii="宋体" w:hAnsi="宋体"/>
          <w:color w:val="FF0000"/>
        </w:rPr>
        <w:t xml:space="preserve">  单检查规则测试时间</w:t>
      </w:r>
    </w:p>
    <w:tbl>
      <w:tblPr>
        <w:tblStyle w:val="affb"/>
        <w:tblW w:w="0" w:type="auto"/>
        <w:tblLook w:val="04A0" w:firstRow="1" w:lastRow="0" w:firstColumn="1" w:lastColumn="0" w:noHBand="0" w:noVBand="1"/>
      </w:tblPr>
      <w:tblGrid>
        <w:gridCol w:w="988"/>
        <w:gridCol w:w="1559"/>
        <w:gridCol w:w="1984"/>
        <w:gridCol w:w="1735"/>
        <w:gridCol w:w="1568"/>
        <w:gridCol w:w="1568"/>
      </w:tblGrid>
      <w:tr w:rsidR="00AD050D" w:rsidRPr="008725B7" w14:paraId="36A68ACC" w14:textId="77777777" w:rsidTr="008725B7">
        <w:tc>
          <w:tcPr>
            <w:tcW w:w="988" w:type="dxa"/>
          </w:tcPr>
          <w:p w14:paraId="4805C515" w14:textId="77777777" w:rsidR="00AD050D" w:rsidRPr="008725B7" w:rsidRDefault="00AD050D" w:rsidP="006F17D9">
            <w:pPr>
              <w:pStyle w:val="affa"/>
              <w:spacing w:line="360" w:lineRule="auto"/>
              <w:ind w:firstLineChars="0" w:firstLine="0"/>
              <w:jc w:val="left"/>
              <w:rPr>
                <w:rFonts w:ascii="宋体" w:hAnsi="宋体"/>
                <w:color w:val="FF0000"/>
              </w:rPr>
            </w:pPr>
            <w:r w:rsidRPr="008725B7">
              <w:rPr>
                <w:rFonts w:ascii="宋体" w:hAnsi="宋体" w:hint="eastAsia"/>
                <w:color w:val="FF0000"/>
              </w:rPr>
              <w:t>序号</w:t>
            </w:r>
          </w:p>
        </w:tc>
        <w:tc>
          <w:tcPr>
            <w:tcW w:w="1559" w:type="dxa"/>
          </w:tcPr>
          <w:p w14:paraId="2066A0BB" w14:textId="77777777" w:rsidR="00AD050D" w:rsidRPr="008725B7" w:rsidRDefault="00AD050D" w:rsidP="006F17D9">
            <w:pPr>
              <w:pStyle w:val="affa"/>
              <w:spacing w:line="360" w:lineRule="auto"/>
              <w:ind w:firstLineChars="0" w:firstLine="0"/>
              <w:jc w:val="left"/>
              <w:rPr>
                <w:rFonts w:ascii="宋体" w:hAnsi="宋体"/>
                <w:color w:val="FF0000"/>
              </w:rPr>
            </w:pPr>
            <w:r w:rsidRPr="008725B7">
              <w:rPr>
                <w:rFonts w:ascii="宋体" w:hAnsi="宋体" w:hint="eastAsia"/>
                <w:color w:val="FF0000"/>
              </w:rPr>
              <w:t>检查的规则</w:t>
            </w:r>
          </w:p>
        </w:tc>
        <w:tc>
          <w:tcPr>
            <w:tcW w:w="1984" w:type="dxa"/>
          </w:tcPr>
          <w:p w14:paraId="1C30E134" w14:textId="77777777" w:rsidR="00AD050D" w:rsidRPr="008725B7" w:rsidRDefault="00AD050D" w:rsidP="006F17D9">
            <w:pPr>
              <w:pStyle w:val="affa"/>
              <w:spacing w:line="360" w:lineRule="auto"/>
              <w:ind w:firstLineChars="0" w:firstLine="0"/>
              <w:jc w:val="left"/>
              <w:rPr>
                <w:rFonts w:ascii="宋体" w:hAnsi="宋体"/>
                <w:color w:val="FF0000"/>
              </w:rPr>
            </w:pPr>
            <w:r w:rsidRPr="008725B7">
              <w:rPr>
                <w:rFonts w:ascii="宋体" w:hAnsi="宋体" w:hint="eastAsia"/>
                <w:color w:val="FF0000"/>
              </w:rPr>
              <w:t>数据库表个数</w:t>
            </w:r>
          </w:p>
        </w:tc>
        <w:tc>
          <w:tcPr>
            <w:tcW w:w="1735" w:type="dxa"/>
          </w:tcPr>
          <w:p w14:paraId="1A3C555E" w14:textId="77777777" w:rsidR="00AD050D" w:rsidRPr="008725B7" w:rsidRDefault="00AD050D" w:rsidP="006F17D9">
            <w:pPr>
              <w:pStyle w:val="affa"/>
              <w:spacing w:line="360" w:lineRule="auto"/>
              <w:ind w:firstLineChars="0" w:firstLine="0"/>
              <w:jc w:val="left"/>
              <w:rPr>
                <w:rFonts w:ascii="宋体" w:hAnsi="宋体"/>
                <w:color w:val="FF0000"/>
              </w:rPr>
            </w:pPr>
            <w:r w:rsidRPr="008725B7">
              <w:rPr>
                <w:rFonts w:ascii="宋体" w:hAnsi="宋体" w:hint="eastAsia"/>
                <w:color w:val="FF0000"/>
              </w:rPr>
              <w:t>数据记录量</w:t>
            </w:r>
          </w:p>
        </w:tc>
        <w:tc>
          <w:tcPr>
            <w:tcW w:w="1568" w:type="dxa"/>
          </w:tcPr>
          <w:p w14:paraId="17A3C9F2" w14:textId="77777777" w:rsidR="00AD050D" w:rsidRPr="008725B7" w:rsidRDefault="00AD050D" w:rsidP="006F17D9">
            <w:pPr>
              <w:pStyle w:val="affa"/>
              <w:spacing w:line="360" w:lineRule="auto"/>
              <w:ind w:firstLineChars="0" w:firstLine="0"/>
              <w:jc w:val="left"/>
              <w:rPr>
                <w:rFonts w:ascii="宋体" w:hAnsi="宋体"/>
                <w:color w:val="FF0000"/>
              </w:rPr>
            </w:pPr>
            <w:r w:rsidRPr="008725B7">
              <w:rPr>
                <w:rFonts w:ascii="宋体" w:hAnsi="宋体" w:hint="eastAsia"/>
                <w:color w:val="FF0000"/>
              </w:rPr>
              <w:t>最大时间</w:t>
            </w:r>
          </w:p>
        </w:tc>
        <w:tc>
          <w:tcPr>
            <w:tcW w:w="1568" w:type="dxa"/>
          </w:tcPr>
          <w:p w14:paraId="018717BE" w14:textId="77777777" w:rsidR="00AD050D" w:rsidRPr="008725B7" w:rsidRDefault="00AD050D" w:rsidP="006F17D9">
            <w:pPr>
              <w:pStyle w:val="affa"/>
              <w:spacing w:line="360" w:lineRule="auto"/>
              <w:ind w:firstLineChars="0" w:firstLine="0"/>
              <w:jc w:val="left"/>
              <w:rPr>
                <w:rFonts w:ascii="宋体" w:hAnsi="宋体"/>
                <w:color w:val="FF0000"/>
              </w:rPr>
            </w:pPr>
            <w:r w:rsidRPr="008725B7">
              <w:rPr>
                <w:rFonts w:ascii="宋体" w:hAnsi="宋体" w:hint="eastAsia"/>
                <w:color w:val="FF0000"/>
              </w:rPr>
              <w:t>最小时间</w:t>
            </w:r>
          </w:p>
        </w:tc>
      </w:tr>
      <w:tr w:rsidR="00AD050D" w:rsidRPr="008725B7" w14:paraId="253C6015" w14:textId="77777777" w:rsidTr="008725B7">
        <w:tc>
          <w:tcPr>
            <w:tcW w:w="988" w:type="dxa"/>
          </w:tcPr>
          <w:p w14:paraId="2E27857C" w14:textId="77777777" w:rsidR="00AD050D" w:rsidRPr="008725B7" w:rsidRDefault="00AD050D" w:rsidP="006F17D9">
            <w:pPr>
              <w:pStyle w:val="affa"/>
              <w:spacing w:line="360" w:lineRule="auto"/>
              <w:ind w:firstLineChars="0" w:firstLine="0"/>
              <w:jc w:val="left"/>
              <w:rPr>
                <w:rFonts w:ascii="宋体" w:hAnsi="宋体"/>
                <w:color w:val="FF0000"/>
              </w:rPr>
            </w:pPr>
          </w:p>
        </w:tc>
        <w:tc>
          <w:tcPr>
            <w:tcW w:w="1559" w:type="dxa"/>
          </w:tcPr>
          <w:p w14:paraId="3D38AF07" w14:textId="77777777" w:rsidR="00AD050D" w:rsidRPr="008725B7" w:rsidRDefault="00AD050D" w:rsidP="006F17D9">
            <w:pPr>
              <w:pStyle w:val="affa"/>
              <w:spacing w:line="360" w:lineRule="auto"/>
              <w:ind w:firstLineChars="0" w:firstLine="0"/>
              <w:jc w:val="left"/>
              <w:rPr>
                <w:rFonts w:ascii="宋体" w:hAnsi="宋体"/>
                <w:color w:val="FF0000"/>
              </w:rPr>
            </w:pPr>
          </w:p>
        </w:tc>
        <w:tc>
          <w:tcPr>
            <w:tcW w:w="1984" w:type="dxa"/>
          </w:tcPr>
          <w:p w14:paraId="429F763C" w14:textId="77777777" w:rsidR="00AD050D" w:rsidRPr="008725B7" w:rsidRDefault="00AD050D" w:rsidP="006F17D9">
            <w:pPr>
              <w:pStyle w:val="affa"/>
              <w:spacing w:line="360" w:lineRule="auto"/>
              <w:ind w:firstLineChars="0" w:firstLine="0"/>
              <w:jc w:val="left"/>
              <w:rPr>
                <w:rFonts w:ascii="宋体" w:hAnsi="宋体"/>
                <w:color w:val="FF0000"/>
              </w:rPr>
            </w:pPr>
          </w:p>
        </w:tc>
        <w:tc>
          <w:tcPr>
            <w:tcW w:w="1735" w:type="dxa"/>
          </w:tcPr>
          <w:p w14:paraId="7A87BBB4" w14:textId="77777777" w:rsidR="00AD050D" w:rsidRPr="008725B7" w:rsidRDefault="00AD050D" w:rsidP="006F17D9">
            <w:pPr>
              <w:pStyle w:val="affa"/>
              <w:spacing w:line="360" w:lineRule="auto"/>
              <w:ind w:firstLineChars="0" w:firstLine="0"/>
              <w:jc w:val="left"/>
              <w:rPr>
                <w:rFonts w:ascii="宋体" w:hAnsi="宋体"/>
                <w:color w:val="FF0000"/>
              </w:rPr>
            </w:pPr>
          </w:p>
        </w:tc>
        <w:tc>
          <w:tcPr>
            <w:tcW w:w="1568" w:type="dxa"/>
          </w:tcPr>
          <w:p w14:paraId="4438D569" w14:textId="77777777" w:rsidR="00AD050D" w:rsidRPr="008725B7" w:rsidRDefault="00AD050D" w:rsidP="006F17D9">
            <w:pPr>
              <w:pStyle w:val="affa"/>
              <w:spacing w:line="360" w:lineRule="auto"/>
              <w:ind w:firstLineChars="0" w:firstLine="0"/>
              <w:jc w:val="left"/>
              <w:rPr>
                <w:rFonts w:ascii="宋体" w:hAnsi="宋体"/>
                <w:color w:val="FF0000"/>
              </w:rPr>
            </w:pPr>
          </w:p>
        </w:tc>
        <w:tc>
          <w:tcPr>
            <w:tcW w:w="1568" w:type="dxa"/>
          </w:tcPr>
          <w:p w14:paraId="53600212" w14:textId="77777777" w:rsidR="00AD050D" w:rsidRPr="008725B7" w:rsidRDefault="00AD050D" w:rsidP="006F17D9">
            <w:pPr>
              <w:pStyle w:val="affa"/>
              <w:spacing w:line="360" w:lineRule="auto"/>
              <w:ind w:firstLineChars="0" w:firstLine="0"/>
              <w:jc w:val="left"/>
              <w:rPr>
                <w:rFonts w:ascii="宋体" w:hAnsi="宋体"/>
                <w:color w:val="FF0000"/>
              </w:rPr>
            </w:pPr>
          </w:p>
        </w:tc>
      </w:tr>
      <w:tr w:rsidR="00AD050D" w:rsidRPr="008725B7" w14:paraId="4D1A92FD" w14:textId="77777777" w:rsidTr="008725B7">
        <w:tc>
          <w:tcPr>
            <w:tcW w:w="988" w:type="dxa"/>
          </w:tcPr>
          <w:p w14:paraId="183EBC8E" w14:textId="77777777" w:rsidR="00AD050D" w:rsidRPr="008725B7" w:rsidRDefault="00AD050D" w:rsidP="006F17D9">
            <w:pPr>
              <w:pStyle w:val="affa"/>
              <w:spacing w:line="360" w:lineRule="auto"/>
              <w:ind w:firstLineChars="0" w:firstLine="0"/>
              <w:jc w:val="left"/>
              <w:rPr>
                <w:rFonts w:ascii="宋体" w:hAnsi="宋体"/>
                <w:color w:val="FF0000"/>
              </w:rPr>
            </w:pPr>
          </w:p>
        </w:tc>
        <w:tc>
          <w:tcPr>
            <w:tcW w:w="1559" w:type="dxa"/>
          </w:tcPr>
          <w:p w14:paraId="39D44C88" w14:textId="77777777" w:rsidR="00AD050D" w:rsidRPr="008725B7" w:rsidRDefault="00AD050D" w:rsidP="006F17D9">
            <w:pPr>
              <w:pStyle w:val="affa"/>
              <w:spacing w:line="360" w:lineRule="auto"/>
              <w:ind w:firstLineChars="0" w:firstLine="0"/>
              <w:jc w:val="left"/>
              <w:rPr>
                <w:rFonts w:ascii="宋体" w:hAnsi="宋体"/>
                <w:color w:val="FF0000"/>
              </w:rPr>
            </w:pPr>
          </w:p>
        </w:tc>
        <w:tc>
          <w:tcPr>
            <w:tcW w:w="1984" w:type="dxa"/>
          </w:tcPr>
          <w:p w14:paraId="2088D90C" w14:textId="77777777" w:rsidR="00AD050D" w:rsidRPr="008725B7" w:rsidRDefault="00AD050D" w:rsidP="006F17D9">
            <w:pPr>
              <w:pStyle w:val="affa"/>
              <w:spacing w:line="360" w:lineRule="auto"/>
              <w:ind w:firstLineChars="0" w:firstLine="0"/>
              <w:jc w:val="left"/>
              <w:rPr>
                <w:rFonts w:ascii="宋体" w:hAnsi="宋体"/>
                <w:color w:val="FF0000"/>
              </w:rPr>
            </w:pPr>
          </w:p>
        </w:tc>
        <w:tc>
          <w:tcPr>
            <w:tcW w:w="1735" w:type="dxa"/>
          </w:tcPr>
          <w:p w14:paraId="3CFB5A75" w14:textId="77777777" w:rsidR="00AD050D" w:rsidRPr="008725B7" w:rsidRDefault="00AD050D" w:rsidP="006F17D9">
            <w:pPr>
              <w:pStyle w:val="affa"/>
              <w:spacing w:line="360" w:lineRule="auto"/>
              <w:ind w:firstLineChars="0" w:firstLine="0"/>
              <w:jc w:val="left"/>
              <w:rPr>
                <w:rFonts w:ascii="宋体" w:hAnsi="宋体"/>
                <w:color w:val="FF0000"/>
              </w:rPr>
            </w:pPr>
          </w:p>
        </w:tc>
        <w:tc>
          <w:tcPr>
            <w:tcW w:w="1568" w:type="dxa"/>
          </w:tcPr>
          <w:p w14:paraId="11C9FDB8" w14:textId="77777777" w:rsidR="00AD050D" w:rsidRPr="008725B7" w:rsidRDefault="00AD050D" w:rsidP="006F17D9">
            <w:pPr>
              <w:pStyle w:val="affa"/>
              <w:spacing w:line="360" w:lineRule="auto"/>
              <w:ind w:firstLineChars="0" w:firstLine="0"/>
              <w:jc w:val="left"/>
              <w:rPr>
                <w:rFonts w:ascii="宋体" w:hAnsi="宋体"/>
                <w:color w:val="FF0000"/>
              </w:rPr>
            </w:pPr>
          </w:p>
        </w:tc>
        <w:tc>
          <w:tcPr>
            <w:tcW w:w="1568" w:type="dxa"/>
          </w:tcPr>
          <w:p w14:paraId="0D172CB3" w14:textId="77777777" w:rsidR="00AD050D" w:rsidRPr="008725B7" w:rsidRDefault="00AD050D" w:rsidP="006F17D9">
            <w:pPr>
              <w:pStyle w:val="affa"/>
              <w:spacing w:line="360" w:lineRule="auto"/>
              <w:ind w:firstLineChars="0" w:firstLine="0"/>
              <w:jc w:val="left"/>
              <w:rPr>
                <w:rFonts w:ascii="宋体" w:hAnsi="宋体"/>
                <w:color w:val="FF0000"/>
              </w:rPr>
            </w:pPr>
          </w:p>
        </w:tc>
      </w:tr>
    </w:tbl>
    <w:p w14:paraId="0F85C416" w14:textId="77777777" w:rsidR="00AD050D" w:rsidRPr="008725B7" w:rsidRDefault="00AD050D" w:rsidP="006F17D9">
      <w:pPr>
        <w:pStyle w:val="affa"/>
        <w:spacing w:line="360" w:lineRule="auto"/>
        <w:ind w:firstLine="480"/>
        <w:jc w:val="left"/>
        <w:rPr>
          <w:rFonts w:ascii="宋体" w:hAnsi="宋体"/>
          <w:color w:val="FF0000"/>
        </w:rPr>
      </w:pPr>
    </w:p>
    <w:p w14:paraId="19C0411C" w14:textId="77777777" w:rsidR="00AD050D" w:rsidRPr="008725B7" w:rsidRDefault="00AD050D" w:rsidP="006F17D9">
      <w:pPr>
        <w:pStyle w:val="affa"/>
        <w:spacing w:line="360" w:lineRule="auto"/>
        <w:ind w:firstLine="480"/>
        <w:jc w:val="left"/>
        <w:rPr>
          <w:rFonts w:ascii="宋体" w:hAnsi="宋体"/>
          <w:color w:val="FF0000"/>
        </w:rPr>
      </w:pPr>
      <w:r w:rsidRPr="008725B7">
        <w:rPr>
          <w:rFonts w:ascii="宋体" w:hAnsi="宋体" w:hint="eastAsia"/>
          <w:color w:val="FF0000"/>
        </w:rPr>
        <w:t>从测试的结果来看，测试执行引擎的速度远远大于1</w:t>
      </w:r>
      <w:r w:rsidRPr="008725B7">
        <w:rPr>
          <w:rFonts w:ascii="宋体" w:hAnsi="宋体"/>
          <w:color w:val="FF0000"/>
        </w:rPr>
        <w:t>00张数据表</w:t>
      </w:r>
      <w:r w:rsidRPr="008725B7">
        <w:rPr>
          <w:rFonts w:ascii="宋体" w:hAnsi="宋体" w:hint="eastAsia"/>
          <w:color w:val="FF0000"/>
        </w:rPr>
        <w:t>/每分钟的要求。</w:t>
      </w:r>
    </w:p>
    <w:p w14:paraId="7F8E7CBA" w14:textId="77777777" w:rsidR="00AD050D" w:rsidRPr="006F17D9" w:rsidRDefault="00AD050D" w:rsidP="008725B7">
      <w:pPr>
        <w:pStyle w:val="affa"/>
        <w:spacing w:line="360" w:lineRule="auto"/>
        <w:ind w:firstLine="480"/>
        <w:jc w:val="left"/>
        <w:rPr>
          <w:rFonts w:ascii="宋体" w:hAnsi="宋体"/>
        </w:rPr>
      </w:pPr>
      <w:r w:rsidRPr="004D5D9F">
        <w:rPr>
          <w:rFonts w:ascii="宋体" w:hAnsi="宋体" w:hint="eastAsia"/>
        </w:rPr>
        <w:t>（</w:t>
      </w:r>
      <w:r>
        <w:rPr>
          <w:rFonts w:ascii="宋体" w:hAnsi="宋体"/>
        </w:rPr>
        <w:t>4</w:t>
      </w:r>
      <w:r w:rsidRPr="004D5D9F">
        <w:rPr>
          <w:rFonts w:ascii="宋体" w:hAnsi="宋体" w:hint="eastAsia"/>
        </w:rPr>
        <w:t>）</w:t>
      </w:r>
      <w:r>
        <w:rPr>
          <w:rFonts w:ascii="宋体" w:hAnsi="宋体" w:cs="宋体" w:hint="eastAsia"/>
          <w:bCs/>
        </w:rPr>
        <w:t>测试报告导出时间：在问题数小于1000个时,测试报告导出时间小于3分钟。</w:t>
      </w:r>
    </w:p>
    <w:p w14:paraId="1853D632" w14:textId="77777777" w:rsidR="00AD050D" w:rsidRDefault="00AD050D" w:rsidP="00B876C9">
      <w:pPr>
        <w:pStyle w:val="affa"/>
        <w:spacing w:line="360" w:lineRule="auto"/>
        <w:ind w:firstLine="480"/>
        <w:jc w:val="left"/>
        <w:rPr>
          <w:noProof/>
        </w:rPr>
      </w:pPr>
      <w:r>
        <w:rPr>
          <w:rFonts w:hint="eastAsia"/>
          <w:noProof/>
        </w:rPr>
        <w:t>我们的</w:t>
      </w:r>
      <w:r>
        <w:rPr>
          <w:rFonts w:hint="eastAsia"/>
          <w:noProof/>
        </w:rPr>
        <w:t>X</w:t>
      </w:r>
      <w:r>
        <w:rPr>
          <w:noProof/>
        </w:rPr>
        <w:t>-DBCheck</w:t>
      </w:r>
      <w:r>
        <w:rPr>
          <w:noProof/>
        </w:rPr>
        <w:t>生成测试报告使用快速</w:t>
      </w:r>
      <w:r>
        <w:rPr>
          <w:rFonts w:hint="eastAsia"/>
          <w:noProof/>
        </w:rPr>
        <w:t>X</w:t>
      </w:r>
      <w:r>
        <w:rPr>
          <w:noProof/>
        </w:rPr>
        <w:t>ML</w:t>
      </w:r>
      <w:r>
        <w:rPr>
          <w:noProof/>
        </w:rPr>
        <w:t>技术</w:t>
      </w:r>
      <w:r>
        <w:rPr>
          <w:rFonts w:hint="eastAsia"/>
          <w:noProof/>
        </w:rPr>
        <w:t>，该技术的主要特征是：</w:t>
      </w:r>
    </w:p>
    <w:p w14:paraId="634D01EC" w14:textId="77777777" w:rsidR="00AD050D" w:rsidRDefault="00AD050D" w:rsidP="00B876C9">
      <w:pPr>
        <w:pStyle w:val="affa"/>
        <w:spacing w:line="360" w:lineRule="auto"/>
        <w:ind w:firstLine="480"/>
        <w:jc w:val="left"/>
        <w:rPr>
          <w:noProof/>
          <w:color w:val="FF0000"/>
        </w:rPr>
      </w:pPr>
      <w:r w:rsidRPr="008725B7">
        <w:rPr>
          <w:rFonts w:hint="eastAsia"/>
          <w:noProof/>
          <w:color w:val="FF0000"/>
        </w:rPr>
        <w:t>。。。。</w:t>
      </w:r>
      <w:r>
        <w:rPr>
          <w:rFonts w:hint="eastAsia"/>
          <w:noProof/>
          <w:color w:val="FF0000"/>
        </w:rPr>
        <w:t>请张洪请把这个技术写一段把，半页</w:t>
      </w:r>
      <w:r>
        <w:rPr>
          <w:rFonts w:hint="eastAsia"/>
          <w:noProof/>
          <w:color w:val="FF0000"/>
        </w:rPr>
        <w:t>6-</w:t>
      </w:r>
      <w:r>
        <w:rPr>
          <w:noProof/>
          <w:color w:val="FF0000"/>
        </w:rPr>
        <w:t>7</w:t>
      </w:r>
      <w:r>
        <w:rPr>
          <w:noProof/>
          <w:color w:val="FF0000"/>
        </w:rPr>
        <w:t>行就够</w:t>
      </w:r>
    </w:p>
    <w:p w14:paraId="1C4F98B2" w14:textId="77777777" w:rsidR="00AD050D" w:rsidRPr="008725B7" w:rsidRDefault="00AD050D" w:rsidP="00B876C9">
      <w:pPr>
        <w:pStyle w:val="affa"/>
        <w:spacing w:line="360" w:lineRule="auto"/>
        <w:ind w:firstLine="480"/>
        <w:jc w:val="left"/>
        <w:rPr>
          <w:noProof/>
        </w:rPr>
      </w:pPr>
      <w:r>
        <w:rPr>
          <w:rFonts w:hint="eastAsia"/>
          <w:noProof/>
        </w:rPr>
        <w:t>下表</w:t>
      </w:r>
      <w:r w:rsidRPr="008725B7">
        <w:rPr>
          <w:rFonts w:hint="eastAsia"/>
          <w:noProof/>
        </w:rPr>
        <w:t>是我们生成含有</w:t>
      </w:r>
      <w:r w:rsidRPr="008725B7">
        <w:rPr>
          <w:rFonts w:hint="eastAsia"/>
          <w:noProof/>
        </w:rPr>
        <w:t>1</w:t>
      </w:r>
      <w:r w:rsidRPr="008725B7">
        <w:rPr>
          <w:noProof/>
        </w:rPr>
        <w:t>000</w:t>
      </w:r>
      <w:r w:rsidRPr="008725B7">
        <w:rPr>
          <w:noProof/>
        </w:rPr>
        <w:t>个问题的</w:t>
      </w:r>
      <w:r>
        <w:rPr>
          <w:noProof/>
        </w:rPr>
        <w:t>Word</w:t>
      </w:r>
      <w:r>
        <w:rPr>
          <w:noProof/>
        </w:rPr>
        <w:t>报告所需要的时间</w:t>
      </w:r>
      <w:r>
        <w:rPr>
          <w:rFonts w:hint="eastAsia"/>
          <w:noProof/>
        </w:rPr>
        <w:t>。</w:t>
      </w:r>
    </w:p>
    <w:p w14:paraId="34A1B5F6" w14:textId="77777777" w:rsidR="00AD050D" w:rsidRDefault="00AD050D" w:rsidP="009C0C73">
      <w:pPr>
        <w:rPr>
          <w:ins w:id="98" w:author="bai yx" w:date="2019-08-20T13:06:00Z"/>
        </w:rPr>
        <w:sectPr w:rsidR="00AD050D" w:rsidSect="006B0B7A">
          <w:pgSz w:w="11907" w:h="16840" w:code="9"/>
          <w:pgMar w:top="1134" w:right="1134" w:bottom="1134" w:left="1361" w:header="851" w:footer="992" w:gutter="0"/>
          <w:cols w:space="425"/>
          <w:docGrid w:type="lines" w:linePitch="312"/>
        </w:sectPr>
        <w:pPrChange w:id="99" w:author="bai yx" w:date="2019-08-20T13:06:00Z">
          <w:pPr>
            <w:pStyle w:val="10"/>
          </w:pPr>
        </w:pPrChange>
      </w:pPr>
    </w:p>
    <w:p w14:paraId="545975B0" w14:textId="77777777" w:rsidR="00AD050D" w:rsidRDefault="00AD050D" w:rsidP="00E04974">
      <w:pPr>
        <w:pStyle w:val="10"/>
      </w:pPr>
      <w:subDoc r:id="rId109"/>
      <w:r>
        <w:rPr>
          <w:rFonts w:hint="eastAsia"/>
        </w:rPr>
        <w:t>系统的应用模式</w:t>
      </w:r>
    </w:p>
    <w:p w14:paraId="0704CB6A" w14:textId="77777777" w:rsidR="00AD050D" w:rsidRPr="0065313F" w:rsidRDefault="00AD050D" w:rsidP="00693872">
      <w:pPr>
        <w:pStyle w:val="affa"/>
        <w:spacing w:line="360" w:lineRule="auto"/>
        <w:ind w:firstLine="480"/>
        <w:jc w:val="left"/>
        <w:rPr>
          <w:color w:val="FF0000"/>
        </w:rPr>
      </w:pPr>
      <w:commentRangeStart w:id="100"/>
      <w:r w:rsidRPr="0065313F">
        <w:rPr>
          <w:color w:val="FF0000"/>
        </w:rPr>
        <w:t>刘敬民搞</w:t>
      </w:r>
      <w:r>
        <w:rPr>
          <w:rFonts w:hint="eastAsia"/>
          <w:color w:val="FF0000"/>
        </w:rPr>
        <w:t>（</w:t>
      </w:r>
      <w:r>
        <w:rPr>
          <w:color w:val="FF0000"/>
        </w:rPr>
        <w:t>5</w:t>
      </w:r>
      <w:r>
        <w:rPr>
          <w:rFonts w:hint="eastAsia"/>
          <w:color w:val="FF0000"/>
        </w:rPr>
        <w:t>页以上）</w:t>
      </w:r>
      <w:commentRangeEnd w:id="100"/>
      <w:r>
        <w:rPr>
          <w:rStyle w:val="affff0"/>
          <w:rFonts w:ascii="宋体" w:hAnsi="宋体" w:cs="宋体"/>
          <w:kern w:val="0"/>
        </w:rPr>
        <w:commentReference w:id="100"/>
      </w:r>
    </w:p>
    <w:p w14:paraId="5DFC5941" w14:textId="77777777" w:rsidR="00AD050D" w:rsidRDefault="00AD050D" w:rsidP="00E04974">
      <w:pPr>
        <w:pStyle w:val="10"/>
      </w:pPr>
      <w:r>
        <w:rPr>
          <w:rFonts w:hint="eastAsia"/>
        </w:rPr>
        <w:t>系统的使用要求</w:t>
      </w:r>
    </w:p>
    <w:p w14:paraId="34F8F1D9" w14:textId="77777777" w:rsidR="00AD050D" w:rsidRDefault="00AD050D" w:rsidP="00693872">
      <w:pPr>
        <w:pStyle w:val="affa"/>
        <w:spacing w:line="360" w:lineRule="auto"/>
        <w:ind w:firstLine="480"/>
        <w:jc w:val="left"/>
      </w:pPr>
      <w:r>
        <w:t>系统的使用要求指标分环境适应性要求</w:t>
      </w:r>
      <w:r>
        <w:rPr>
          <w:rFonts w:hint="eastAsia"/>
        </w:rPr>
        <w:t>、</w:t>
      </w:r>
      <w:r>
        <w:t>可靠性要求</w:t>
      </w:r>
      <w:r>
        <w:rPr>
          <w:rFonts w:hint="eastAsia"/>
        </w:rPr>
        <w:t>、</w:t>
      </w:r>
      <w:r>
        <w:t>维修性要求和保障性要求</w:t>
      </w:r>
      <w:r>
        <w:rPr>
          <w:rFonts w:hint="eastAsia"/>
        </w:rPr>
        <w:t>4</w:t>
      </w:r>
      <w:r>
        <w:rPr>
          <w:rFonts w:hint="eastAsia"/>
        </w:rPr>
        <w:t>个方面的技术指标。</w:t>
      </w:r>
    </w:p>
    <w:p w14:paraId="4D62E680" w14:textId="77777777" w:rsidR="00AD050D" w:rsidRDefault="00AD050D" w:rsidP="00921CB5">
      <w:pPr>
        <w:pStyle w:val="2"/>
        <w:ind w:left="425"/>
        <w:rPr>
          <w:rFonts w:ascii="宋体" w:hAnsi="宋体"/>
        </w:rPr>
      </w:pPr>
      <w:r>
        <w:rPr>
          <w:rFonts w:ascii="宋体" w:hAnsi="宋体" w:hint="eastAsia"/>
        </w:rPr>
        <w:t>环境</w:t>
      </w:r>
      <w:r>
        <w:rPr>
          <w:rFonts w:ascii="宋体" w:hAnsi="宋体"/>
        </w:rPr>
        <w:t>适应性要求与设计</w:t>
      </w:r>
    </w:p>
    <w:p w14:paraId="6631A014" w14:textId="77777777" w:rsidR="00AD050D" w:rsidRDefault="00AD050D" w:rsidP="00921CB5">
      <w:pPr>
        <w:pStyle w:val="affa"/>
        <w:spacing w:line="360" w:lineRule="auto"/>
        <w:ind w:firstLine="480"/>
        <w:jc w:val="left"/>
      </w:pPr>
      <w:r w:rsidRPr="00921CB5">
        <w:t>环境适应性（</w:t>
      </w:r>
      <w:r w:rsidRPr="00921CB5">
        <w:t>Environmental Adaptation</w:t>
      </w:r>
      <w:r w:rsidRPr="00921CB5">
        <w:t>）是指产品在服役过程中的综合环境因素作用下能实现所有预定的性能和功能且不被破坏的能力，是产品对环境适应能力的具体体现，是一种重要的质量特性。</w:t>
      </w:r>
    </w:p>
    <w:p w14:paraId="18D70878" w14:textId="77777777" w:rsidR="00AD050D" w:rsidRDefault="00AD050D" w:rsidP="00921CB5">
      <w:pPr>
        <w:pStyle w:val="affa"/>
        <w:spacing w:line="360" w:lineRule="auto"/>
        <w:ind w:firstLine="480"/>
        <w:jc w:val="left"/>
      </w:pPr>
      <w:r>
        <w:t>业主方的环境适应性要求如下</w:t>
      </w:r>
      <w:r>
        <w:rPr>
          <w:rFonts w:hint="eastAsia"/>
        </w:rPr>
        <w:t>：</w:t>
      </w:r>
    </w:p>
    <w:p w14:paraId="0C6C97F9" w14:textId="77777777" w:rsidR="00AD050D" w:rsidRPr="00921CB5" w:rsidRDefault="00AD050D" w:rsidP="00921CB5">
      <w:pPr>
        <w:pStyle w:val="affa"/>
        <w:spacing w:line="360" w:lineRule="auto"/>
        <w:ind w:firstLine="480"/>
        <w:jc w:val="left"/>
      </w:pPr>
      <w:r>
        <w:t>a</w:t>
      </w:r>
      <w:r>
        <w:rPr>
          <w:rFonts w:hint="eastAsia"/>
        </w:rPr>
        <w:t>）</w:t>
      </w:r>
      <w:r w:rsidRPr="00921CB5">
        <w:rPr>
          <w:rFonts w:hint="eastAsia"/>
        </w:rPr>
        <w:t>硬件设备存储环境温度</w:t>
      </w:r>
      <w:r>
        <w:rPr>
          <w:rFonts w:hint="eastAsia"/>
        </w:rPr>
        <w:t>：</w:t>
      </w:r>
      <w:r w:rsidRPr="00921CB5">
        <w:rPr>
          <w:rFonts w:hint="eastAsia"/>
        </w:rPr>
        <w:t>-10</w:t>
      </w:r>
      <w:r w:rsidRPr="00921CB5">
        <w:rPr>
          <w:rFonts w:hint="eastAsia"/>
        </w:rPr>
        <w:t>℃</w:t>
      </w:r>
      <w:r w:rsidRPr="00921CB5">
        <w:rPr>
          <w:rFonts w:hint="eastAsia"/>
        </w:rPr>
        <w:t>~+50</w:t>
      </w:r>
      <w:r w:rsidRPr="00921CB5">
        <w:rPr>
          <w:rFonts w:hint="eastAsia"/>
        </w:rPr>
        <w:t>℃</w:t>
      </w:r>
    </w:p>
    <w:p w14:paraId="3D0EDDA9" w14:textId="77777777" w:rsidR="00AD050D" w:rsidRPr="00921CB5" w:rsidRDefault="00AD050D" w:rsidP="00921CB5">
      <w:pPr>
        <w:pStyle w:val="affa"/>
        <w:spacing w:line="360" w:lineRule="auto"/>
        <w:ind w:firstLine="480"/>
        <w:jc w:val="left"/>
      </w:pPr>
      <w:r w:rsidRPr="00921CB5">
        <w:rPr>
          <w:rFonts w:hint="eastAsia"/>
        </w:rPr>
        <w:t>b)</w:t>
      </w:r>
      <w:r>
        <w:t xml:space="preserve"> </w:t>
      </w:r>
      <w:r w:rsidRPr="00921CB5">
        <w:rPr>
          <w:rFonts w:hint="eastAsia"/>
        </w:rPr>
        <w:t>硬件设各工作环境温度</w:t>
      </w:r>
      <w:r>
        <w:rPr>
          <w:rFonts w:hint="eastAsia"/>
        </w:rPr>
        <w:t>：</w:t>
      </w:r>
      <w:r w:rsidRPr="00921CB5">
        <w:rPr>
          <w:rFonts w:hint="eastAsia"/>
        </w:rPr>
        <w:t>0</w:t>
      </w:r>
      <w:r w:rsidRPr="00921CB5">
        <w:rPr>
          <w:rFonts w:hint="eastAsia"/>
        </w:rPr>
        <w:t>℃</w:t>
      </w:r>
      <w:r w:rsidRPr="00921CB5">
        <w:rPr>
          <w:rFonts w:hint="eastAsia"/>
        </w:rPr>
        <w:t>~35</w:t>
      </w:r>
      <w:r w:rsidRPr="00921CB5">
        <w:rPr>
          <w:rFonts w:hint="eastAsia"/>
        </w:rPr>
        <w:t>℃</w:t>
      </w:r>
      <w:r w:rsidRPr="00921CB5">
        <w:rPr>
          <w:rFonts w:hint="eastAsia"/>
        </w:rPr>
        <w:t>(</w:t>
      </w:r>
      <w:r w:rsidRPr="00921CB5">
        <w:rPr>
          <w:rFonts w:hint="eastAsia"/>
        </w:rPr>
        <w:t>空调开</w:t>
      </w:r>
      <w:r w:rsidRPr="00921CB5">
        <w:rPr>
          <w:rFonts w:hint="eastAsia"/>
        </w:rPr>
        <w:t>)</w:t>
      </w:r>
      <w:r w:rsidRPr="00921CB5">
        <w:rPr>
          <w:rFonts w:hint="eastAsia"/>
        </w:rPr>
        <w:t>。</w:t>
      </w:r>
    </w:p>
    <w:p w14:paraId="7E5A6AB1" w14:textId="77777777" w:rsidR="00AD050D" w:rsidRPr="00921CB5" w:rsidRDefault="00AD050D" w:rsidP="00921CB5">
      <w:pPr>
        <w:pStyle w:val="affa"/>
        <w:spacing w:line="360" w:lineRule="auto"/>
        <w:ind w:firstLine="480"/>
        <w:jc w:val="left"/>
      </w:pPr>
      <w:r w:rsidRPr="00921CB5">
        <w:rPr>
          <w:rFonts w:hint="eastAsia"/>
        </w:rPr>
        <w:t>c)</w:t>
      </w:r>
      <w:r>
        <w:t xml:space="preserve"> </w:t>
      </w:r>
      <w:r w:rsidRPr="00921CB5">
        <w:rPr>
          <w:rFonts w:hint="eastAsia"/>
        </w:rPr>
        <w:t>硬件设备工作环境相对湿度</w:t>
      </w:r>
      <w:r>
        <w:rPr>
          <w:rFonts w:hint="eastAsia"/>
        </w:rPr>
        <w:t>：</w:t>
      </w:r>
      <w:r w:rsidRPr="00921CB5">
        <w:rPr>
          <w:rFonts w:hint="eastAsia"/>
        </w:rPr>
        <w:t>30%~-80%(+25</w:t>
      </w:r>
      <w:r w:rsidRPr="00921CB5">
        <w:rPr>
          <w:rFonts w:hint="eastAsia"/>
        </w:rPr>
        <w:t>℃）。</w:t>
      </w:r>
    </w:p>
    <w:p w14:paraId="6DBC0162" w14:textId="77777777" w:rsidR="00AD050D" w:rsidRDefault="00AD050D" w:rsidP="008D3AC4">
      <w:pPr>
        <w:pStyle w:val="affa"/>
        <w:spacing w:line="360" w:lineRule="auto"/>
        <w:ind w:firstLine="480"/>
        <w:jc w:val="left"/>
      </w:pPr>
      <w:r>
        <w:rPr>
          <w:rFonts w:hint="eastAsia"/>
        </w:rPr>
        <w:t>设计方案中的所有硬件设备均采用商用成熟的硬件设备，根据硬件设备的型号选择，所有硬件设备均可存储环境温度、工作环境温度、工作环境湿度的要求，同时系统设计方案中配备了</w:t>
      </w:r>
      <w:r>
        <w:rPr>
          <w:rFonts w:hint="eastAsia"/>
        </w:rPr>
        <w:t>3</w:t>
      </w:r>
      <w:r>
        <w:t>0KW</w:t>
      </w:r>
      <w:r>
        <w:t>的精密列间变频空调</w:t>
      </w:r>
      <w:r>
        <w:rPr>
          <w:rFonts w:hint="eastAsia"/>
        </w:rPr>
        <w:t>，</w:t>
      </w:r>
      <w:r>
        <w:t>可以确保数据中心机房环境情况如下</w:t>
      </w:r>
      <w:r>
        <w:rPr>
          <w:rFonts w:hint="eastAsia"/>
        </w:rPr>
        <w:t>：</w:t>
      </w:r>
    </w:p>
    <w:p w14:paraId="608DFAD2" w14:textId="77777777" w:rsidR="00AD050D" w:rsidRDefault="00AD050D" w:rsidP="00C4454E">
      <w:pPr>
        <w:pStyle w:val="affa"/>
        <w:numPr>
          <w:ilvl w:val="0"/>
          <w:numId w:val="48"/>
        </w:numPr>
        <w:spacing w:line="360" w:lineRule="auto"/>
        <w:ind w:firstLineChars="0"/>
        <w:jc w:val="left"/>
      </w:pPr>
      <w:r>
        <w:t>温度控制在</w:t>
      </w:r>
      <w:r>
        <w:rPr>
          <w:rFonts w:hint="eastAsia"/>
        </w:rPr>
        <w:t>2</w:t>
      </w:r>
      <w:r>
        <w:t>0</w:t>
      </w:r>
      <w:r w:rsidRPr="00921CB5">
        <w:rPr>
          <w:rFonts w:hint="eastAsia"/>
        </w:rPr>
        <w:t>℃</w:t>
      </w:r>
      <w:r w:rsidRPr="00921CB5">
        <w:rPr>
          <w:rFonts w:hint="eastAsia"/>
        </w:rPr>
        <w:t>~+</w:t>
      </w:r>
      <w:r>
        <w:t>3</w:t>
      </w:r>
      <w:r w:rsidRPr="00921CB5">
        <w:rPr>
          <w:rFonts w:hint="eastAsia"/>
        </w:rPr>
        <w:t>0</w:t>
      </w:r>
      <w:r w:rsidRPr="00921CB5">
        <w:rPr>
          <w:rFonts w:hint="eastAsia"/>
        </w:rPr>
        <w:t>℃</w:t>
      </w:r>
      <w:r>
        <w:rPr>
          <w:rFonts w:hint="eastAsia"/>
        </w:rPr>
        <w:t>之间</w:t>
      </w:r>
    </w:p>
    <w:p w14:paraId="41DC2B9F" w14:textId="77777777" w:rsidR="00AD050D" w:rsidRDefault="00AD050D" w:rsidP="00C4454E">
      <w:pPr>
        <w:pStyle w:val="affa"/>
        <w:numPr>
          <w:ilvl w:val="0"/>
          <w:numId w:val="48"/>
        </w:numPr>
        <w:spacing w:line="360" w:lineRule="auto"/>
        <w:ind w:firstLineChars="0"/>
        <w:jc w:val="left"/>
      </w:pPr>
      <w:r>
        <w:t>相对湿度控制在</w:t>
      </w:r>
      <w:r w:rsidRPr="00921CB5">
        <w:rPr>
          <w:rFonts w:hint="eastAsia"/>
        </w:rPr>
        <w:t>30%~-</w:t>
      </w:r>
      <w:r>
        <w:t>5</w:t>
      </w:r>
      <w:r w:rsidRPr="00921CB5">
        <w:rPr>
          <w:rFonts w:hint="eastAsia"/>
        </w:rPr>
        <w:t>0%</w:t>
      </w:r>
      <w:r>
        <w:rPr>
          <w:rFonts w:hint="eastAsia"/>
        </w:rPr>
        <w:t>之间</w:t>
      </w:r>
    </w:p>
    <w:p w14:paraId="36824ABA" w14:textId="77777777" w:rsidR="00AD050D" w:rsidRPr="009B3ED2" w:rsidRDefault="00AD050D" w:rsidP="00921CB5">
      <w:pPr>
        <w:pStyle w:val="affa"/>
        <w:spacing w:line="360" w:lineRule="auto"/>
        <w:ind w:firstLine="480"/>
        <w:jc w:val="left"/>
        <w:rPr>
          <w:i/>
          <w:color w:val="FF0000"/>
        </w:rPr>
      </w:pPr>
      <w:r>
        <w:rPr>
          <w:rFonts w:hint="eastAsia"/>
        </w:rPr>
        <w:t>下表</w:t>
      </w:r>
      <w:r w:rsidRPr="009B3ED2">
        <w:rPr>
          <w:rFonts w:hint="eastAsia"/>
          <w:color w:val="FF0000"/>
        </w:rPr>
        <w:t>XX</w:t>
      </w:r>
      <w:r w:rsidRPr="009B3ED2">
        <w:rPr>
          <w:rFonts w:hint="eastAsia"/>
        </w:rPr>
        <w:t>给出所有硬件设备</w:t>
      </w:r>
      <w:r>
        <w:rPr>
          <w:rFonts w:hint="eastAsia"/>
        </w:rPr>
        <w:t>的环境指标及指标满足情况。</w:t>
      </w:r>
      <w:r w:rsidRPr="009B3ED2">
        <w:rPr>
          <w:rFonts w:hint="eastAsia"/>
          <w:i/>
          <w:color w:val="FF0000"/>
        </w:rPr>
        <w:t>（请朱亮亮给出）</w:t>
      </w:r>
    </w:p>
    <w:p w14:paraId="3F79A4DA" w14:textId="77777777" w:rsidR="00AD050D" w:rsidRDefault="00AD050D" w:rsidP="00921CB5">
      <w:pPr>
        <w:pStyle w:val="affa"/>
        <w:spacing w:line="360" w:lineRule="auto"/>
        <w:ind w:firstLine="480"/>
        <w:jc w:val="left"/>
      </w:pPr>
      <w:r>
        <w:t>表</w:t>
      </w:r>
      <w:r>
        <w:rPr>
          <w:rFonts w:hint="eastAsia"/>
        </w:rPr>
        <w:t>X</w:t>
      </w:r>
      <w:r>
        <w:t xml:space="preserve">X  </w:t>
      </w:r>
      <w:r>
        <w:t>硬件设备的环境适应性指标及其对使用要求的满足情况</w:t>
      </w:r>
    </w:p>
    <w:tbl>
      <w:tblPr>
        <w:tblStyle w:val="affb"/>
        <w:tblW w:w="0" w:type="auto"/>
        <w:tblLook w:val="04A0" w:firstRow="1" w:lastRow="0" w:firstColumn="1" w:lastColumn="0" w:noHBand="0" w:noVBand="1"/>
      </w:tblPr>
      <w:tblGrid>
        <w:gridCol w:w="742"/>
        <w:gridCol w:w="1380"/>
        <w:gridCol w:w="1701"/>
        <w:gridCol w:w="1842"/>
        <w:gridCol w:w="1503"/>
        <w:gridCol w:w="2234"/>
      </w:tblGrid>
      <w:tr w:rsidR="00AD050D" w14:paraId="0D167055" w14:textId="77777777" w:rsidTr="009B3ED2">
        <w:tc>
          <w:tcPr>
            <w:tcW w:w="742" w:type="dxa"/>
          </w:tcPr>
          <w:p w14:paraId="38B60C86" w14:textId="77777777" w:rsidR="00AD050D" w:rsidRDefault="00AD050D" w:rsidP="00921CB5">
            <w:pPr>
              <w:pStyle w:val="affa"/>
              <w:spacing w:line="360" w:lineRule="auto"/>
              <w:ind w:firstLineChars="0" w:firstLine="0"/>
              <w:jc w:val="left"/>
            </w:pPr>
            <w:r>
              <w:t>序号</w:t>
            </w:r>
          </w:p>
        </w:tc>
        <w:tc>
          <w:tcPr>
            <w:tcW w:w="1380" w:type="dxa"/>
          </w:tcPr>
          <w:p w14:paraId="3B0B358A" w14:textId="77777777" w:rsidR="00AD050D" w:rsidRDefault="00AD050D" w:rsidP="00921CB5">
            <w:pPr>
              <w:pStyle w:val="affa"/>
              <w:spacing w:line="360" w:lineRule="auto"/>
              <w:ind w:firstLineChars="0" w:firstLine="0"/>
              <w:jc w:val="left"/>
            </w:pPr>
            <w:r>
              <w:t>设备名称</w:t>
            </w:r>
          </w:p>
        </w:tc>
        <w:tc>
          <w:tcPr>
            <w:tcW w:w="1701" w:type="dxa"/>
          </w:tcPr>
          <w:p w14:paraId="3811C633" w14:textId="77777777" w:rsidR="00AD050D" w:rsidRDefault="00AD050D" w:rsidP="00921CB5">
            <w:pPr>
              <w:pStyle w:val="affa"/>
              <w:spacing w:line="360" w:lineRule="auto"/>
              <w:ind w:firstLineChars="0" w:firstLine="0"/>
              <w:jc w:val="left"/>
            </w:pPr>
            <w:r>
              <w:t>设备型号</w:t>
            </w:r>
          </w:p>
        </w:tc>
        <w:tc>
          <w:tcPr>
            <w:tcW w:w="1842" w:type="dxa"/>
          </w:tcPr>
          <w:p w14:paraId="1CED6EEB" w14:textId="77777777" w:rsidR="00AD050D" w:rsidRDefault="00AD050D" w:rsidP="00921CB5">
            <w:pPr>
              <w:pStyle w:val="affa"/>
              <w:spacing w:line="360" w:lineRule="auto"/>
              <w:ind w:firstLineChars="0" w:firstLine="0"/>
              <w:jc w:val="left"/>
            </w:pPr>
            <w:r>
              <w:rPr>
                <w:rFonts w:hint="eastAsia"/>
              </w:rPr>
              <w:t>环境</w:t>
            </w:r>
            <w:r>
              <w:t>指标情况</w:t>
            </w:r>
          </w:p>
        </w:tc>
        <w:tc>
          <w:tcPr>
            <w:tcW w:w="1503" w:type="dxa"/>
          </w:tcPr>
          <w:p w14:paraId="5BC4DF6C" w14:textId="77777777" w:rsidR="00AD050D" w:rsidRDefault="00AD050D" w:rsidP="009B3ED2">
            <w:pPr>
              <w:pStyle w:val="affa"/>
              <w:spacing w:line="360" w:lineRule="auto"/>
              <w:ind w:firstLineChars="0" w:firstLine="0"/>
              <w:jc w:val="left"/>
            </w:pPr>
            <w:r>
              <w:t>环境指标要求</w:t>
            </w:r>
          </w:p>
        </w:tc>
        <w:tc>
          <w:tcPr>
            <w:tcW w:w="2234" w:type="dxa"/>
          </w:tcPr>
          <w:p w14:paraId="2ABC18F6" w14:textId="77777777" w:rsidR="00AD050D" w:rsidRDefault="00AD050D" w:rsidP="009B3ED2">
            <w:pPr>
              <w:pStyle w:val="affa"/>
              <w:spacing w:line="360" w:lineRule="auto"/>
              <w:ind w:firstLineChars="0" w:firstLine="0"/>
              <w:jc w:val="left"/>
            </w:pPr>
            <w:r>
              <w:t>满足情况</w:t>
            </w:r>
          </w:p>
        </w:tc>
      </w:tr>
      <w:tr w:rsidR="00AD050D" w14:paraId="33109D62" w14:textId="77777777" w:rsidTr="003A0A17">
        <w:tc>
          <w:tcPr>
            <w:tcW w:w="742" w:type="dxa"/>
          </w:tcPr>
          <w:p w14:paraId="30E033FD" w14:textId="77777777" w:rsidR="00AD050D" w:rsidRDefault="00AD050D" w:rsidP="003A0A17">
            <w:pPr>
              <w:pStyle w:val="affa"/>
              <w:spacing w:line="360" w:lineRule="auto"/>
              <w:ind w:firstLineChars="0" w:firstLine="0"/>
              <w:jc w:val="left"/>
            </w:pPr>
          </w:p>
        </w:tc>
        <w:tc>
          <w:tcPr>
            <w:tcW w:w="1380" w:type="dxa"/>
            <w:vMerge w:val="restart"/>
          </w:tcPr>
          <w:p w14:paraId="243732D9" w14:textId="77777777" w:rsidR="00AD050D" w:rsidRDefault="00AD050D" w:rsidP="003A0A17">
            <w:pPr>
              <w:pStyle w:val="affa"/>
              <w:spacing w:line="360" w:lineRule="auto"/>
              <w:ind w:firstLineChars="0" w:firstLine="0"/>
              <w:jc w:val="left"/>
            </w:pPr>
            <w:r>
              <w:t>服务器</w:t>
            </w:r>
          </w:p>
        </w:tc>
        <w:tc>
          <w:tcPr>
            <w:tcW w:w="1701" w:type="dxa"/>
            <w:vMerge w:val="restart"/>
          </w:tcPr>
          <w:p w14:paraId="74A682AD" w14:textId="77777777" w:rsidR="00AD050D" w:rsidRDefault="00AD050D" w:rsidP="003A0A17">
            <w:pPr>
              <w:pStyle w:val="affa"/>
              <w:spacing w:line="360" w:lineRule="auto"/>
              <w:ind w:firstLineChars="0" w:firstLine="0"/>
              <w:jc w:val="left"/>
            </w:pPr>
          </w:p>
        </w:tc>
        <w:tc>
          <w:tcPr>
            <w:tcW w:w="1842" w:type="dxa"/>
          </w:tcPr>
          <w:p w14:paraId="32F00A81" w14:textId="77777777" w:rsidR="00AD050D" w:rsidRDefault="00AD050D" w:rsidP="003A0A17">
            <w:pPr>
              <w:pStyle w:val="affa"/>
              <w:spacing w:line="360" w:lineRule="auto"/>
              <w:ind w:firstLineChars="0" w:firstLine="0"/>
              <w:jc w:val="left"/>
            </w:pPr>
            <w:r w:rsidRPr="00921CB5">
              <w:rPr>
                <w:rFonts w:hint="eastAsia"/>
              </w:rPr>
              <w:t>存储环境温度</w:t>
            </w:r>
          </w:p>
        </w:tc>
        <w:tc>
          <w:tcPr>
            <w:tcW w:w="1503" w:type="dxa"/>
          </w:tcPr>
          <w:p w14:paraId="3DCFC0D1" w14:textId="77777777" w:rsidR="00AD050D" w:rsidRDefault="00AD050D" w:rsidP="003A0A17">
            <w:pPr>
              <w:pStyle w:val="affa"/>
              <w:spacing w:line="360" w:lineRule="auto"/>
              <w:ind w:firstLineChars="0" w:firstLine="0"/>
              <w:jc w:val="left"/>
            </w:pPr>
          </w:p>
        </w:tc>
        <w:tc>
          <w:tcPr>
            <w:tcW w:w="2234" w:type="dxa"/>
          </w:tcPr>
          <w:p w14:paraId="6624F67A" w14:textId="77777777" w:rsidR="00AD050D" w:rsidRDefault="00AD050D" w:rsidP="003A0A17">
            <w:pPr>
              <w:pStyle w:val="affa"/>
              <w:spacing w:line="360" w:lineRule="auto"/>
              <w:ind w:firstLineChars="0" w:firstLine="0"/>
              <w:jc w:val="left"/>
            </w:pPr>
          </w:p>
        </w:tc>
      </w:tr>
      <w:tr w:rsidR="00AD050D" w14:paraId="2138C7C8" w14:textId="77777777" w:rsidTr="003A0A17">
        <w:tc>
          <w:tcPr>
            <w:tcW w:w="742" w:type="dxa"/>
          </w:tcPr>
          <w:p w14:paraId="1F728422" w14:textId="77777777" w:rsidR="00AD050D" w:rsidRDefault="00AD050D" w:rsidP="003A0A17">
            <w:pPr>
              <w:pStyle w:val="affa"/>
              <w:spacing w:line="360" w:lineRule="auto"/>
              <w:ind w:firstLineChars="0" w:firstLine="0"/>
              <w:jc w:val="left"/>
            </w:pPr>
          </w:p>
        </w:tc>
        <w:tc>
          <w:tcPr>
            <w:tcW w:w="1380" w:type="dxa"/>
            <w:vMerge/>
          </w:tcPr>
          <w:p w14:paraId="0743C36D" w14:textId="77777777" w:rsidR="00AD050D" w:rsidRDefault="00AD050D" w:rsidP="003A0A17">
            <w:pPr>
              <w:pStyle w:val="affa"/>
              <w:spacing w:line="360" w:lineRule="auto"/>
              <w:ind w:firstLineChars="0" w:firstLine="0"/>
              <w:jc w:val="left"/>
            </w:pPr>
          </w:p>
        </w:tc>
        <w:tc>
          <w:tcPr>
            <w:tcW w:w="1701" w:type="dxa"/>
            <w:vMerge/>
          </w:tcPr>
          <w:p w14:paraId="4DACF37B" w14:textId="77777777" w:rsidR="00AD050D" w:rsidRDefault="00AD050D" w:rsidP="003A0A17">
            <w:pPr>
              <w:pStyle w:val="affa"/>
              <w:spacing w:line="360" w:lineRule="auto"/>
              <w:ind w:firstLineChars="0" w:firstLine="0"/>
              <w:jc w:val="left"/>
            </w:pPr>
          </w:p>
        </w:tc>
        <w:tc>
          <w:tcPr>
            <w:tcW w:w="1842" w:type="dxa"/>
          </w:tcPr>
          <w:p w14:paraId="7F058913" w14:textId="77777777" w:rsidR="00AD050D" w:rsidRDefault="00AD050D" w:rsidP="003A0A17">
            <w:pPr>
              <w:pStyle w:val="affa"/>
              <w:spacing w:line="360" w:lineRule="auto"/>
              <w:ind w:firstLineChars="0" w:firstLine="0"/>
              <w:jc w:val="left"/>
            </w:pPr>
            <w:r w:rsidRPr="00921CB5">
              <w:rPr>
                <w:rFonts w:hint="eastAsia"/>
              </w:rPr>
              <w:t>工作环境温度</w:t>
            </w:r>
          </w:p>
        </w:tc>
        <w:tc>
          <w:tcPr>
            <w:tcW w:w="1503" w:type="dxa"/>
          </w:tcPr>
          <w:p w14:paraId="1268A47A" w14:textId="77777777" w:rsidR="00AD050D" w:rsidRDefault="00AD050D" w:rsidP="003A0A17">
            <w:pPr>
              <w:pStyle w:val="affa"/>
              <w:spacing w:line="360" w:lineRule="auto"/>
              <w:ind w:firstLineChars="0" w:firstLine="0"/>
              <w:jc w:val="left"/>
            </w:pPr>
          </w:p>
        </w:tc>
        <w:tc>
          <w:tcPr>
            <w:tcW w:w="2234" w:type="dxa"/>
          </w:tcPr>
          <w:p w14:paraId="537A987D" w14:textId="77777777" w:rsidR="00AD050D" w:rsidRDefault="00AD050D" w:rsidP="003A0A17">
            <w:pPr>
              <w:pStyle w:val="affa"/>
              <w:spacing w:line="360" w:lineRule="auto"/>
              <w:ind w:firstLineChars="0" w:firstLine="0"/>
              <w:jc w:val="left"/>
            </w:pPr>
          </w:p>
        </w:tc>
      </w:tr>
      <w:tr w:rsidR="00AD050D" w14:paraId="137A5438" w14:textId="77777777" w:rsidTr="003A0A17">
        <w:tc>
          <w:tcPr>
            <w:tcW w:w="742" w:type="dxa"/>
          </w:tcPr>
          <w:p w14:paraId="1A550B5E" w14:textId="77777777" w:rsidR="00AD050D" w:rsidRDefault="00AD050D" w:rsidP="003A0A17">
            <w:pPr>
              <w:pStyle w:val="affa"/>
              <w:spacing w:line="360" w:lineRule="auto"/>
              <w:ind w:firstLineChars="0" w:firstLine="0"/>
              <w:jc w:val="left"/>
            </w:pPr>
          </w:p>
        </w:tc>
        <w:tc>
          <w:tcPr>
            <w:tcW w:w="1380" w:type="dxa"/>
            <w:vMerge/>
          </w:tcPr>
          <w:p w14:paraId="4BA1C21B" w14:textId="77777777" w:rsidR="00AD050D" w:rsidRDefault="00AD050D" w:rsidP="003A0A17">
            <w:pPr>
              <w:pStyle w:val="affa"/>
              <w:spacing w:line="360" w:lineRule="auto"/>
              <w:ind w:firstLineChars="0" w:firstLine="0"/>
              <w:jc w:val="left"/>
            </w:pPr>
          </w:p>
        </w:tc>
        <w:tc>
          <w:tcPr>
            <w:tcW w:w="1701" w:type="dxa"/>
            <w:vMerge/>
          </w:tcPr>
          <w:p w14:paraId="17A05F0D" w14:textId="77777777" w:rsidR="00AD050D" w:rsidRDefault="00AD050D" w:rsidP="003A0A17">
            <w:pPr>
              <w:pStyle w:val="affa"/>
              <w:spacing w:line="360" w:lineRule="auto"/>
              <w:ind w:firstLineChars="0" w:firstLine="0"/>
              <w:jc w:val="left"/>
            </w:pPr>
          </w:p>
        </w:tc>
        <w:tc>
          <w:tcPr>
            <w:tcW w:w="1842" w:type="dxa"/>
          </w:tcPr>
          <w:p w14:paraId="7E6B3602" w14:textId="77777777" w:rsidR="00AD050D" w:rsidRDefault="00AD050D" w:rsidP="003A0A17">
            <w:pPr>
              <w:pStyle w:val="affa"/>
              <w:spacing w:line="360" w:lineRule="auto"/>
              <w:ind w:firstLineChars="0" w:firstLine="0"/>
              <w:jc w:val="left"/>
            </w:pPr>
            <w:r w:rsidRPr="00921CB5">
              <w:rPr>
                <w:rFonts w:hint="eastAsia"/>
              </w:rPr>
              <w:t>工作环境相对湿度</w:t>
            </w:r>
          </w:p>
        </w:tc>
        <w:tc>
          <w:tcPr>
            <w:tcW w:w="1503" w:type="dxa"/>
          </w:tcPr>
          <w:p w14:paraId="7203E515" w14:textId="77777777" w:rsidR="00AD050D" w:rsidRDefault="00AD050D" w:rsidP="003A0A17">
            <w:pPr>
              <w:pStyle w:val="affa"/>
              <w:spacing w:line="360" w:lineRule="auto"/>
              <w:ind w:firstLineChars="0" w:firstLine="0"/>
              <w:jc w:val="left"/>
            </w:pPr>
          </w:p>
        </w:tc>
        <w:tc>
          <w:tcPr>
            <w:tcW w:w="2234" w:type="dxa"/>
          </w:tcPr>
          <w:p w14:paraId="1A78484C" w14:textId="77777777" w:rsidR="00AD050D" w:rsidRDefault="00AD050D" w:rsidP="003A0A17">
            <w:pPr>
              <w:pStyle w:val="affa"/>
              <w:spacing w:line="360" w:lineRule="auto"/>
              <w:ind w:firstLineChars="0" w:firstLine="0"/>
              <w:jc w:val="left"/>
            </w:pPr>
          </w:p>
        </w:tc>
      </w:tr>
      <w:tr w:rsidR="00AD050D" w14:paraId="6CB3ABFD" w14:textId="77777777" w:rsidTr="003A0A17">
        <w:tc>
          <w:tcPr>
            <w:tcW w:w="742" w:type="dxa"/>
          </w:tcPr>
          <w:p w14:paraId="56FD9C31" w14:textId="77777777" w:rsidR="00AD050D" w:rsidRDefault="00AD050D" w:rsidP="003A0A17">
            <w:pPr>
              <w:pStyle w:val="affa"/>
              <w:spacing w:line="360" w:lineRule="auto"/>
              <w:ind w:firstLineChars="0" w:firstLine="0"/>
              <w:jc w:val="left"/>
            </w:pPr>
          </w:p>
        </w:tc>
        <w:tc>
          <w:tcPr>
            <w:tcW w:w="1380" w:type="dxa"/>
          </w:tcPr>
          <w:p w14:paraId="5A5DF850" w14:textId="77777777" w:rsidR="00AD050D" w:rsidRDefault="00AD050D" w:rsidP="003A0A17">
            <w:pPr>
              <w:pStyle w:val="affa"/>
              <w:spacing w:line="360" w:lineRule="auto"/>
              <w:ind w:firstLineChars="0" w:firstLine="0"/>
              <w:jc w:val="left"/>
            </w:pPr>
            <w:r>
              <w:t>服务器</w:t>
            </w:r>
          </w:p>
        </w:tc>
        <w:tc>
          <w:tcPr>
            <w:tcW w:w="1701" w:type="dxa"/>
          </w:tcPr>
          <w:p w14:paraId="620C0035" w14:textId="77777777" w:rsidR="00AD050D" w:rsidRDefault="00AD050D" w:rsidP="003A0A17">
            <w:pPr>
              <w:pStyle w:val="affa"/>
              <w:spacing w:line="360" w:lineRule="auto"/>
              <w:ind w:firstLineChars="0" w:firstLine="0"/>
              <w:jc w:val="left"/>
            </w:pPr>
          </w:p>
        </w:tc>
        <w:tc>
          <w:tcPr>
            <w:tcW w:w="1842" w:type="dxa"/>
          </w:tcPr>
          <w:p w14:paraId="0170E7B8" w14:textId="77777777" w:rsidR="00AD050D" w:rsidRDefault="00AD050D" w:rsidP="003A0A17">
            <w:pPr>
              <w:pStyle w:val="affa"/>
              <w:spacing w:line="360" w:lineRule="auto"/>
              <w:ind w:firstLineChars="0" w:firstLine="0"/>
              <w:jc w:val="left"/>
            </w:pPr>
            <w:r w:rsidRPr="00921CB5">
              <w:rPr>
                <w:rFonts w:hint="eastAsia"/>
              </w:rPr>
              <w:t>存储环境温度</w:t>
            </w:r>
          </w:p>
        </w:tc>
        <w:tc>
          <w:tcPr>
            <w:tcW w:w="1503" w:type="dxa"/>
          </w:tcPr>
          <w:p w14:paraId="637637FC" w14:textId="77777777" w:rsidR="00AD050D" w:rsidRDefault="00AD050D" w:rsidP="003A0A17">
            <w:pPr>
              <w:pStyle w:val="affa"/>
              <w:spacing w:line="360" w:lineRule="auto"/>
              <w:ind w:firstLineChars="0" w:firstLine="0"/>
              <w:jc w:val="left"/>
            </w:pPr>
          </w:p>
        </w:tc>
        <w:tc>
          <w:tcPr>
            <w:tcW w:w="2234" w:type="dxa"/>
          </w:tcPr>
          <w:p w14:paraId="494EBCF4" w14:textId="77777777" w:rsidR="00AD050D" w:rsidRDefault="00AD050D" w:rsidP="003A0A17">
            <w:pPr>
              <w:pStyle w:val="affa"/>
              <w:spacing w:line="360" w:lineRule="auto"/>
              <w:ind w:firstLineChars="0" w:firstLine="0"/>
              <w:jc w:val="left"/>
            </w:pPr>
          </w:p>
        </w:tc>
      </w:tr>
      <w:tr w:rsidR="00AD050D" w14:paraId="2EB80F13" w14:textId="77777777" w:rsidTr="003A0A17">
        <w:tc>
          <w:tcPr>
            <w:tcW w:w="742" w:type="dxa"/>
          </w:tcPr>
          <w:p w14:paraId="43D9F076" w14:textId="77777777" w:rsidR="00AD050D" w:rsidRDefault="00AD050D" w:rsidP="003A0A17">
            <w:pPr>
              <w:pStyle w:val="affa"/>
              <w:spacing w:line="360" w:lineRule="auto"/>
              <w:ind w:firstLineChars="0" w:firstLine="0"/>
              <w:jc w:val="left"/>
            </w:pPr>
          </w:p>
        </w:tc>
        <w:tc>
          <w:tcPr>
            <w:tcW w:w="1380" w:type="dxa"/>
          </w:tcPr>
          <w:p w14:paraId="1AEAB9E8" w14:textId="77777777" w:rsidR="00AD050D" w:rsidRDefault="00AD050D" w:rsidP="003A0A17">
            <w:pPr>
              <w:pStyle w:val="affa"/>
              <w:spacing w:line="360" w:lineRule="auto"/>
              <w:ind w:firstLineChars="0" w:firstLine="0"/>
              <w:jc w:val="left"/>
            </w:pPr>
          </w:p>
        </w:tc>
        <w:tc>
          <w:tcPr>
            <w:tcW w:w="1701" w:type="dxa"/>
          </w:tcPr>
          <w:p w14:paraId="39EAC75B" w14:textId="77777777" w:rsidR="00AD050D" w:rsidRDefault="00AD050D" w:rsidP="003A0A17">
            <w:pPr>
              <w:pStyle w:val="affa"/>
              <w:spacing w:line="360" w:lineRule="auto"/>
              <w:ind w:firstLineChars="0" w:firstLine="0"/>
              <w:jc w:val="left"/>
            </w:pPr>
          </w:p>
        </w:tc>
        <w:tc>
          <w:tcPr>
            <w:tcW w:w="1842" w:type="dxa"/>
          </w:tcPr>
          <w:p w14:paraId="7EEED23C" w14:textId="77777777" w:rsidR="00AD050D" w:rsidRDefault="00AD050D" w:rsidP="003A0A17">
            <w:pPr>
              <w:pStyle w:val="affa"/>
              <w:spacing w:line="360" w:lineRule="auto"/>
              <w:ind w:firstLineChars="0" w:firstLine="0"/>
              <w:jc w:val="left"/>
            </w:pPr>
            <w:r w:rsidRPr="00921CB5">
              <w:rPr>
                <w:rFonts w:hint="eastAsia"/>
              </w:rPr>
              <w:t>工作环境温度</w:t>
            </w:r>
          </w:p>
        </w:tc>
        <w:tc>
          <w:tcPr>
            <w:tcW w:w="1503" w:type="dxa"/>
          </w:tcPr>
          <w:p w14:paraId="2B044262" w14:textId="77777777" w:rsidR="00AD050D" w:rsidRDefault="00AD050D" w:rsidP="003A0A17">
            <w:pPr>
              <w:pStyle w:val="affa"/>
              <w:spacing w:line="360" w:lineRule="auto"/>
              <w:ind w:firstLineChars="0" w:firstLine="0"/>
              <w:jc w:val="left"/>
            </w:pPr>
          </w:p>
        </w:tc>
        <w:tc>
          <w:tcPr>
            <w:tcW w:w="2234" w:type="dxa"/>
          </w:tcPr>
          <w:p w14:paraId="5D73635F" w14:textId="77777777" w:rsidR="00AD050D" w:rsidRDefault="00AD050D" w:rsidP="003A0A17">
            <w:pPr>
              <w:pStyle w:val="affa"/>
              <w:spacing w:line="360" w:lineRule="auto"/>
              <w:ind w:firstLineChars="0" w:firstLine="0"/>
              <w:jc w:val="left"/>
            </w:pPr>
          </w:p>
        </w:tc>
      </w:tr>
      <w:tr w:rsidR="00AD050D" w14:paraId="50909505" w14:textId="77777777" w:rsidTr="003A0A17">
        <w:tc>
          <w:tcPr>
            <w:tcW w:w="742" w:type="dxa"/>
          </w:tcPr>
          <w:p w14:paraId="66272464" w14:textId="77777777" w:rsidR="00AD050D" w:rsidRDefault="00AD050D" w:rsidP="003A0A17">
            <w:pPr>
              <w:pStyle w:val="affa"/>
              <w:spacing w:line="360" w:lineRule="auto"/>
              <w:ind w:firstLineChars="0" w:firstLine="0"/>
              <w:jc w:val="left"/>
            </w:pPr>
          </w:p>
        </w:tc>
        <w:tc>
          <w:tcPr>
            <w:tcW w:w="1380" w:type="dxa"/>
          </w:tcPr>
          <w:p w14:paraId="06ABFE07" w14:textId="77777777" w:rsidR="00AD050D" w:rsidRDefault="00AD050D" w:rsidP="003A0A17">
            <w:pPr>
              <w:pStyle w:val="affa"/>
              <w:spacing w:line="360" w:lineRule="auto"/>
              <w:ind w:firstLineChars="0" w:firstLine="0"/>
              <w:jc w:val="left"/>
            </w:pPr>
          </w:p>
        </w:tc>
        <w:tc>
          <w:tcPr>
            <w:tcW w:w="1701" w:type="dxa"/>
          </w:tcPr>
          <w:p w14:paraId="0F3D0306" w14:textId="77777777" w:rsidR="00AD050D" w:rsidRDefault="00AD050D" w:rsidP="003A0A17">
            <w:pPr>
              <w:pStyle w:val="affa"/>
              <w:spacing w:line="360" w:lineRule="auto"/>
              <w:ind w:firstLineChars="0" w:firstLine="0"/>
              <w:jc w:val="left"/>
            </w:pPr>
          </w:p>
        </w:tc>
        <w:tc>
          <w:tcPr>
            <w:tcW w:w="1842" w:type="dxa"/>
          </w:tcPr>
          <w:p w14:paraId="32A9C4AA" w14:textId="77777777" w:rsidR="00AD050D" w:rsidRDefault="00AD050D" w:rsidP="003A0A17">
            <w:pPr>
              <w:pStyle w:val="affa"/>
              <w:spacing w:line="360" w:lineRule="auto"/>
              <w:ind w:firstLineChars="0" w:firstLine="0"/>
              <w:jc w:val="left"/>
            </w:pPr>
            <w:r w:rsidRPr="00921CB5">
              <w:rPr>
                <w:rFonts w:hint="eastAsia"/>
              </w:rPr>
              <w:t>工作环境相对湿度</w:t>
            </w:r>
          </w:p>
        </w:tc>
        <w:tc>
          <w:tcPr>
            <w:tcW w:w="1503" w:type="dxa"/>
          </w:tcPr>
          <w:p w14:paraId="35EA6C2D" w14:textId="77777777" w:rsidR="00AD050D" w:rsidRDefault="00AD050D" w:rsidP="003A0A17">
            <w:pPr>
              <w:pStyle w:val="affa"/>
              <w:spacing w:line="360" w:lineRule="auto"/>
              <w:ind w:firstLineChars="0" w:firstLine="0"/>
              <w:jc w:val="left"/>
            </w:pPr>
          </w:p>
        </w:tc>
        <w:tc>
          <w:tcPr>
            <w:tcW w:w="2234" w:type="dxa"/>
          </w:tcPr>
          <w:p w14:paraId="7D44B995" w14:textId="77777777" w:rsidR="00AD050D" w:rsidRDefault="00AD050D" w:rsidP="003A0A17">
            <w:pPr>
              <w:pStyle w:val="affa"/>
              <w:spacing w:line="360" w:lineRule="auto"/>
              <w:ind w:firstLineChars="0" w:firstLine="0"/>
              <w:jc w:val="left"/>
            </w:pPr>
          </w:p>
        </w:tc>
      </w:tr>
      <w:tr w:rsidR="00AD050D" w14:paraId="104ECC8A" w14:textId="77777777" w:rsidTr="003A0A17">
        <w:tc>
          <w:tcPr>
            <w:tcW w:w="742" w:type="dxa"/>
          </w:tcPr>
          <w:p w14:paraId="55B1BF73" w14:textId="77777777" w:rsidR="00AD050D" w:rsidRDefault="00AD050D" w:rsidP="003A0A17">
            <w:pPr>
              <w:pStyle w:val="affa"/>
              <w:spacing w:line="360" w:lineRule="auto"/>
              <w:ind w:firstLineChars="0" w:firstLine="0"/>
              <w:jc w:val="left"/>
            </w:pPr>
          </w:p>
        </w:tc>
        <w:tc>
          <w:tcPr>
            <w:tcW w:w="1380" w:type="dxa"/>
          </w:tcPr>
          <w:p w14:paraId="1F0A886E" w14:textId="77777777" w:rsidR="00AD050D" w:rsidRDefault="00AD050D" w:rsidP="003A0A17">
            <w:pPr>
              <w:pStyle w:val="affa"/>
              <w:spacing w:line="360" w:lineRule="auto"/>
              <w:ind w:firstLineChars="0" w:firstLine="0"/>
              <w:jc w:val="left"/>
            </w:pPr>
            <w:r>
              <w:t>服务器</w:t>
            </w:r>
          </w:p>
        </w:tc>
        <w:tc>
          <w:tcPr>
            <w:tcW w:w="1701" w:type="dxa"/>
          </w:tcPr>
          <w:p w14:paraId="72209BC8" w14:textId="77777777" w:rsidR="00AD050D" w:rsidRDefault="00AD050D" w:rsidP="003A0A17">
            <w:pPr>
              <w:pStyle w:val="affa"/>
              <w:spacing w:line="360" w:lineRule="auto"/>
              <w:ind w:firstLineChars="0" w:firstLine="0"/>
              <w:jc w:val="left"/>
            </w:pPr>
          </w:p>
        </w:tc>
        <w:tc>
          <w:tcPr>
            <w:tcW w:w="1842" w:type="dxa"/>
          </w:tcPr>
          <w:p w14:paraId="68052DDB" w14:textId="77777777" w:rsidR="00AD050D" w:rsidRDefault="00AD050D" w:rsidP="003A0A17">
            <w:pPr>
              <w:pStyle w:val="affa"/>
              <w:spacing w:line="360" w:lineRule="auto"/>
              <w:ind w:firstLineChars="0" w:firstLine="0"/>
              <w:jc w:val="left"/>
            </w:pPr>
            <w:r w:rsidRPr="00921CB5">
              <w:rPr>
                <w:rFonts w:hint="eastAsia"/>
              </w:rPr>
              <w:t>存储环境温度</w:t>
            </w:r>
          </w:p>
        </w:tc>
        <w:tc>
          <w:tcPr>
            <w:tcW w:w="1503" w:type="dxa"/>
          </w:tcPr>
          <w:p w14:paraId="29BD2179" w14:textId="77777777" w:rsidR="00AD050D" w:rsidRDefault="00AD050D" w:rsidP="003A0A17">
            <w:pPr>
              <w:pStyle w:val="affa"/>
              <w:spacing w:line="360" w:lineRule="auto"/>
              <w:ind w:firstLineChars="0" w:firstLine="0"/>
              <w:jc w:val="left"/>
            </w:pPr>
          </w:p>
        </w:tc>
        <w:tc>
          <w:tcPr>
            <w:tcW w:w="2234" w:type="dxa"/>
          </w:tcPr>
          <w:p w14:paraId="57B9DC8C" w14:textId="77777777" w:rsidR="00AD050D" w:rsidRDefault="00AD050D" w:rsidP="003A0A17">
            <w:pPr>
              <w:pStyle w:val="affa"/>
              <w:spacing w:line="360" w:lineRule="auto"/>
              <w:ind w:firstLineChars="0" w:firstLine="0"/>
              <w:jc w:val="left"/>
            </w:pPr>
          </w:p>
        </w:tc>
      </w:tr>
      <w:tr w:rsidR="00AD050D" w14:paraId="44533CB3" w14:textId="77777777" w:rsidTr="003A0A17">
        <w:tc>
          <w:tcPr>
            <w:tcW w:w="742" w:type="dxa"/>
          </w:tcPr>
          <w:p w14:paraId="3A099044" w14:textId="77777777" w:rsidR="00AD050D" w:rsidRDefault="00AD050D" w:rsidP="003A0A17">
            <w:pPr>
              <w:pStyle w:val="affa"/>
              <w:spacing w:line="360" w:lineRule="auto"/>
              <w:ind w:firstLineChars="0" w:firstLine="0"/>
              <w:jc w:val="left"/>
            </w:pPr>
          </w:p>
        </w:tc>
        <w:tc>
          <w:tcPr>
            <w:tcW w:w="1380" w:type="dxa"/>
          </w:tcPr>
          <w:p w14:paraId="1BF05B25" w14:textId="77777777" w:rsidR="00AD050D" w:rsidRDefault="00AD050D" w:rsidP="003A0A17">
            <w:pPr>
              <w:pStyle w:val="affa"/>
              <w:spacing w:line="360" w:lineRule="auto"/>
              <w:ind w:firstLineChars="0" w:firstLine="0"/>
              <w:jc w:val="left"/>
            </w:pPr>
          </w:p>
        </w:tc>
        <w:tc>
          <w:tcPr>
            <w:tcW w:w="1701" w:type="dxa"/>
          </w:tcPr>
          <w:p w14:paraId="6EE55721" w14:textId="77777777" w:rsidR="00AD050D" w:rsidRDefault="00AD050D" w:rsidP="003A0A17">
            <w:pPr>
              <w:pStyle w:val="affa"/>
              <w:spacing w:line="360" w:lineRule="auto"/>
              <w:ind w:firstLineChars="0" w:firstLine="0"/>
              <w:jc w:val="left"/>
            </w:pPr>
          </w:p>
        </w:tc>
        <w:tc>
          <w:tcPr>
            <w:tcW w:w="1842" w:type="dxa"/>
          </w:tcPr>
          <w:p w14:paraId="6F4C9222" w14:textId="77777777" w:rsidR="00AD050D" w:rsidRDefault="00AD050D" w:rsidP="003A0A17">
            <w:pPr>
              <w:pStyle w:val="affa"/>
              <w:spacing w:line="360" w:lineRule="auto"/>
              <w:ind w:firstLineChars="0" w:firstLine="0"/>
              <w:jc w:val="left"/>
            </w:pPr>
            <w:r w:rsidRPr="00921CB5">
              <w:rPr>
                <w:rFonts w:hint="eastAsia"/>
              </w:rPr>
              <w:t>工作环境温度</w:t>
            </w:r>
          </w:p>
        </w:tc>
        <w:tc>
          <w:tcPr>
            <w:tcW w:w="1503" w:type="dxa"/>
          </w:tcPr>
          <w:p w14:paraId="678F1A03" w14:textId="77777777" w:rsidR="00AD050D" w:rsidRDefault="00AD050D" w:rsidP="003A0A17">
            <w:pPr>
              <w:pStyle w:val="affa"/>
              <w:spacing w:line="360" w:lineRule="auto"/>
              <w:ind w:firstLineChars="0" w:firstLine="0"/>
              <w:jc w:val="left"/>
            </w:pPr>
          </w:p>
        </w:tc>
        <w:tc>
          <w:tcPr>
            <w:tcW w:w="2234" w:type="dxa"/>
          </w:tcPr>
          <w:p w14:paraId="77E5C213" w14:textId="77777777" w:rsidR="00AD050D" w:rsidRDefault="00AD050D" w:rsidP="003A0A17">
            <w:pPr>
              <w:pStyle w:val="affa"/>
              <w:spacing w:line="360" w:lineRule="auto"/>
              <w:ind w:firstLineChars="0" w:firstLine="0"/>
              <w:jc w:val="left"/>
            </w:pPr>
          </w:p>
        </w:tc>
      </w:tr>
      <w:tr w:rsidR="00AD050D" w14:paraId="609C5B9C" w14:textId="77777777" w:rsidTr="003A0A17">
        <w:tc>
          <w:tcPr>
            <w:tcW w:w="742" w:type="dxa"/>
          </w:tcPr>
          <w:p w14:paraId="484C8B26" w14:textId="77777777" w:rsidR="00AD050D" w:rsidRDefault="00AD050D" w:rsidP="003A0A17">
            <w:pPr>
              <w:pStyle w:val="affa"/>
              <w:spacing w:line="360" w:lineRule="auto"/>
              <w:ind w:firstLineChars="0" w:firstLine="0"/>
              <w:jc w:val="left"/>
            </w:pPr>
          </w:p>
        </w:tc>
        <w:tc>
          <w:tcPr>
            <w:tcW w:w="1380" w:type="dxa"/>
          </w:tcPr>
          <w:p w14:paraId="3B830EC4" w14:textId="77777777" w:rsidR="00AD050D" w:rsidRDefault="00AD050D" w:rsidP="003A0A17">
            <w:pPr>
              <w:pStyle w:val="affa"/>
              <w:spacing w:line="360" w:lineRule="auto"/>
              <w:ind w:firstLineChars="0" w:firstLine="0"/>
              <w:jc w:val="left"/>
            </w:pPr>
          </w:p>
        </w:tc>
        <w:tc>
          <w:tcPr>
            <w:tcW w:w="1701" w:type="dxa"/>
          </w:tcPr>
          <w:p w14:paraId="2DDA4680" w14:textId="77777777" w:rsidR="00AD050D" w:rsidRDefault="00AD050D" w:rsidP="003A0A17">
            <w:pPr>
              <w:pStyle w:val="affa"/>
              <w:spacing w:line="360" w:lineRule="auto"/>
              <w:ind w:firstLineChars="0" w:firstLine="0"/>
              <w:jc w:val="left"/>
            </w:pPr>
          </w:p>
        </w:tc>
        <w:tc>
          <w:tcPr>
            <w:tcW w:w="1842" w:type="dxa"/>
          </w:tcPr>
          <w:p w14:paraId="29CF796A" w14:textId="77777777" w:rsidR="00AD050D" w:rsidRDefault="00AD050D" w:rsidP="003A0A17">
            <w:pPr>
              <w:pStyle w:val="affa"/>
              <w:spacing w:line="360" w:lineRule="auto"/>
              <w:ind w:firstLineChars="0" w:firstLine="0"/>
              <w:jc w:val="left"/>
            </w:pPr>
            <w:r w:rsidRPr="00921CB5">
              <w:rPr>
                <w:rFonts w:hint="eastAsia"/>
              </w:rPr>
              <w:t>工作环境相对湿度</w:t>
            </w:r>
          </w:p>
        </w:tc>
        <w:tc>
          <w:tcPr>
            <w:tcW w:w="1503" w:type="dxa"/>
          </w:tcPr>
          <w:p w14:paraId="177193FA" w14:textId="77777777" w:rsidR="00AD050D" w:rsidRDefault="00AD050D" w:rsidP="003A0A17">
            <w:pPr>
              <w:pStyle w:val="affa"/>
              <w:spacing w:line="360" w:lineRule="auto"/>
              <w:ind w:firstLineChars="0" w:firstLine="0"/>
              <w:jc w:val="left"/>
            </w:pPr>
          </w:p>
        </w:tc>
        <w:tc>
          <w:tcPr>
            <w:tcW w:w="2234" w:type="dxa"/>
          </w:tcPr>
          <w:p w14:paraId="7B46A7B2" w14:textId="77777777" w:rsidR="00AD050D" w:rsidRDefault="00AD050D" w:rsidP="003A0A17">
            <w:pPr>
              <w:pStyle w:val="affa"/>
              <w:spacing w:line="360" w:lineRule="auto"/>
              <w:ind w:firstLineChars="0" w:firstLine="0"/>
              <w:jc w:val="left"/>
            </w:pPr>
          </w:p>
        </w:tc>
      </w:tr>
      <w:tr w:rsidR="00AD050D" w14:paraId="27084ACD" w14:textId="77777777" w:rsidTr="009B3ED2">
        <w:tc>
          <w:tcPr>
            <w:tcW w:w="742" w:type="dxa"/>
          </w:tcPr>
          <w:p w14:paraId="69736AED" w14:textId="77777777" w:rsidR="00AD050D" w:rsidRDefault="00AD050D" w:rsidP="00921CB5">
            <w:pPr>
              <w:pStyle w:val="affa"/>
              <w:spacing w:line="360" w:lineRule="auto"/>
              <w:ind w:firstLineChars="0" w:firstLine="0"/>
              <w:jc w:val="left"/>
            </w:pPr>
          </w:p>
        </w:tc>
        <w:tc>
          <w:tcPr>
            <w:tcW w:w="1380" w:type="dxa"/>
          </w:tcPr>
          <w:p w14:paraId="0BD9FE96" w14:textId="77777777" w:rsidR="00AD050D" w:rsidRDefault="00AD050D" w:rsidP="00921CB5">
            <w:pPr>
              <w:pStyle w:val="affa"/>
              <w:spacing w:line="360" w:lineRule="auto"/>
              <w:ind w:firstLineChars="0" w:firstLine="0"/>
              <w:jc w:val="left"/>
            </w:pPr>
            <w:r>
              <w:t>服务器</w:t>
            </w:r>
          </w:p>
        </w:tc>
        <w:tc>
          <w:tcPr>
            <w:tcW w:w="1701" w:type="dxa"/>
          </w:tcPr>
          <w:p w14:paraId="450876F7" w14:textId="77777777" w:rsidR="00AD050D" w:rsidRDefault="00AD050D" w:rsidP="00921CB5">
            <w:pPr>
              <w:pStyle w:val="affa"/>
              <w:spacing w:line="360" w:lineRule="auto"/>
              <w:ind w:firstLineChars="0" w:firstLine="0"/>
              <w:jc w:val="left"/>
            </w:pPr>
          </w:p>
        </w:tc>
        <w:tc>
          <w:tcPr>
            <w:tcW w:w="1842" w:type="dxa"/>
          </w:tcPr>
          <w:p w14:paraId="70C8BD97" w14:textId="77777777" w:rsidR="00AD050D" w:rsidRDefault="00AD050D" w:rsidP="00921CB5">
            <w:pPr>
              <w:pStyle w:val="affa"/>
              <w:spacing w:line="360" w:lineRule="auto"/>
              <w:ind w:firstLineChars="0" w:firstLine="0"/>
              <w:jc w:val="left"/>
            </w:pPr>
            <w:r w:rsidRPr="00921CB5">
              <w:rPr>
                <w:rFonts w:hint="eastAsia"/>
              </w:rPr>
              <w:t>存储环境温度</w:t>
            </w:r>
          </w:p>
        </w:tc>
        <w:tc>
          <w:tcPr>
            <w:tcW w:w="1503" w:type="dxa"/>
          </w:tcPr>
          <w:p w14:paraId="601E3E38" w14:textId="77777777" w:rsidR="00AD050D" w:rsidRDefault="00AD050D" w:rsidP="00921CB5">
            <w:pPr>
              <w:pStyle w:val="affa"/>
              <w:spacing w:line="360" w:lineRule="auto"/>
              <w:ind w:firstLineChars="0" w:firstLine="0"/>
              <w:jc w:val="left"/>
            </w:pPr>
          </w:p>
        </w:tc>
        <w:tc>
          <w:tcPr>
            <w:tcW w:w="2234" w:type="dxa"/>
          </w:tcPr>
          <w:p w14:paraId="0345C7A2" w14:textId="77777777" w:rsidR="00AD050D" w:rsidRDefault="00AD050D" w:rsidP="00921CB5">
            <w:pPr>
              <w:pStyle w:val="affa"/>
              <w:spacing w:line="360" w:lineRule="auto"/>
              <w:ind w:firstLineChars="0" w:firstLine="0"/>
              <w:jc w:val="left"/>
            </w:pPr>
          </w:p>
        </w:tc>
      </w:tr>
      <w:tr w:rsidR="00AD050D" w14:paraId="731D54F5" w14:textId="77777777" w:rsidTr="009B3ED2">
        <w:tc>
          <w:tcPr>
            <w:tcW w:w="742" w:type="dxa"/>
          </w:tcPr>
          <w:p w14:paraId="042A4FC1" w14:textId="77777777" w:rsidR="00AD050D" w:rsidRDefault="00AD050D" w:rsidP="00921CB5">
            <w:pPr>
              <w:pStyle w:val="affa"/>
              <w:spacing w:line="360" w:lineRule="auto"/>
              <w:ind w:firstLineChars="0" w:firstLine="0"/>
              <w:jc w:val="left"/>
            </w:pPr>
          </w:p>
        </w:tc>
        <w:tc>
          <w:tcPr>
            <w:tcW w:w="1380" w:type="dxa"/>
          </w:tcPr>
          <w:p w14:paraId="664248D9" w14:textId="77777777" w:rsidR="00AD050D" w:rsidRDefault="00AD050D" w:rsidP="00921CB5">
            <w:pPr>
              <w:pStyle w:val="affa"/>
              <w:spacing w:line="360" w:lineRule="auto"/>
              <w:ind w:firstLineChars="0" w:firstLine="0"/>
              <w:jc w:val="left"/>
            </w:pPr>
          </w:p>
        </w:tc>
        <w:tc>
          <w:tcPr>
            <w:tcW w:w="1701" w:type="dxa"/>
          </w:tcPr>
          <w:p w14:paraId="17F18D58" w14:textId="77777777" w:rsidR="00AD050D" w:rsidRDefault="00AD050D" w:rsidP="00921CB5">
            <w:pPr>
              <w:pStyle w:val="affa"/>
              <w:spacing w:line="360" w:lineRule="auto"/>
              <w:ind w:firstLineChars="0" w:firstLine="0"/>
              <w:jc w:val="left"/>
            </w:pPr>
          </w:p>
        </w:tc>
        <w:tc>
          <w:tcPr>
            <w:tcW w:w="1842" w:type="dxa"/>
          </w:tcPr>
          <w:p w14:paraId="28C81AA6" w14:textId="77777777" w:rsidR="00AD050D" w:rsidRDefault="00AD050D" w:rsidP="00921CB5">
            <w:pPr>
              <w:pStyle w:val="affa"/>
              <w:spacing w:line="360" w:lineRule="auto"/>
              <w:ind w:firstLineChars="0" w:firstLine="0"/>
              <w:jc w:val="left"/>
            </w:pPr>
            <w:r w:rsidRPr="00921CB5">
              <w:rPr>
                <w:rFonts w:hint="eastAsia"/>
              </w:rPr>
              <w:t>工作环境温度</w:t>
            </w:r>
          </w:p>
        </w:tc>
        <w:tc>
          <w:tcPr>
            <w:tcW w:w="1503" w:type="dxa"/>
          </w:tcPr>
          <w:p w14:paraId="1FB31631" w14:textId="77777777" w:rsidR="00AD050D" w:rsidRDefault="00AD050D" w:rsidP="00921CB5">
            <w:pPr>
              <w:pStyle w:val="affa"/>
              <w:spacing w:line="360" w:lineRule="auto"/>
              <w:ind w:firstLineChars="0" w:firstLine="0"/>
              <w:jc w:val="left"/>
            </w:pPr>
          </w:p>
        </w:tc>
        <w:tc>
          <w:tcPr>
            <w:tcW w:w="2234" w:type="dxa"/>
          </w:tcPr>
          <w:p w14:paraId="34671F02" w14:textId="77777777" w:rsidR="00AD050D" w:rsidRDefault="00AD050D" w:rsidP="00921CB5">
            <w:pPr>
              <w:pStyle w:val="affa"/>
              <w:spacing w:line="360" w:lineRule="auto"/>
              <w:ind w:firstLineChars="0" w:firstLine="0"/>
              <w:jc w:val="left"/>
            </w:pPr>
          </w:p>
        </w:tc>
      </w:tr>
      <w:tr w:rsidR="00AD050D" w14:paraId="06FD165B" w14:textId="77777777" w:rsidTr="009B3ED2">
        <w:tc>
          <w:tcPr>
            <w:tcW w:w="742" w:type="dxa"/>
          </w:tcPr>
          <w:p w14:paraId="475134EA" w14:textId="77777777" w:rsidR="00AD050D" w:rsidRDefault="00AD050D" w:rsidP="00921CB5">
            <w:pPr>
              <w:pStyle w:val="affa"/>
              <w:spacing w:line="360" w:lineRule="auto"/>
              <w:ind w:firstLineChars="0" w:firstLine="0"/>
              <w:jc w:val="left"/>
            </w:pPr>
          </w:p>
        </w:tc>
        <w:tc>
          <w:tcPr>
            <w:tcW w:w="1380" w:type="dxa"/>
          </w:tcPr>
          <w:p w14:paraId="1167BCDE" w14:textId="77777777" w:rsidR="00AD050D" w:rsidRDefault="00AD050D" w:rsidP="00921CB5">
            <w:pPr>
              <w:pStyle w:val="affa"/>
              <w:spacing w:line="360" w:lineRule="auto"/>
              <w:ind w:firstLineChars="0" w:firstLine="0"/>
              <w:jc w:val="left"/>
            </w:pPr>
          </w:p>
        </w:tc>
        <w:tc>
          <w:tcPr>
            <w:tcW w:w="1701" w:type="dxa"/>
          </w:tcPr>
          <w:p w14:paraId="53C54B8B" w14:textId="77777777" w:rsidR="00AD050D" w:rsidRDefault="00AD050D" w:rsidP="00921CB5">
            <w:pPr>
              <w:pStyle w:val="affa"/>
              <w:spacing w:line="360" w:lineRule="auto"/>
              <w:ind w:firstLineChars="0" w:firstLine="0"/>
              <w:jc w:val="left"/>
            </w:pPr>
          </w:p>
        </w:tc>
        <w:tc>
          <w:tcPr>
            <w:tcW w:w="1842" w:type="dxa"/>
          </w:tcPr>
          <w:p w14:paraId="52EFE47E" w14:textId="77777777" w:rsidR="00AD050D" w:rsidRDefault="00AD050D" w:rsidP="00921CB5">
            <w:pPr>
              <w:pStyle w:val="affa"/>
              <w:spacing w:line="360" w:lineRule="auto"/>
              <w:ind w:firstLineChars="0" w:firstLine="0"/>
              <w:jc w:val="left"/>
            </w:pPr>
            <w:r w:rsidRPr="00921CB5">
              <w:rPr>
                <w:rFonts w:hint="eastAsia"/>
              </w:rPr>
              <w:t>工作环境相对湿度</w:t>
            </w:r>
          </w:p>
        </w:tc>
        <w:tc>
          <w:tcPr>
            <w:tcW w:w="1503" w:type="dxa"/>
          </w:tcPr>
          <w:p w14:paraId="581D9D2C" w14:textId="77777777" w:rsidR="00AD050D" w:rsidRDefault="00AD050D" w:rsidP="00921CB5">
            <w:pPr>
              <w:pStyle w:val="affa"/>
              <w:spacing w:line="360" w:lineRule="auto"/>
              <w:ind w:firstLineChars="0" w:firstLine="0"/>
              <w:jc w:val="left"/>
            </w:pPr>
          </w:p>
        </w:tc>
        <w:tc>
          <w:tcPr>
            <w:tcW w:w="2234" w:type="dxa"/>
          </w:tcPr>
          <w:p w14:paraId="0323944E" w14:textId="77777777" w:rsidR="00AD050D" w:rsidRDefault="00AD050D" w:rsidP="00921CB5">
            <w:pPr>
              <w:pStyle w:val="affa"/>
              <w:spacing w:line="360" w:lineRule="auto"/>
              <w:ind w:firstLineChars="0" w:firstLine="0"/>
              <w:jc w:val="left"/>
            </w:pPr>
          </w:p>
        </w:tc>
      </w:tr>
    </w:tbl>
    <w:p w14:paraId="364F665F" w14:textId="77777777" w:rsidR="00AD050D" w:rsidRDefault="00AD050D" w:rsidP="009B3ED2">
      <w:pPr>
        <w:pStyle w:val="2"/>
        <w:ind w:left="425"/>
        <w:rPr>
          <w:rFonts w:ascii="宋体" w:hAnsi="宋体"/>
        </w:rPr>
      </w:pPr>
      <w:r>
        <w:rPr>
          <w:rFonts w:ascii="宋体" w:hAnsi="宋体" w:hint="eastAsia"/>
        </w:rPr>
        <w:t>可靠性要求与设计</w:t>
      </w:r>
    </w:p>
    <w:p w14:paraId="1F1715A8" w14:textId="77777777" w:rsidR="00AD050D" w:rsidRDefault="00AD050D" w:rsidP="00D743A2">
      <w:pPr>
        <w:pStyle w:val="affa"/>
        <w:spacing w:line="360" w:lineRule="auto"/>
        <w:ind w:firstLine="480"/>
        <w:jc w:val="left"/>
      </w:pPr>
      <w:r w:rsidRPr="009B3ED2">
        <w:t>产品、系统在规定的条件下，规定的时间内，完成规定功能的能力称为可靠性。任务可靠性，是指产品在规定的任务剖面内完成规定功能的能力。其中，任务剖面是指产品在完成规定的任务这段时间内所经历的全部事件和环境的时序描述。</w:t>
      </w:r>
    </w:p>
    <w:p w14:paraId="53A69FB4" w14:textId="77777777" w:rsidR="00AD050D" w:rsidRDefault="00AD050D" w:rsidP="00D743A2">
      <w:pPr>
        <w:pStyle w:val="affa"/>
        <w:spacing w:line="360" w:lineRule="auto"/>
        <w:ind w:firstLine="480"/>
        <w:jc w:val="left"/>
      </w:pPr>
      <w:r>
        <w:t>在信息系统中</w:t>
      </w:r>
      <w:r>
        <w:rPr>
          <w:rFonts w:hint="eastAsia"/>
        </w:rPr>
        <w:t>，</w:t>
      </w:r>
      <w:r>
        <w:t>全系统的可靠性</w:t>
      </w:r>
      <w:r w:rsidRPr="00D743A2">
        <w:rPr>
          <w:rFonts w:hint="eastAsia"/>
        </w:rPr>
        <w:t>由设备、软件及它们之间的信息交互共同完成，其可靠性受设备、软件和通信信道的可靠性影响，且与通信网络拓扑有关。</w:t>
      </w:r>
    </w:p>
    <w:p w14:paraId="3A4995C8" w14:textId="77777777" w:rsidR="00AD050D" w:rsidRDefault="00AD050D" w:rsidP="009B3ED2">
      <w:pPr>
        <w:pStyle w:val="affa"/>
        <w:spacing w:line="360" w:lineRule="auto"/>
        <w:ind w:firstLine="480"/>
        <w:jc w:val="left"/>
      </w:pPr>
      <w:r>
        <w:t>业主方的</w:t>
      </w:r>
      <w:r>
        <w:rPr>
          <w:rFonts w:hint="eastAsia"/>
        </w:rPr>
        <w:t>对</w:t>
      </w:r>
      <w:r>
        <w:t>可靠性定义的指标为任务可靠性</w:t>
      </w:r>
      <w:r>
        <w:rPr>
          <w:rFonts w:hint="eastAsia"/>
        </w:rPr>
        <w:t>，</w:t>
      </w:r>
      <w:r>
        <w:t>其要求如下</w:t>
      </w:r>
      <w:r>
        <w:rPr>
          <w:rFonts w:hint="eastAsia"/>
        </w:rPr>
        <w:t>：</w:t>
      </w:r>
    </w:p>
    <w:p w14:paraId="3403E7E2" w14:textId="77777777" w:rsidR="00AD050D" w:rsidRPr="00BE226F" w:rsidRDefault="00AD050D" w:rsidP="00C4454E">
      <w:pPr>
        <w:pStyle w:val="affa"/>
        <w:numPr>
          <w:ilvl w:val="0"/>
          <w:numId w:val="49"/>
        </w:numPr>
        <w:spacing w:line="360" w:lineRule="auto"/>
        <w:ind w:firstLineChars="0"/>
        <w:jc w:val="left"/>
      </w:pPr>
      <w:r w:rsidRPr="00BE226F">
        <w:rPr>
          <w:rFonts w:hint="eastAsia"/>
        </w:rPr>
        <w:t>任务可靠性要求</w:t>
      </w:r>
      <w:r>
        <w:rPr>
          <w:rFonts w:hint="eastAsia"/>
        </w:rPr>
        <w:t>：</w:t>
      </w:r>
      <w:r w:rsidRPr="00BE226F">
        <w:rPr>
          <w:rFonts w:hint="eastAsia"/>
        </w:rPr>
        <w:t>单测试任务连续测试工作时间不小于</w:t>
      </w:r>
      <w:r w:rsidRPr="00BE226F">
        <w:rPr>
          <w:rFonts w:hint="eastAsia"/>
        </w:rPr>
        <w:t>48h</w:t>
      </w:r>
      <w:r w:rsidRPr="00BE226F">
        <w:rPr>
          <w:rFonts w:hint="eastAsia"/>
        </w:rPr>
        <w:t>。</w:t>
      </w:r>
    </w:p>
    <w:p w14:paraId="14E394DB" w14:textId="77777777" w:rsidR="00AD050D" w:rsidRDefault="00AD050D" w:rsidP="009B3ED2">
      <w:pPr>
        <w:pStyle w:val="affa"/>
        <w:spacing w:line="360" w:lineRule="auto"/>
        <w:ind w:firstLine="480"/>
        <w:jc w:val="left"/>
      </w:pPr>
      <w:r>
        <w:rPr>
          <w:rFonts w:hint="eastAsia"/>
        </w:rPr>
        <w:t>根据对任务可靠性的要求，单个测试任务连续工作时间不小于</w:t>
      </w:r>
      <w:r>
        <w:rPr>
          <w:rFonts w:hint="eastAsia"/>
        </w:rPr>
        <w:t>4</w:t>
      </w:r>
      <w:r>
        <w:t>8h</w:t>
      </w:r>
      <w:r>
        <w:rPr>
          <w:rFonts w:hint="eastAsia"/>
        </w:rPr>
        <w:t>，</w:t>
      </w:r>
      <w:r>
        <w:t>为连续</w:t>
      </w:r>
      <w:r>
        <w:rPr>
          <w:rFonts w:hint="eastAsia"/>
        </w:rPr>
        <w:t>2</w:t>
      </w:r>
      <w:r>
        <w:rPr>
          <w:rFonts w:hint="eastAsia"/>
        </w:rPr>
        <w:t>个全天的任务可靠性。</w:t>
      </w:r>
    </w:p>
    <w:p w14:paraId="79D26188" w14:textId="77777777" w:rsidR="00AD050D" w:rsidRPr="009B3ED2" w:rsidRDefault="00AD050D" w:rsidP="009B3ED2">
      <w:pPr>
        <w:pStyle w:val="affa"/>
        <w:spacing w:line="360" w:lineRule="auto"/>
        <w:ind w:firstLine="480"/>
        <w:jc w:val="left"/>
      </w:pPr>
      <w:r>
        <w:rPr>
          <w:rFonts w:hint="eastAsia"/>
        </w:rPr>
        <w:t>为满足业主单位所提出的任务可靠性要求，所采用的可靠性设计原则主要包括以下几点：</w:t>
      </w:r>
    </w:p>
    <w:p w14:paraId="16F4A5A8" w14:textId="77777777" w:rsidR="00AD050D" w:rsidRDefault="00AD050D" w:rsidP="00C4454E">
      <w:pPr>
        <w:pStyle w:val="affa"/>
        <w:numPr>
          <w:ilvl w:val="0"/>
          <w:numId w:val="49"/>
        </w:numPr>
        <w:spacing w:line="360" w:lineRule="auto"/>
        <w:ind w:firstLineChars="0"/>
        <w:jc w:val="left"/>
      </w:pPr>
      <w:r>
        <w:rPr>
          <w:rFonts w:hint="eastAsia"/>
        </w:rPr>
        <w:t>服务器集群所选用的</w:t>
      </w:r>
      <w:r>
        <w:rPr>
          <w:rFonts w:hint="eastAsia"/>
        </w:rPr>
        <w:t>1</w:t>
      </w:r>
      <w:r>
        <w:t>3</w:t>
      </w:r>
      <w:r>
        <w:t>台服务器尽可能选用可靠性高的服务器型号</w:t>
      </w:r>
      <w:r>
        <w:rPr>
          <w:rFonts w:hint="eastAsia"/>
        </w:rPr>
        <w:t>；</w:t>
      </w:r>
    </w:p>
    <w:p w14:paraId="4283CC43" w14:textId="77777777" w:rsidR="00AD050D" w:rsidRDefault="00AD050D" w:rsidP="00C4454E">
      <w:pPr>
        <w:pStyle w:val="affa"/>
        <w:numPr>
          <w:ilvl w:val="0"/>
          <w:numId w:val="49"/>
        </w:numPr>
        <w:spacing w:line="360" w:lineRule="auto"/>
        <w:ind w:firstLineChars="0"/>
        <w:jc w:val="left"/>
      </w:pPr>
      <w:r>
        <w:t>集群管理软件对服务器计算节点</w:t>
      </w:r>
      <w:r>
        <w:rPr>
          <w:rFonts w:hint="eastAsia"/>
        </w:rPr>
        <w:t>、</w:t>
      </w:r>
      <w:r>
        <w:t>存储节点的故障状态进行全方位监控</w:t>
      </w:r>
      <w:r>
        <w:rPr>
          <w:rFonts w:hint="eastAsia"/>
        </w:rPr>
        <w:t>，</w:t>
      </w:r>
      <w:r>
        <w:t>在某服务器发生故障时</w:t>
      </w:r>
      <w:r>
        <w:rPr>
          <w:rFonts w:hint="eastAsia"/>
        </w:rPr>
        <w:t>，</w:t>
      </w:r>
      <w:r>
        <w:t>可以在服务器集群中及时切换选用无故障的服务器节点继续提供服务</w:t>
      </w:r>
      <w:r>
        <w:rPr>
          <w:rFonts w:hint="eastAsia"/>
        </w:rPr>
        <w:t>；</w:t>
      </w:r>
    </w:p>
    <w:p w14:paraId="554002F3" w14:textId="77777777" w:rsidR="00AD050D" w:rsidRDefault="00AD050D" w:rsidP="00C4454E">
      <w:pPr>
        <w:pStyle w:val="affa"/>
        <w:numPr>
          <w:ilvl w:val="0"/>
          <w:numId w:val="49"/>
        </w:numPr>
        <w:spacing w:line="360" w:lineRule="auto"/>
        <w:ind w:firstLineChars="0"/>
        <w:jc w:val="left"/>
      </w:pPr>
      <w:r>
        <w:t>建立高可用的云平台系统</w:t>
      </w:r>
      <w:r>
        <w:rPr>
          <w:rFonts w:hint="eastAsia"/>
        </w:rPr>
        <w:t>，</w:t>
      </w:r>
      <w:r>
        <w:t>通过</w:t>
      </w:r>
      <w:r>
        <w:rPr>
          <w:rFonts w:hint="eastAsia"/>
        </w:rPr>
        <w:t>L</w:t>
      </w:r>
      <w:r>
        <w:t>VS</w:t>
      </w:r>
      <w:r>
        <w:t>负载均衡与双机热备技术实现系统的高可用</w:t>
      </w:r>
      <w:r>
        <w:rPr>
          <w:rFonts w:hint="eastAsia"/>
        </w:rPr>
        <w:t>；</w:t>
      </w:r>
    </w:p>
    <w:p w14:paraId="13BE119A" w14:textId="77777777" w:rsidR="00AD050D" w:rsidRDefault="00AD050D" w:rsidP="00C4454E">
      <w:pPr>
        <w:pStyle w:val="affa"/>
        <w:numPr>
          <w:ilvl w:val="0"/>
          <w:numId w:val="49"/>
        </w:numPr>
        <w:spacing w:line="360" w:lineRule="auto"/>
        <w:ind w:firstLineChars="0"/>
        <w:jc w:val="left"/>
      </w:pPr>
      <w:r>
        <w:t>采用分区划分模式</w:t>
      </w:r>
      <w:r>
        <w:rPr>
          <w:rFonts w:hint="eastAsia"/>
        </w:rPr>
        <w:t>，</w:t>
      </w:r>
      <w:r>
        <w:t>确保某一区的宕机不影响另一区的使用</w:t>
      </w:r>
      <w:r>
        <w:rPr>
          <w:rFonts w:hint="eastAsia"/>
        </w:rPr>
        <w:t>；</w:t>
      </w:r>
    </w:p>
    <w:p w14:paraId="7DB5F4F1" w14:textId="77777777" w:rsidR="00AD050D" w:rsidRDefault="00AD050D" w:rsidP="00C4454E">
      <w:pPr>
        <w:pStyle w:val="affa"/>
        <w:numPr>
          <w:ilvl w:val="0"/>
          <w:numId w:val="49"/>
        </w:numPr>
        <w:spacing w:line="360" w:lineRule="auto"/>
        <w:ind w:firstLineChars="0"/>
        <w:jc w:val="left"/>
      </w:pPr>
      <w:r>
        <w:t>监控和实时采集所有商用软件的</w:t>
      </w:r>
      <w:r>
        <w:t>Log</w:t>
      </w:r>
      <w:r>
        <w:t>日志文件</w:t>
      </w:r>
      <w:r>
        <w:rPr>
          <w:rFonts w:hint="eastAsia"/>
        </w:rPr>
        <w:t>，</w:t>
      </w:r>
      <w:r>
        <w:t>从</w:t>
      </w:r>
      <w:r>
        <w:rPr>
          <w:rFonts w:hint="eastAsia"/>
        </w:rPr>
        <w:t>Lo</w:t>
      </w:r>
      <w:r>
        <w:t>g</w:t>
      </w:r>
      <w:r>
        <w:t>日志文件分析软件的运行状况</w:t>
      </w:r>
      <w:r>
        <w:rPr>
          <w:rFonts w:hint="eastAsia"/>
        </w:rPr>
        <w:t>，</w:t>
      </w:r>
      <w:r>
        <w:t>对于出现故障的软件及时释放</w:t>
      </w:r>
      <w:r>
        <w:rPr>
          <w:rFonts w:hint="eastAsia"/>
        </w:rPr>
        <w:t>，</w:t>
      </w:r>
      <w:r>
        <w:t>以减少</w:t>
      </w:r>
      <w:r>
        <w:rPr>
          <w:rFonts w:hint="eastAsia"/>
        </w:rPr>
        <w:t>缺陷</w:t>
      </w:r>
      <w:r>
        <w:t>的传播和蔓延</w:t>
      </w:r>
      <w:r>
        <w:rPr>
          <w:rFonts w:hint="eastAsia"/>
        </w:rPr>
        <w:t>；</w:t>
      </w:r>
    </w:p>
    <w:p w14:paraId="4882C400" w14:textId="77777777" w:rsidR="00AD050D" w:rsidRDefault="00AD050D" w:rsidP="00C4454E">
      <w:pPr>
        <w:pStyle w:val="affa"/>
        <w:numPr>
          <w:ilvl w:val="0"/>
          <w:numId w:val="49"/>
        </w:numPr>
        <w:spacing w:line="360" w:lineRule="auto"/>
        <w:ind w:firstLineChars="0"/>
        <w:jc w:val="left"/>
      </w:pPr>
      <w:r>
        <w:t>对于自研的软件</w:t>
      </w:r>
      <w:r>
        <w:rPr>
          <w:rFonts w:hint="eastAsia"/>
        </w:rPr>
        <w:t>，</w:t>
      </w:r>
      <w:r>
        <w:t>包括数据库标准规范检查软件</w:t>
      </w:r>
      <w:r>
        <w:rPr>
          <w:rFonts w:hint="eastAsia"/>
        </w:rPr>
        <w:t>、</w:t>
      </w:r>
      <w:r>
        <w:t>软件资产库管理系统</w:t>
      </w:r>
      <w:r>
        <w:rPr>
          <w:rFonts w:hint="eastAsia"/>
        </w:rPr>
        <w:t>、</w:t>
      </w:r>
      <w:r>
        <w:t>测试云运行支撑系统</w:t>
      </w:r>
      <w:r>
        <w:rPr>
          <w:rFonts w:hint="eastAsia"/>
        </w:rPr>
        <w:t>、</w:t>
      </w:r>
      <w:r>
        <w:t>测试数据采集与分析系统</w:t>
      </w:r>
      <w:r>
        <w:rPr>
          <w:rFonts w:hint="eastAsia"/>
        </w:rPr>
        <w:t>，</w:t>
      </w:r>
      <w:r>
        <w:t>在软件开发时遵循</w:t>
      </w:r>
      <w:r>
        <w:t>GJB2786A</w:t>
      </w:r>
      <w:r>
        <w:t>的软件开发过程要求</w:t>
      </w:r>
      <w:r>
        <w:rPr>
          <w:rFonts w:hint="eastAsia"/>
        </w:rPr>
        <w:t>，</w:t>
      </w:r>
      <w:r>
        <w:t>设计与编码时充分考虑容错性设计</w:t>
      </w:r>
      <w:r>
        <w:rPr>
          <w:rFonts w:hint="eastAsia"/>
        </w:rPr>
        <w:t>，</w:t>
      </w:r>
      <w:r>
        <w:t>过程按照需求分析</w:t>
      </w:r>
      <w:r>
        <w:rPr>
          <w:rFonts w:hint="eastAsia"/>
        </w:rPr>
        <w:t>、</w:t>
      </w:r>
      <w:r>
        <w:t>设计</w:t>
      </w:r>
      <w:r>
        <w:rPr>
          <w:rFonts w:hint="eastAsia"/>
        </w:rPr>
        <w:t>、</w:t>
      </w:r>
      <w:r>
        <w:t>编码</w:t>
      </w:r>
      <w:r>
        <w:rPr>
          <w:rFonts w:hint="eastAsia"/>
        </w:rPr>
        <w:t>、</w:t>
      </w:r>
      <w:r>
        <w:t>代码规则检查</w:t>
      </w:r>
      <w:r>
        <w:rPr>
          <w:rFonts w:hint="eastAsia"/>
        </w:rPr>
        <w:t>、</w:t>
      </w:r>
      <w:r>
        <w:t>代码缺陷检测</w:t>
      </w:r>
      <w:r>
        <w:rPr>
          <w:rFonts w:hint="eastAsia"/>
        </w:rPr>
        <w:t>、</w:t>
      </w:r>
      <w:r>
        <w:t>功能测试</w:t>
      </w:r>
      <w:r>
        <w:rPr>
          <w:rFonts w:hint="eastAsia"/>
        </w:rPr>
        <w:t>、</w:t>
      </w:r>
      <w:r>
        <w:t>性能测试等过程进行</w:t>
      </w:r>
      <w:r>
        <w:rPr>
          <w:rFonts w:hint="eastAsia"/>
        </w:rPr>
        <w:t>，</w:t>
      </w:r>
      <w:r>
        <w:t>确保每一个环节都高质量地完成</w:t>
      </w:r>
      <w:r>
        <w:rPr>
          <w:rFonts w:hint="eastAsia"/>
        </w:rPr>
        <w:t>；</w:t>
      </w:r>
    </w:p>
    <w:p w14:paraId="5BA616FB" w14:textId="77777777" w:rsidR="00AD050D" w:rsidRDefault="00AD050D" w:rsidP="00C4454E">
      <w:pPr>
        <w:pStyle w:val="affa"/>
        <w:numPr>
          <w:ilvl w:val="0"/>
          <w:numId w:val="49"/>
        </w:numPr>
        <w:spacing w:line="360" w:lineRule="auto"/>
        <w:ind w:firstLineChars="0"/>
        <w:jc w:val="left"/>
      </w:pPr>
      <w:r>
        <w:t>软件采用冗余技术实现软件的容错性设计</w:t>
      </w:r>
      <w:r>
        <w:rPr>
          <w:rFonts w:hint="eastAsia"/>
        </w:rPr>
        <w:t>，</w:t>
      </w:r>
      <w:r>
        <w:t>主要方法包括</w:t>
      </w:r>
      <w:r w:rsidRPr="00482A66">
        <w:rPr>
          <w:rFonts w:hint="eastAsia"/>
        </w:rPr>
        <w:t>可包括信息冗余、</w:t>
      </w:r>
      <w:r w:rsidRPr="00482A66">
        <w:rPr>
          <w:rFonts w:hint="eastAsia"/>
        </w:rPr>
        <w:t xml:space="preserve"> </w:t>
      </w:r>
      <w:r w:rsidRPr="00482A66">
        <w:rPr>
          <w:rFonts w:hint="eastAsia"/>
        </w:rPr>
        <w:t>时间冗余和结构冗余</w:t>
      </w:r>
      <w:r>
        <w:rPr>
          <w:rFonts w:hint="eastAsia"/>
        </w:rPr>
        <w:t>；</w:t>
      </w:r>
    </w:p>
    <w:p w14:paraId="0DCC7301" w14:textId="77777777" w:rsidR="00AD050D" w:rsidRDefault="00AD050D" w:rsidP="00C4454E">
      <w:pPr>
        <w:pStyle w:val="affa"/>
        <w:numPr>
          <w:ilvl w:val="0"/>
          <w:numId w:val="49"/>
        </w:numPr>
        <w:spacing w:line="360" w:lineRule="auto"/>
        <w:ind w:firstLineChars="0"/>
        <w:jc w:val="left"/>
      </w:pPr>
      <w:r>
        <w:t>在软件测试业务中</w:t>
      </w:r>
      <w:r>
        <w:rPr>
          <w:rFonts w:hint="eastAsia"/>
        </w:rPr>
        <w:t>，</w:t>
      </w:r>
      <w:r>
        <w:t>平台中的</w:t>
      </w:r>
      <w:r>
        <w:rPr>
          <w:rFonts w:hint="eastAsia"/>
        </w:rPr>
        <w:t>L</w:t>
      </w:r>
      <w:r>
        <w:t>DRA Testbed</w:t>
      </w:r>
      <w:r>
        <w:rPr>
          <w:rFonts w:hint="eastAsia"/>
        </w:rPr>
        <w:t>、</w:t>
      </w:r>
      <w:r>
        <w:rPr>
          <w:rFonts w:hint="eastAsia"/>
        </w:rPr>
        <w:t>C</w:t>
      </w:r>
      <w:r>
        <w:t>obot</w:t>
      </w:r>
      <w:r>
        <w:rPr>
          <w:rFonts w:hint="eastAsia"/>
        </w:rPr>
        <w:t>、</w:t>
      </w:r>
      <w:r>
        <w:t>ParaSoft Test</w:t>
      </w:r>
      <w:r>
        <w:t>等都能实现代码的分析功能</w:t>
      </w:r>
      <w:r>
        <w:rPr>
          <w:rFonts w:hint="eastAsia"/>
        </w:rPr>
        <w:t>，这为</w:t>
      </w:r>
      <w:r>
        <w:t>在工具的云化集成时</w:t>
      </w:r>
      <w:r>
        <w:rPr>
          <w:rFonts w:hint="eastAsia"/>
        </w:rPr>
        <w:t>多软件的融合使用提供了冗余的条件；</w:t>
      </w:r>
    </w:p>
    <w:p w14:paraId="77649C57" w14:textId="77777777" w:rsidR="00AD050D" w:rsidRDefault="00AD050D" w:rsidP="00C4454E">
      <w:pPr>
        <w:pStyle w:val="affa"/>
        <w:numPr>
          <w:ilvl w:val="0"/>
          <w:numId w:val="49"/>
        </w:numPr>
        <w:spacing w:line="360" w:lineRule="auto"/>
        <w:ind w:firstLineChars="0"/>
        <w:jc w:val="left"/>
      </w:pPr>
      <w:r>
        <w:t>在线监控与运维自动化</w:t>
      </w:r>
      <w:r>
        <w:rPr>
          <w:rFonts w:hint="eastAsia"/>
        </w:rPr>
        <w:t>，</w:t>
      </w:r>
      <w:r>
        <w:t>通过在线监控软件测试云平台的运行情况</w:t>
      </w:r>
      <w:r>
        <w:rPr>
          <w:rFonts w:hint="eastAsia"/>
        </w:rPr>
        <w:t>，包括</w:t>
      </w:r>
      <w:r>
        <w:rPr>
          <w:rFonts w:hint="eastAsia"/>
        </w:rPr>
        <w:t>CPU</w:t>
      </w:r>
      <w:r>
        <w:t>的利用率</w:t>
      </w:r>
      <w:r>
        <w:rPr>
          <w:rFonts w:hint="eastAsia"/>
        </w:rPr>
        <w:t>、</w:t>
      </w:r>
      <w:r>
        <w:t>内存的使用率等</w:t>
      </w:r>
      <w:r>
        <w:rPr>
          <w:rFonts w:hint="eastAsia"/>
        </w:rPr>
        <w:t>，</w:t>
      </w:r>
      <w:r>
        <w:t>及时对出现宕机的节点进行剔除</w:t>
      </w:r>
      <w:r>
        <w:rPr>
          <w:rFonts w:hint="eastAsia"/>
        </w:rPr>
        <w:t>，</w:t>
      </w:r>
      <w:r>
        <w:t>对出现故障的节点及时重启</w:t>
      </w:r>
      <w:r>
        <w:rPr>
          <w:rFonts w:hint="eastAsia"/>
        </w:rPr>
        <w:t>、迁移任务。</w:t>
      </w:r>
    </w:p>
    <w:p w14:paraId="69CEB189" w14:textId="77777777" w:rsidR="00AD050D" w:rsidRDefault="00AD050D" w:rsidP="007D70EE">
      <w:pPr>
        <w:pStyle w:val="2"/>
        <w:ind w:left="425"/>
        <w:rPr>
          <w:rFonts w:ascii="宋体" w:hAnsi="宋体"/>
        </w:rPr>
      </w:pPr>
      <w:r>
        <w:rPr>
          <w:rFonts w:ascii="宋体" w:hAnsi="宋体" w:hint="eastAsia"/>
        </w:rPr>
        <w:t>维修性要求与设计</w:t>
      </w:r>
    </w:p>
    <w:p w14:paraId="397DBF65" w14:textId="77777777" w:rsidR="00AD050D" w:rsidRDefault="00AD050D" w:rsidP="007D70EE">
      <w:pPr>
        <w:pStyle w:val="affa"/>
        <w:spacing w:line="360" w:lineRule="auto"/>
        <w:ind w:firstLine="480"/>
        <w:jc w:val="left"/>
      </w:pPr>
      <w:r w:rsidRPr="007D70EE">
        <w:t>维修性设计是指产品设计时</w:t>
      </w:r>
      <w:r>
        <w:rPr>
          <w:rFonts w:hint="eastAsia"/>
        </w:rPr>
        <w:t>，</w:t>
      </w:r>
      <w:r w:rsidRPr="007D70EE">
        <w:t>设计师应从维修的观点出发</w:t>
      </w:r>
      <w:r>
        <w:rPr>
          <w:rFonts w:hint="eastAsia"/>
        </w:rPr>
        <w:t>，</w:t>
      </w:r>
      <w:r w:rsidRPr="007D70EE">
        <w:t>保证当产品一旦出故障</w:t>
      </w:r>
      <w:r>
        <w:rPr>
          <w:rFonts w:hint="eastAsia"/>
        </w:rPr>
        <w:t>，</w:t>
      </w:r>
      <w:r w:rsidRPr="007D70EE">
        <w:t>能容易地发现故障</w:t>
      </w:r>
      <w:r>
        <w:rPr>
          <w:rFonts w:hint="eastAsia"/>
        </w:rPr>
        <w:t>，</w:t>
      </w:r>
      <w:r w:rsidRPr="007D70EE">
        <w:t>易拆、易检修、易安装</w:t>
      </w:r>
      <w:r>
        <w:rPr>
          <w:rFonts w:hint="eastAsia"/>
        </w:rPr>
        <w:t>，</w:t>
      </w:r>
      <w:r w:rsidRPr="007D70EE">
        <w:t>即可维修度要高。</w:t>
      </w:r>
    </w:p>
    <w:p w14:paraId="28244B60" w14:textId="77777777" w:rsidR="00AD050D" w:rsidRDefault="00AD050D" w:rsidP="007D70EE">
      <w:pPr>
        <w:pStyle w:val="affa"/>
        <w:spacing w:line="360" w:lineRule="auto"/>
        <w:ind w:firstLine="480"/>
        <w:jc w:val="left"/>
      </w:pPr>
      <w:r>
        <w:t>业主方的维修性要求如下</w:t>
      </w:r>
      <w:r>
        <w:rPr>
          <w:rFonts w:hint="eastAsia"/>
        </w:rPr>
        <w:t>：</w:t>
      </w:r>
    </w:p>
    <w:p w14:paraId="136C78DF" w14:textId="77777777" w:rsidR="00AD050D" w:rsidRPr="004B3035" w:rsidRDefault="00AD050D" w:rsidP="00C4454E">
      <w:pPr>
        <w:pStyle w:val="affa"/>
        <w:numPr>
          <w:ilvl w:val="0"/>
          <w:numId w:val="51"/>
        </w:numPr>
        <w:spacing w:line="360" w:lineRule="auto"/>
        <w:ind w:firstLineChars="0"/>
        <w:jc w:val="left"/>
      </w:pPr>
      <w:r w:rsidRPr="004B3035">
        <w:rPr>
          <w:rFonts w:hint="eastAsia"/>
        </w:rPr>
        <w:t>硬件设备平均故障修复</w:t>
      </w:r>
      <w:r>
        <w:rPr>
          <w:rFonts w:hint="eastAsia"/>
        </w:rPr>
        <w:t>时间</w:t>
      </w:r>
      <w:r w:rsidRPr="004B3035">
        <w:rPr>
          <w:rFonts w:hint="eastAsia"/>
        </w:rPr>
        <w:t>(MTTR)</w:t>
      </w:r>
      <w:r w:rsidRPr="004B3035">
        <w:rPr>
          <w:rFonts w:hint="eastAsia"/>
        </w:rPr>
        <w:t>≤</w:t>
      </w:r>
      <w:r w:rsidRPr="004B3035">
        <w:rPr>
          <w:rFonts w:hint="eastAsia"/>
        </w:rPr>
        <w:t>30min</w:t>
      </w:r>
    </w:p>
    <w:p w14:paraId="4365B211" w14:textId="77777777" w:rsidR="00AD050D" w:rsidRDefault="00AD050D" w:rsidP="00C4454E">
      <w:pPr>
        <w:pStyle w:val="affa"/>
        <w:numPr>
          <w:ilvl w:val="0"/>
          <w:numId w:val="51"/>
        </w:numPr>
        <w:spacing w:line="360" w:lineRule="auto"/>
        <w:ind w:firstLineChars="0"/>
        <w:jc w:val="left"/>
      </w:pPr>
      <w:r w:rsidRPr="004B3035">
        <w:rPr>
          <w:rFonts w:hint="eastAsia"/>
        </w:rPr>
        <w:t>关键件和重要件可修复、可更换</w:t>
      </w:r>
    </w:p>
    <w:p w14:paraId="2F6D12B7" w14:textId="77777777" w:rsidR="00AD050D" w:rsidRDefault="00AD050D" w:rsidP="004B3035">
      <w:pPr>
        <w:pStyle w:val="affa"/>
        <w:spacing w:line="360" w:lineRule="auto"/>
        <w:ind w:firstLine="480"/>
        <w:jc w:val="left"/>
      </w:pPr>
      <w:r>
        <w:t>为满足甲方对维修性的指标要求</w:t>
      </w:r>
      <w:r>
        <w:rPr>
          <w:rFonts w:hint="eastAsia"/>
        </w:rPr>
        <w:t>，</w:t>
      </w:r>
      <w:r>
        <w:t>我们针对全系统</w:t>
      </w:r>
      <w:r>
        <w:rPr>
          <w:rFonts w:hint="eastAsia"/>
        </w:rPr>
        <w:t>的维修性，做如下考虑：</w:t>
      </w:r>
    </w:p>
    <w:p w14:paraId="0673B679" w14:textId="77777777" w:rsidR="00AD050D" w:rsidRDefault="00AD050D" w:rsidP="00C4454E">
      <w:pPr>
        <w:pStyle w:val="affa"/>
        <w:numPr>
          <w:ilvl w:val="0"/>
          <w:numId w:val="51"/>
        </w:numPr>
        <w:spacing w:line="360" w:lineRule="auto"/>
        <w:ind w:firstLineChars="0"/>
        <w:jc w:val="left"/>
      </w:pPr>
      <w:r>
        <w:rPr>
          <w:rFonts w:hint="eastAsia"/>
        </w:rPr>
        <w:t>简化产品及维修操作，要对产品功能进行分析权衡，使其构造简单，尽可能减少</w:t>
      </w:r>
    </w:p>
    <w:p w14:paraId="202BF815" w14:textId="77777777" w:rsidR="00AD050D" w:rsidRDefault="00AD050D" w:rsidP="00C4454E">
      <w:pPr>
        <w:pStyle w:val="affa"/>
        <w:numPr>
          <w:ilvl w:val="0"/>
          <w:numId w:val="51"/>
        </w:numPr>
        <w:spacing w:line="360" w:lineRule="auto"/>
        <w:ind w:firstLineChars="0"/>
        <w:jc w:val="left"/>
      </w:pPr>
      <w:r>
        <w:rPr>
          <w:rFonts w:hint="eastAsia"/>
        </w:rPr>
        <w:t>产品层次和组成单元的数量，合理安排各组成部分的位置。</w:t>
      </w:r>
    </w:p>
    <w:p w14:paraId="51D8F2FA" w14:textId="77777777" w:rsidR="00AD050D" w:rsidRDefault="00AD050D" w:rsidP="00C4454E">
      <w:pPr>
        <w:pStyle w:val="affa"/>
        <w:numPr>
          <w:ilvl w:val="0"/>
          <w:numId w:val="51"/>
        </w:numPr>
        <w:spacing w:line="360" w:lineRule="auto"/>
        <w:ind w:firstLineChars="0"/>
        <w:jc w:val="left"/>
      </w:pPr>
      <w:r>
        <w:rPr>
          <w:rFonts w:hint="eastAsia"/>
        </w:rPr>
        <w:t>具有良好的可达性，产品的配置应根据其故障率的高低、</w:t>
      </w:r>
      <w:r>
        <w:rPr>
          <w:rFonts w:hint="eastAsia"/>
        </w:rPr>
        <w:t xml:space="preserve"> </w:t>
      </w:r>
      <w:r>
        <w:rPr>
          <w:rFonts w:hint="eastAsia"/>
        </w:rPr>
        <w:t>维修的难易、</w:t>
      </w:r>
      <w:r>
        <w:rPr>
          <w:rFonts w:hint="eastAsia"/>
        </w:rPr>
        <w:t xml:space="preserve"> </w:t>
      </w:r>
      <w:r>
        <w:rPr>
          <w:rFonts w:hint="eastAsia"/>
        </w:rPr>
        <w:t>尺寸和质量的大小以及安装特点等统筹安排，凡需要维修的零件部件，</w:t>
      </w:r>
      <w:r>
        <w:rPr>
          <w:rFonts w:hint="eastAsia"/>
        </w:rPr>
        <w:t xml:space="preserve"> </w:t>
      </w:r>
      <w:r>
        <w:rPr>
          <w:rFonts w:hint="eastAsia"/>
        </w:rPr>
        <w:t>都应具有良好的可达性；对故障率高而又需要经常维修的部位及应急开关，应提供最佳的可达性；</w:t>
      </w:r>
    </w:p>
    <w:p w14:paraId="0AEE4740" w14:textId="77777777" w:rsidR="00AD050D" w:rsidRDefault="00AD050D" w:rsidP="00C4454E">
      <w:pPr>
        <w:pStyle w:val="affa"/>
        <w:numPr>
          <w:ilvl w:val="0"/>
          <w:numId w:val="51"/>
        </w:numPr>
        <w:spacing w:line="360" w:lineRule="auto"/>
        <w:ind w:firstLineChars="0"/>
        <w:jc w:val="left"/>
      </w:pPr>
      <w:r>
        <w:rPr>
          <w:rFonts w:hint="eastAsia"/>
        </w:rPr>
        <w:t>提高标准化、互换性程度，优先选用标准化的产品，设计时将故障率高、容易损坏、关键性的零部件或单元具有良好的互换性和通用性；</w:t>
      </w:r>
    </w:p>
    <w:p w14:paraId="72302156" w14:textId="77777777" w:rsidR="00AD050D" w:rsidRDefault="00AD050D" w:rsidP="00C4454E">
      <w:pPr>
        <w:pStyle w:val="affa"/>
        <w:numPr>
          <w:ilvl w:val="0"/>
          <w:numId w:val="51"/>
        </w:numPr>
        <w:spacing w:line="360" w:lineRule="auto"/>
        <w:ind w:firstLineChars="0"/>
        <w:jc w:val="left"/>
      </w:pPr>
      <w:r>
        <w:rPr>
          <w:rFonts w:hint="eastAsia"/>
        </w:rPr>
        <w:t>具有完善的防差错措施及识别标志；</w:t>
      </w:r>
    </w:p>
    <w:p w14:paraId="3B7BDE32" w14:textId="77777777" w:rsidR="00AD050D" w:rsidRDefault="00AD050D" w:rsidP="00C4454E">
      <w:pPr>
        <w:pStyle w:val="affa"/>
        <w:numPr>
          <w:ilvl w:val="0"/>
          <w:numId w:val="51"/>
        </w:numPr>
        <w:spacing w:line="360" w:lineRule="auto"/>
        <w:ind w:firstLineChars="0"/>
        <w:jc w:val="left"/>
      </w:pPr>
      <w:r>
        <w:rPr>
          <w:rFonts w:hint="eastAsia"/>
        </w:rPr>
        <w:t>检测诊断准确、迅速、简便；</w:t>
      </w:r>
    </w:p>
    <w:p w14:paraId="1A080B0B" w14:textId="77777777" w:rsidR="00AD050D" w:rsidRDefault="00AD050D" w:rsidP="00C4454E">
      <w:pPr>
        <w:pStyle w:val="affa"/>
        <w:numPr>
          <w:ilvl w:val="0"/>
          <w:numId w:val="51"/>
        </w:numPr>
        <w:spacing w:line="360" w:lineRule="auto"/>
        <w:ind w:firstLineChars="0"/>
        <w:jc w:val="left"/>
      </w:pPr>
      <w:r>
        <w:rPr>
          <w:rFonts w:hint="eastAsia"/>
        </w:rPr>
        <w:t>符合维修的人机环工程要求。</w:t>
      </w:r>
    </w:p>
    <w:p w14:paraId="419C6788" w14:textId="77777777" w:rsidR="00AD050D" w:rsidRDefault="00AD050D" w:rsidP="00BA2542">
      <w:pPr>
        <w:pStyle w:val="affa"/>
        <w:spacing w:line="360" w:lineRule="auto"/>
        <w:ind w:firstLine="480"/>
        <w:jc w:val="left"/>
      </w:pPr>
      <w:r>
        <w:rPr>
          <w:rFonts w:hint="eastAsia"/>
        </w:rPr>
        <w:t>通过上述维修性设计的原则来保证全系统维修性满足维护的需要。</w:t>
      </w:r>
    </w:p>
    <w:p w14:paraId="283CB1A3" w14:textId="77777777" w:rsidR="00AD050D" w:rsidRDefault="00AD050D" w:rsidP="00BA2542">
      <w:pPr>
        <w:pStyle w:val="affa"/>
        <w:spacing w:line="360" w:lineRule="auto"/>
        <w:ind w:firstLine="480"/>
        <w:jc w:val="left"/>
      </w:pPr>
      <w:r>
        <w:t>另外</w:t>
      </w:r>
      <w:r>
        <w:rPr>
          <w:rFonts w:hint="eastAsia"/>
        </w:rPr>
        <w:t>，</w:t>
      </w:r>
      <w:r>
        <w:t>在业主所要求的第一项指标</w:t>
      </w:r>
      <w:r>
        <w:rPr>
          <w:rFonts w:hint="eastAsia"/>
        </w:rPr>
        <w:t>“</w:t>
      </w:r>
      <w:r w:rsidRPr="004B3035">
        <w:rPr>
          <w:rFonts w:hint="eastAsia"/>
        </w:rPr>
        <w:t>硬件设备平均故障修复</w:t>
      </w:r>
      <w:r>
        <w:rPr>
          <w:rFonts w:hint="eastAsia"/>
        </w:rPr>
        <w:t>时间</w:t>
      </w:r>
      <w:r w:rsidRPr="004B3035">
        <w:rPr>
          <w:rFonts w:hint="eastAsia"/>
        </w:rPr>
        <w:t>(MTTR)</w:t>
      </w:r>
      <w:r w:rsidRPr="004B3035">
        <w:rPr>
          <w:rFonts w:hint="eastAsia"/>
        </w:rPr>
        <w:t>≤</w:t>
      </w:r>
      <w:r w:rsidRPr="004B3035">
        <w:rPr>
          <w:rFonts w:hint="eastAsia"/>
        </w:rPr>
        <w:t>30min</w:t>
      </w:r>
      <w:r>
        <w:rPr>
          <w:rFonts w:hint="eastAsia"/>
        </w:rPr>
        <w:t>”</w:t>
      </w:r>
      <w:r>
        <w:t>中</w:t>
      </w:r>
      <w:r>
        <w:rPr>
          <w:rFonts w:hint="eastAsia"/>
        </w:rPr>
        <w:t>，</w:t>
      </w:r>
      <w:r>
        <w:t>我们对所选用的所有硬件设备</w:t>
      </w:r>
      <w:r>
        <w:rPr>
          <w:rFonts w:hint="eastAsia"/>
        </w:rPr>
        <w:t>，</w:t>
      </w:r>
      <w:r>
        <w:t>统计分析了</w:t>
      </w:r>
      <w:r>
        <w:rPr>
          <w:rFonts w:hint="eastAsia"/>
        </w:rPr>
        <w:t>其平均故障修复时间，见下表</w:t>
      </w:r>
      <w:r>
        <w:rPr>
          <w:rFonts w:hint="eastAsia"/>
        </w:rPr>
        <w:t>X</w:t>
      </w:r>
      <w:r>
        <w:t>X</w:t>
      </w:r>
      <w:r>
        <w:rPr>
          <w:rFonts w:hint="eastAsia"/>
        </w:rPr>
        <w:t>所示。</w:t>
      </w:r>
    </w:p>
    <w:p w14:paraId="3B777CE7" w14:textId="77777777" w:rsidR="00AD050D" w:rsidRPr="00D55AF7" w:rsidRDefault="00AD050D" w:rsidP="00BA2542">
      <w:pPr>
        <w:pStyle w:val="affa"/>
        <w:spacing w:line="360" w:lineRule="auto"/>
        <w:ind w:firstLine="480"/>
        <w:jc w:val="left"/>
        <w:rPr>
          <w:color w:val="FF0000"/>
        </w:rPr>
      </w:pPr>
      <w:r w:rsidRPr="00D55AF7">
        <w:rPr>
          <w:color w:val="FF0000"/>
        </w:rPr>
        <w:t>下面的表请朱亮亮给出</w:t>
      </w:r>
    </w:p>
    <w:p w14:paraId="71FF76B7" w14:textId="77777777" w:rsidR="00AD050D" w:rsidRPr="00D55AF7" w:rsidRDefault="00AD050D" w:rsidP="00BA2542">
      <w:pPr>
        <w:pStyle w:val="affa"/>
        <w:spacing w:line="360" w:lineRule="auto"/>
        <w:ind w:firstLine="480"/>
        <w:jc w:val="left"/>
        <w:rPr>
          <w:color w:val="FF0000"/>
        </w:rPr>
      </w:pPr>
      <w:r w:rsidRPr="00D55AF7">
        <w:rPr>
          <w:color w:val="FF0000"/>
        </w:rPr>
        <w:t>表</w:t>
      </w:r>
      <w:r w:rsidRPr="00D55AF7">
        <w:rPr>
          <w:rFonts w:hint="eastAsia"/>
          <w:color w:val="FF0000"/>
        </w:rPr>
        <w:t xml:space="preserve"> XX</w:t>
      </w:r>
      <w:r w:rsidRPr="00D55AF7">
        <w:rPr>
          <w:color w:val="FF0000"/>
        </w:rPr>
        <w:t xml:space="preserve"> </w:t>
      </w:r>
      <w:r w:rsidRPr="00D55AF7">
        <w:rPr>
          <w:color w:val="FF0000"/>
        </w:rPr>
        <w:t>选型硬件设备的平均故障修复时间</w:t>
      </w:r>
    </w:p>
    <w:tbl>
      <w:tblPr>
        <w:tblStyle w:val="affb"/>
        <w:tblW w:w="0" w:type="auto"/>
        <w:tblLook w:val="04A0" w:firstRow="1" w:lastRow="0" w:firstColumn="1" w:lastColumn="0" w:noHBand="0" w:noVBand="1"/>
      </w:tblPr>
      <w:tblGrid>
        <w:gridCol w:w="1129"/>
        <w:gridCol w:w="1985"/>
        <w:gridCol w:w="2160"/>
        <w:gridCol w:w="1777"/>
        <w:gridCol w:w="2351"/>
      </w:tblGrid>
      <w:tr w:rsidR="00AD050D" w14:paraId="4FD03B84" w14:textId="77777777" w:rsidTr="00D712CD">
        <w:tc>
          <w:tcPr>
            <w:tcW w:w="1129" w:type="dxa"/>
          </w:tcPr>
          <w:p w14:paraId="707A51A6" w14:textId="77777777" w:rsidR="00AD050D" w:rsidRDefault="00AD050D" w:rsidP="00BA2542">
            <w:pPr>
              <w:pStyle w:val="affa"/>
              <w:spacing w:line="360" w:lineRule="auto"/>
              <w:ind w:firstLineChars="0" w:firstLine="0"/>
              <w:jc w:val="left"/>
            </w:pPr>
            <w:r>
              <w:t>序号</w:t>
            </w:r>
          </w:p>
        </w:tc>
        <w:tc>
          <w:tcPr>
            <w:tcW w:w="1985" w:type="dxa"/>
          </w:tcPr>
          <w:p w14:paraId="1F9B4139" w14:textId="77777777" w:rsidR="00AD050D" w:rsidRDefault="00AD050D" w:rsidP="00BA2542">
            <w:pPr>
              <w:pStyle w:val="affa"/>
              <w:spacing w:line="360" w:lineRule="auto"/>
              <w:ind w:firstLineChars="0" w:firstLine="0"/>
              <w:jc w:val="left"/>
            </w:pPr>
            <w:r>
              <w:rPr>
                <w:rFonts w:hint="eastAsia"/>
              </w:rPr>
              <w:t>硬件设备名称</w:t>
            </w:r>
          </w:p>
        </w:tc>
        <w:tc>
          <w:tcPr>
            <w:tcW w:w="2160" w:type="dxa"/>
          </w:tcPr>
          <w:p w14:paraId="2221DB2F" w14:textId="77777777" w:rsidR="00AD050D" w:rsidRDefault="00AD050D" w:rsidP="00BA2542">
            <w:pPr>
              <w:pStyle w:val="affa"/>
              <w:spacing w:line="360" w:lineRule="auto"/>
              <w:ind w:firstLineChars="0" w:firstLine="0"/>
              <w:jc w:val="left"/>
            </w:pPr>
            <w:r>
              <w:rPr>
                <w:rFonts w:hint="eastAsia"/>
              </w:rPr>
              <w:t>硬件设备型号</w:t>
            </w:r>
          </w:p>
        </w:tc>
        <w:tc>
          <w:tcPr>
            <w:tcW w:w="1777" w:type="dxa"/>
          </w:tcPr>
          <w:p w14:paraId="07E26BC0" w14:textId="77777777" w:rsidR="00AD050D" w:rsidRDefault="00AD050D" w:rsidP="00D712CD">
            <w:pPr>
              <w:pStyle w:val="affa"/>
              <w:spacing w:line="360" w:lineRule="auto"/>
              <w:ind w:firstLineChars="0" w:firstLine="0"/>
              <w:jc w:val="left"/>
            </w:pPr>
            <w:r>
              <w:rPr>
                <w:rFonts w:hint="eastAsia"/>
              </w:rPr>
              <w:t>MTTR</w:t>
            </w:r>
          </w:p>
        </w:tc>
        <w:tc>
          <w:tcPr>
            <w:tcW w:w="2351" w:type="dxa"/>
          </w:tcPr>
          <w:p w14:paraId="144C57C7" w14:textId="77777777" w:rsidR="00AD050D" w:rsidRDefault="00AD050D" w:rsidP="00BA2542">
            <w:pPr>
              <w:pStyle w:val="affa"/>
              <w:spacing w:line="360" w:lineRule="auto"/>
              <w:ind w:firstLineChars="0" w:firstLine="0"/>
              <w:jc w:val="left"/>
            </w:pPr>
            <w:r>
              <w:rPr>
                <w:rFonts w:hint="eastAsia"/>
              </w:rPr>
              <w:t>结论</w:t>
            </w:r>
          </w:p>
        </w:tc>
      </w:tr>
      <w:tr w:rsidR="00AD050D" w14:paraId="76803F0E" w14:textId="77777777" w:rsidTr="00D712CD">
        <w:tc>
          <w:tcPr>
            <w:tcW w:w="1129" w:type="dxa"/>
          </w:tcPr>
          <w:p w14:paraId="02882913" w14:textId="77777777" w:rsidR="00AD050D" w:rsidRDefault="00AD050D" w:rsidP="00BA2542">
            <w:pPr>
              <w:pStyle w:val="affa"/>
              <w:spacing w:line="360" w:lineRule="auto"/>
              <w:ind w:firstLineChars="0" w:firstLine="0"/>
              <w:jc w:val="left"/>
            </w:pPr>
          </w:p>
        </w:tc>
        <w:tc>
          <w:tcPr>
            <w:tcW w:w="1985" w:type="dxa"/>
          </w:tcPr>
          <w:p w14:paraId="3C9C6384" w14:textId="77777777" w:rsidR="00AD050D" w:rsidRDefault="00AD050D" w:rsidP="00BA2542">
            <w:pPr>
              <w:pStyle w:val="affa"/>
              <w:spacing w:line="360" w:lineRule="auto"/>
              <w:ind w:firstLineChars="0" w:firstLine="0"/>
              <w:jc w:val="left"/>
            </w:pPr>
          </w:p>
        </w:tc>
        <w:tc>
          <w:tcPr>
            <w:tcW w:w="2160" w:type="dxa"/>
          </w:tcPr>
          <w:p w14:paraId="56A29FD6" w14:textId="77777777" w:rsidR="00AD050D" w:rsidRDefault="00AD050D" w:rsidP="00BA2542">
            <w:pPr>
              <w:pStyle w:val="affa"/>
              <w:spacing w:line="360" w:lineRule="auto"/>
              <w:ind w:firstLineChars="0" w:firstLine="0"/>
              <w:jc w:val="left"/>
            </w:pPr>
          </w:p>
        </w:tc>
        <w:tc>
          <w:tcPr>
            <w:tcW w:w="1777" w:type="dxa"/>
          </w:tcPr>
          <w:p w14:paraId="37DAC044" w14:textId="77777777" w:rsidR="00AD050D" w:rsidRDefault="00AD050D" w:rsidP="00BA2542">
            <w:pPr>
              <w:pStyle w:val="affa"/>
              <w:spacing w:line="360" w:lineRule="auto"/>
              <w:ind w:firstLineChars="0" w:firstLine="0"/>
              <w:jc w:val="left"/>
            </w:pPr>
          </w:p>
        </w:tc>
        <w:tc>
          <w:tcPr>
            <w:tcW w:w="2351" w:type="dxa"/>
          </w:tcPr>
          <w:p w14:paraId="5E0EBD47" w14:textId="77777777" w:rsidR="00AD050D" w:rsidRDefault="00AD050D" w:rsidP="00BA2542">
            <w:pPr>
              <w:pStyle w:val="affa"/>
              <w:spacing w:line="360" w:lineRule="auto"/>
              <w:ind w:firstLineChars="0" w:firstLine="0"/>
              <w:jc w:val="left"/>
            </w:pPr>
          </w:p>
        </w:tc>
      </w:tr>
      <w:tr w:rsidR="00AD050D" w14:paraId="4451206B" w14:textId="77777777" w:rsidTr="00D712CD">
        <w:tc>
          <w:tcPr>
            <w:tcW w:w="1129" w:type="dxa"/>
          </w:tcPr>
          <w:p w14:paraId="30FFFC5D" w14:textId="77777777" w:rsidR="00AD050D" w:rsidRDefault="00AD050D" w:rsidP="00BA2542">
            <w:pPr>
              <w:pStyle w:val="affa"/>
              <w:spacing w:line="360" w:lineRule="auto"/>
              <w:ind w:firstLineChars="0" w:firstLine="0"/>
              <w:jc w:val="left"/>
            </w:pPr>
          </w:p>
        </w:tc>
        <w:tc>
          <w:tcPr>
            <w:tcW w:w="1985" w:type="dxa"/>
          </w:tcPr>
          <w:p w14:paraId="6781546C" w14:textId="77777777" w:rsidR="00AD050D" w:rsidRDefault="00AD050D" w:rsidP="00BA2542">
            <w:pPr>
              <w:pStyle w:val="affa"/>
              <w:spacing w:line="360" w:lineRule="auto"/>
              <w:ind w:firstLineChars="0" w:firstLine="0"/>
              <w:jc w:val="left"/>
            </w:pPr>
          </w:p>
        </w:tc>
        <w:tc>
          <w:tcPr>
            <w:tcW w:w="2160" w:type="dxa"/>
          </w:tcPr>
          <w:p w14:paraId="6790AEDD" w14:textId="77777777" w:rsidR="00AD050D" w:rsidRDefault="00AD050D" w:rsidP="00BA2542">
            <w:pPr>
              <w:pStyle w:val="affa"/>
              <w:spacing w:line="360" w:lineRule="auto"/>
              <w:ind w:firstLineChars="0" w:firstLine="0"/>
              <w:jc w:val="left"/>
            </w:pPr>
          </w:p>
        </w:tc>
        <w:tc>
          <w:tcPr>
            <w:tcW w:w="1777" w:type="dxa"/>
          </w:tcPr>
          <w:p w14:paraId="34914940" w14:textId="77777777" w:rsidR="00AD050D" w:rsidRDefault="00AD050D" w:rsidP="00BA2542">
            <w:pPr>
              <w:pStyle w:val="affa"/>
              <w:spacing w:line="360" w:lineRule="auto"/>
              <w:ind w:firstLineChars="0" w:firstLine="0"/>
              <w:jc w:val="left"/>
            </w:pPr>
          </w:p>
        </w:tc>
        <w:tc>
          <w:tcPr>
            <w:tcW w:w="2351" w:type="dxa"/>
          </w:tcPr>
          <w:p w14:paraId="44B3E47B" w14:textId="77777777" w:rsidR="00AD050D" w:rsidRDefault="00AD050D" w:rsidP="00BA2542">
            <w:pPr>
              <w:pStyle w:val="affa"/>
              <w:spacing w:line="360" w:lineRule="auto"/>
              <w:ind w:firstLineChars="0" w:firstLine="0"/>
              <w:jc w:val="left"/>
            </w:pPr>
          </w:p>
        </w:tc>
      </w:tr>
    </w:tbl>
    <w:p w14:paraId="77558BA0" w14:textId="77777777" w:rsidR="00AD050D" w:rsidRDefault="00AD050D" w:rsidP="00BA2542">
      <w:pPr>
        <w:pStyle w:val="affa"/>
        <w:spacing w:line="360" w:lineRule="auto"/>
        <w:ind w:firstLine="480"/>
        <w:jc w:val="left"/>
      </w:pPr>
    </w:p>
    <w:p w14:paraId="27DA6267" w14:textId="77777777" w:rsidR="00AD050D" w:rsidRDefault="00AD050D" w:rsidP="00BA2542">
      <w:pPr>
        <w:pStyle w:val="affa"/>
        <w:spacing w:line="360" w:lineRule="auto"/>
        <w:ind w:firstLine="480"/>
        <w:jc w:val="left"/>
        <w:rPr>
          <w:color w:val="FF0000"/>
        </w:rPr>
      </w:pPr>
      <w:r>
        <w:rPr>
          <w:rFonts w:hint="eastAsia"/>
        </w:rPr>
        <w:t>从上表可以看出，所选型硬件设备的平均无故障修复时间</w:t>
      </w:r>
      <w:r>
        <w:rPr>
          <w:rFonts w:hint="eastAsia"/>
        </w:rPr>
        <w:t>M</w:t>
      </w:r>
      <w:r>
        <w:t>TTR</w:t>
      </w:r>
      <w:r>
        <w:t>最大值为</w:t>
      </w:r>
      <w:r w:rsidRPr="00D712CD">
        <w:rPr>
          <w:color w:val="FF0000"/>
        </w:rPr>
        <w:t>XX</w:t>
      </w:r>
      <w:r>
        <w:rPr>
          <w:rFonts w:hint="eastAsia"/>
          <w:color w:val="FF0000"/>
        </w:rPr>
        <w:t>，</w:t>
      </w:r>
      <w:r>
        <w:rPr>
          <w:color w:val="FF0000"/>
        </w:rPr>
        <w:t>最小值为</w:t>
      </w:r>
      <w:r>
        <w:rPr>
          <w:rFonts w:hint="eastAsia"/>
          <w:color w:val="FF0000"/>
        </w:rPr>
        <w:t>X</w:t>
      </w:r>
      <w:r>
        <w:rPr>
          <w:color w:val="FF0000"/>
        </w:rPr>
        <w:t>X</w:t>
      </w:r>
      <w:r>
        <w:rPr>
          <w:rFonts w:hint="eastAsia"/>
          <w:color w:val="FF0000"/>
        </w:rPr>
        <w:t>，</w:t>
      </w:r>
      <w:r>
        <w:rPr>
          <w:color w:val="FF0000"/>
        </w:rPr>
        <w:t>整体均满足维修性指标的要求</w:t>
      </w:r>
      <w:r>
        <w:rPr>
          <w:rFonts w:hint="eastAsia"/>
          <w:color w:val="FF0000"/>
        </w:rPr>
        <w:t>。</w:t>
      </w:r>
    </w:p>
    <w:p w14:paraId="7FFDC4D5" w14:textId="77777777" w:rsidR="00AD050D" w:rsidRDefault="00AD050D" w:rsidP="00D712CD">
      <w:pPr>
        <w:pStyle w:val="2"/>
        <w:ind w:left="425"/>
        <w:rPr>
          <w:rFonts w:ascii="宋体" w:hAnsi="宋体"/>
        </w:rPr>
      </w:pPr>
      <w:r>
        <w:rPr>
          <w:rFonts w:ascii="宋体" w:hAnsi="宋体" w:hint="eastAsia"/>
        </w:rPr>
        <w:t>保障性要求与设计</w:t>
      </w:r>
    </w:p>
    <w:p w14:paraId="45752128" w14:textId="77777777" w:rsidR="00AD050D" w:rsidRPr="00D712CD" w:rsidRDefault="00AD050D" w:rsidP="00D712CD">
      <w:pPr>
        <w:pStyle w:val="affa"/>
        <w:spacing w:line="360" w:lineRule="auto"/>
        <w:ind w:firstLine="480"/>
        <w:jc w:val="left"/>
      </w:pPr>
      <w:r w:rsidRPr="00D712CD">
        <w:rPr>
          <w:rFonts w:hint="eastAsia"/>
        </w:rPr>
        <w:t>业主方对保障性要求为：</w:t>
      </w:r>
    </w:p>
    <w:p w14:paraId="3985C616" w14:textId="77777777" w:rsidR="00AD050D" w:rsidRPr="00D712CD" w:rsidRDefault="00AD050D" w:rsidP="00D712CD">
      <w:pPr>
        <w:pStyle w:val="affa"/>
        <w:spacing w:line="360" w:lineRule="auto"/>
        <w:ind w:firstLine="480"/>
        <w:jc w:val="left"/>
        <w:rPr>
          <w:color w:val="FF0000"/>
        </w:rPr>
      </w:pPr>
      <w:r w:rsidRPr="00D712CD">
        <w:rPr>
          <w:rFonts w:hint="eastAsia"/>
          <w:color w:val="FF0000"/>
        </w:rPr>
        <w:t>硬件设备采用市电供电，电压：</w:t>
      </w:r>
      <w:r w:rsidRPr="00D712CD">
        <w:rPr>
          <w:rFonts w:hint="eastAsia"/>
          <w:color w:val="FF0000"/>
        </w:rPr>
        <w:t>AC220</w:t>
      </w:r>
      <w:r w:rsidRPr="00D712CD">
        <w:rPr>
          <w:rFonts w:ascii="宋体" w:hAnsi="宋体" w:hint="eastAsia"/>
          <w:color w:val="FF0000"/>
        </w:rPr>
        <w:t>×</w:t>
      </w:r>
      <w:r w:rsidRPr="00D712CD">
        <w:rPr>
          <w:rFonts w:hint="eastAsia"/>
          <w:color w:val="FF0000"/>
        </w:rPr>
        <w:t xml:space="preserve"> (1</w:t>
      </w:r>
      <w:r w:rsidRPr="00D712CD">
        <w:rPr>
          <w:rFonts w:hint="eastAsia"/>
          <w:color w:val="FF0000"/>
        </w:rPr>
        <w:t>士</w:t>
      </w:r>
      <w:r w:rsidRPr="00D712CD">
        <w:rPr>
          <w:rFonts w:hint="eastAsia"/>
          <w:color w:val="FF0000"/>
        </w:rPr>
        <w:t>10%)V</w:t>
      </w:r>
      <w:r w:rsidRPr="00D712CD">
        <w:rPr>
          <w:rFonts w:hint="eastAsia"/>
          <w:color w:val="FF0000"/>
        </w:rPr>
        <w:t>、频率</w:t>
      </w:r>
      <w:r w:rsidRPr="00D712CD">
        <w:rPr>
          <w:rFonts w:hint="eastAsia"/>
          <w:color w:val="FF0000"/>
        </w:rPr>
        <w:t>:50X(1</w:t>
      </w:r>
      <w:r w:rsidRPr="00D712CD">
        <w:rPr>
          <w:rFonts w:hint="eastAsia"/>
          <w:color w:val="FF0000"/>
        </w:rPr>
        <w:t>士</w:t>
      </w:r>
      <w:r w:rsidRPr="00D712CD">
        <w:rPr>
          <w:rFonts w:hint="eastAsia"/>
          <w:color w:val="FF0000"/>
        </w:rPr>
        <w:t>5%)Hz</w:t>
      </w:r>
      <w:r w:rsidRPr="00D712CD">
        <w:rPr>
          <w:rFonts w:hint="eastAsia"/>
          <w:color w:val="FF0000"/>
        </w:rPr>
        <w:t>。</w:t>
      </w:r>
    </w:p>
    <w:p w14:paraId="5C0D0991" w14:textId="77777777" w:rsidR="00AD050D" w:rsidRDefault="00AD050D" w:rsidP="00BA2542">
      <w:pPr>
        <w:pStyle w:val="affa"/>
        <w:spacing w:line="360" w:lineRule="auto"/>
        <w:ind w:firstLine="480"/>
        <w:jc w:val="left"/>
      </w:pPr>
      <w:r>
        <w:rPr>
          <w:rFonts w:hint="eastAsia"/>
        </w:rPr>
        <w:t>该项要求需要对所有硬件设备的供电要求进行检查，下表</w:t>
      </w:r>
      <w:r>
        <w:rPr>
          <w:rFonts w:hint="eastAsia"/>
        </w:rPr>
        <w:t>XX</w:t>
      </w:r>
      <w:r>
        <w:rPr>
          <w:rFonts w:hint="eastAsia"/>
        </w:rPr>
        <w:t>给出了我们所选型硬件设备的供电要求。</w:t>
      </w:r>
    </w:p>
    <w:p w14:paraId="7B34D5C4" w14:textId="77777777" w:rsidR="00AD050D" w:rsidRPr="00D55AF7" w:rsidRDefault="00AD050D" w:rsidP="00D712CD">
      <w:pPr>
        <w:pStyle w:val="affa"/>
        <w:spacing w:line="360" w:lineRule="auto"/>
        <w:ind w:firstLine="480"/>
        <w:jc w:val="left"/>
        <w:rPr>
          <w:color w:val="FF0000"/>
        </w:rPr>
      </w:pPr>
      <w:r w:rsidRPr="00D55AF7">
        <w:rPr>
          <w:color w:val="FF0000"/>
        </w:rPr>
        <w:t>下面的表请朱亮亮给出</w:t>
      </w:r>
    </w:p>
    <w:p w14:paraId="34F9B518" w14:textId="77777777" w:rsidR="00AD050D" w:rsidRPr="00D55AF7" w:rsidRDefault="00AD050D" w:rsidP="00D712CD">
      <w:pPr>
        <w:pStyle w:val="affa"/>
        <w:spacing w:line="360" w:lineRule="auto"/>
        <w:ind w:firstLine="480"/>
        <w:jc w:val="left"/>
        <w:rPr>
          <w:color w:val="FF0000"/>
        </w:rPr>
      </w:pPr>
      <w:r w:rsidRPr="00D55AF7">
        <w:rPr>
          <w:color w:val="FF0000"/>
        </w:rPr>
        <w:t>表</w:t>
      </w:r>
      <w:r w:rsidRPr="00D55AF7">
        <w:rPr>
          <w:rFonts w:hint="eastAsia"/>
          <w:color w:val="FF0000"/>
        </w:rPr>
        <w:t xml:space="preserve"> XX</w:t>
      </w:r>
      <w:r w:rsidRPr="00D55AF7">
        <w:rPr>
          <w:color w:val="FF0000"/>
        </w:rPr>
        <w:t xml:space="preserve"> </w:t>
      </w:r>
      <w:r w:rsidRPr="00D55AF7">
        <w:rPr>
          <w:color w:val="FF0000"/>
        </w:rPr>
        <w:t>选型硬件设备的</w:t>
      </w:r>
      <w:r>
        <w:rPr>
          <w:rFonts w:hint="eastAsia"/>
          <w:color w:val="FF0000"/>
        </w:rPr>
        <w:t>供电</w:t>
      </w:r>
      <w:r>
        <w:rPr>
          <w:color w:val="FF0000"/>
        </w:rPr>
        <w:t>要求</w:t>
      </w:r>
    </w:p>
    <w:tbl>
      <w:tblPr>
        <w:tblStyle w:val="affb"/>
        <w:tblW w:w="0" w:type="auto"/>
        <w:tblLook w:val="04A0" w:firstRow="1" w:lastRow="0" w:firstColumn="1" w:lastColumn="0" w:noHBand="0" w:noVBand="1"/>
      </w:tblPr>
      <w:tblGrid>
        <w:gridCol w:w="991"/>
        <w:gridCol w:w="1672"/>
        <w:gridCol w:w="1811"/>
        <w:gridCol w:w="1459"/>
        <w:gridCol w:w="1506"/>
        <w:gridCol w:w="1963"/>
      </w:tblGrid>
      <w:tr w:rsidR="00AD050D" w14:paraId="5C4B9A80" w14:textId="77777777" w:rsidTr="00D712CD">
        <w:tc>
          <w:tcPr>
            <w:tcW w:w="991" w:type="dxa"/>
          </w:tcPr>
          <w:p w14:paraId="6AA51AFB" w14:textId="77777777" w:rsidR="00AD050D" w:rsidRDefault="00AD050D" w:rsidP="001416DB">
            <w:pPr>
              <w:pStyle w:val="affa"/>
              <w:spacing w:line="360" w:lineRule="auto"/>
              <w:ind w:firstLineChars="0" w:firstLine="0"/>
              <w:jc w:val="left"/>
            </w:pPr>
            <w:r>
              <w:t>序号</w:t>
            </w:r>
          </w:p>
        </w:tc>
        <w:tc>
          <w:tcPr>
            <w:tcW w:w="1672" w:type="dxa"/>
          </w:tcPr>
          <w:p w14:paraId="5B08F10A" w14:textId="77777777" w:rsidR="00AD050D" w:rsidRDefault="00AD050D" w:rsidP="001416DB">
            <w:pPr>
              <w:pStyle w:val="affa"/>
              <w:spacing w:line="360" w:lineRule="auto"/>
              <w:ind w:firstLineChars="0" w:firstLine="0"/>
              <w:jc w:val="left"/>
            </w:pPr>
            <w:r>
              <w:rPr>
                <w:rFonts w:hint="eastAsia"/>
              </w:rPr>
              <w:t>硬件设备名称</w:t>
            </w:r>
          </w:p>
        </w:tc>
        <w:tc>
          <w:tcPr>
            <w:tcW w:w="1811" w:type="dxa"/>
          </w:tcPr>
          <w:p w14:paraId="0113EF05" w14:textId="77777777" w:rsidR="00AD050D" w:rsidRDefault="00AD050D" w:rsidP="001416DB">
            <w:pPr>
              <w:pStyle w:val="affa"/>
              <w:spacing w:line="360" w:lineRule="auto"/>
              <w:ind w:firstLineChars="0" w:firstLine="0"/>
              <w:jc w:val="left"/>
            </w:pPr>
            <w:r>
              <w:rPr>
                <w:rFonts w:hint="eastAsia"/>
              </w:rPr>
              <w:t>硬件设备型号</w:t>
            </w:r>
          </w:p>
        </w:tc>
        <w:tc>
          <w:tcPr>
            <w:tcW w:w="1459" w:type="dxa"/>
          </w:tcPr>
          <w:p w14:paraId="74C532E2" w14:textId="77777777" w:rsidR="00AD050D" w:rsidRDefault="00AD050D" w:rsidP="001416DB">
            <w:pPr>
              <w:pStyle w:val="affa"/>
              <w:spacing w:line="360" w:lineRule="auto"/>
              <w:ind w:firstLineChars="0" w:firstLine="0"/>
              <w:jc w:val="left"/>
            </w:pPr>
            <w:r>
              <w:rPr>
                <w:rFonts w:hint="eastAsia"/>
              </w:rPr>
              <w:t>是否是电可用</w:t>
            </w:r>
          </w:p>
        </w:tc>
        <w:tc>
          <w:tcPr>
            <w:tcW w:w="1506" w:type="dxa"/>
          </w:tcPr>
          <w:p w14:paraId="4C3DFE6A" w14:textId="77777777" w:rsidR="00AD050D" w:rsidRDefault="00AD050D" w:rsidP="001416DB">
            <w:pPr>
              <w:pStyle w:val="affa"/>
              <w:spacing w:line="360" w:lineRule="auto"/>
              <w:ind w:firstLineChars="0" w:firstLine="0"/>
              <w:jc w:val="left"/>
            </w:pPr>
            <w:r>
              <w:rPr>
                <w:rFonts w:hint="eastAsia"/>
              </w:rPr>
              <w:t>电压</w:t>
            </w:r>
          </w:p>
        </w:tc>
        <w:tc>
          <w:tcPr>
            <w:tcW w:w="1963" w:type="dxa"/>
          </w:tcPr>
          <w:p w14:paraId="015606B2" w14:textId="77777777" w:rsidR="00AD050D" w:rsidRDefault="00AD050D" w:rsidP="001416DB">
            <w:pPr>
              <w:pStyle w:val="affa"/>
              <w:spacing w:line="360" w:lineRule="auto"/>
              <w:ind w:firstLineChars="0" w:firstLine="0"/>
              <w:jc w:val="left"/>
            </w:pPr>
            <w:r>
              <w:rPr>
                <w:rFonts w:hint="eastAsia"/>
              </w:rPr>
              <w:t>频率</w:t>
            </w:r>
          </w:p>
        </w:tc>
      </w:tr>
      <w:tr w:rsidR="00AD050D" w14:paraId="3938635B" w14:textId="77777777" w:rsidTr="00D712CD">
        <w:tc>
          <w:tcPr>
            <w:tcW w:w="991" w:type="dxa"/>
          </w:tcPr>
          <w:p w14:paraId="5B731769" w14:textId="77777777" w:rsidR="00AD050D" w:rsidRDefault="00AD050D" w:rsidP="001416DB">
            <w:pPr>
              <w:pStyle w:val="affa"/>
              <w:spacing w:line="360" w:lineRule="auto"/>
              <w:ind w:firstLineChars="0" w:firstLine="0"/>
              <w:jc w:val="left"/>
            </w:pPr>
          </w:p>
        </w:tc>
        <w:tc>
          <w:tcPr>
            <w:tcW w:w="1672" w:type="dxa"/>
          </w:tcPr>
          <w:p w14:paraId="69560690" w14:textId="77777777" w:rsidR="00AD050D" w:rsidRDefault="00AD050D" w:rsidP="001416DB">
            <w:pPr>
              <w:pStyle w:val="affa"/>
              <w:spacing w:line="360" w:lineRule="auto"/>
              <w:ind w:firstLineChars="0" w:firstLine="0"/>
              <w:jc w:val="left"/>
            </w:pPr>
          </w:p>
        </w:tc>
        <w:tc>
          <w:tcPr>
            <w:tcW w:w="1811" w:type="dxa"/>
          </w:tcPr>
          <w:p w14:paraId="24469FFA" w14:textId="77777777" w:rsidR="00AD050D" w:rsidRDefault="00AD050D" w:rsidP="001416DB">
            <w:pPr>
              <w:pStyle w:val="affa"/>
              <w:spacing w:line="360" w:lineRule="auto"/>
              <w:ind w:firstLineChars="0" w:firstLine="0"/>
              <w:jc w:val="left"/>
            </w:pPr>
          </w:p>
        </w:tc>
        <w:tc>
          <w:tcPr>
            <w:tcW w:w="1459" w:type="dxa"/>
          </w:tcPr>
          <w:p w14:paraId="4473EF3F" w14:textId="77777777" w:rsidR="00AD050D" w:rsidRDefault="00AD050D" w:rsidP="001416DB">
            <w:pPr>
              <w:pStyle w:val="affa"/>
              <w:spacing w:line="360" w:lineRule="auto"/>
              <w:ind w:firstLineChars="0" w:firstLine="0"/>
              <w:jc w:val="left"/>
            </w:pPr>
          </w:p>
        </w:tc>
        <w:tc>
          <w:tcPr>
            <w:tcW w:w="1506" w:type="dxa"/>
          </w:tcPr>
          <w:p w14:paraId="2EAE0AEC" w14:textId="77777777" w:rsidR="00AD050D" w:rsidRDefault="00AD050D" w:rsidP="001416DB">
            <w:pPr>
              <w:pStyle w:val="affa"/>
              <w:spacing w:line="360" w:lineRule="auto"/>
              <w:ind w:firstLineChars="0" w:firstLine="0"/>
              <w:jc w:val="left"/>
            </w:pPr>
          </w:p>
        </w:tc>
        <w:tc>
          <w:tcPr>
            <w:tcW w:w="1963" w:type="dxa"/>
          </w:tcPr>
          <w:p w14:paraId="65E5BAB3" w14:textId="77777777" w:rsidR="00AD050D" w:rsidRDefault="00AD050D" w:rsidP="001416DB">
            <w:pPr>
              <w:pStyle w:val="affa"/>
              <w:spacing w:line="360" w:lineRule="auto"/>
              <w:ind w:firstLineChars="0" w:firstLine="0"/>
              <w:jc w:val="left"/>
            </w:pPr>
          </w:p>
        </w:tc>
      </w:tr>
      <w:tr w:rsidR="00AD050D" w14:paraId="2EC5CD2B" w14:textId="77777777" w:rsidTr="00D712CD">
        <w:tc>
          <w:tcPr>
            <w:tcW w:w="991" w:type="dxa"/>
          </w:tcPr>
          <w:p w14:paraId="43487D57" w14:textId="77777777" w:rsidR="00AD050D" w:rsidRDefault="00AD050D" w:rsidP="001416DB">
            <w:pPr>
              <w:pStyle w:val="affa"/>
              <w:spacing w:line="360" w:lineRule="auto"/>
              <w:ind w:firstLineChars="0" w:firstLine="0"/>
              <w:jc w:val="left"/>
            </w:pPr>
          </w:p>
        </w:tc>
        <w:tc>
          <w:tcPr>
            <w:tcW w:w="1672" w:type="dxa"/>
          </w:tcPr>
          <w:p w14:paraId="4EFD3FEE" w14:textId="77777777" w:rsidR="00AD050D" w:rsidRDefault="00AD050D" w:rsidP="001416DB">
            <w:pPr>
              <w:pStyle w:val="affa"/>
              <w:spacing w:line="360" w:lineRule="auto"/>
              <w:ind w:firstLineChars="0" w:firstLine="0"/>
              <w:jc w:val="left"/>
            </w:pPr>
          </w:p>
        </w:tc>
        <w:tc>
          <w:tcPr>
            <w:tcW w:w="1811" w:type="dxa"/>
          </w:tcPr>
          <w:p w14:paraId="648A78AE" w14:textId="77777777" w:rsidR="00AD050D" w:rsidRDefault="00AD050D" w:rsidP="001416DB">
            <w:pPr>
              <w:pStyle w:val="affa"/>
              <w:spacing w:line="360" w:lineRule="auto"/>
              <w:ind w:firstLineChars="0" w:firstLine="0"/>
              <w:jc w:val="left"/>
            </w:pPr>
          </w:p>
        </w:tc>
        <w:tc>
          <w:tcPr>
            <w:tcW w:w="1459" w:type="dxa"/>
          </w:tcPr>
          <w:p w14:paraId="2F44A8A4" w14:textId="77777777" w:rsidR="00AD050D" w:rsidRDefault="00AD050D" w:rsidP="001416DB">
            <w:pPr>
              <w:pStyle w:val="affa"/>
              <w:spacing w:line="360" w:lineRule="auto"/>
              <w:ind w:firstLineChars="0" w:firstLine="0"/>
              <w:jc w:val="left"/>
            </w:pPr>
          </w:p>
        </w:tc>
        <w:tc>
          <w:tcPr>
            <w:tcW w:w="1506" w:type="dxa"/>
          </w:tcPr>
          <w:p w14:paraId="780677F6" w14:textId="77777777" w:rsidR="00AD050D" w:rsidRDefault="00AD050D" w:rsidP="001416DB">
            <w:pPr>
              <w:pStyle w:val="affa"/>
              <w:spacing w:line="360" w:lineRule="auto"/>
              <w:ind w:firstLineChars="0" w:firstLine="0"/>
              <w:jc w:val="left"/>
            </w:pPr>
          </w:p>
        </w:tc>
        <w:tc>
          <w:tcPr>
            <w:tcW w:w="1963" w:type="dxa"/>
          </w:tcPr>
          <w:p w14:paraId="2B351726" w14:textId="77777777" w:rsidR="00AD050D" w:rsidRDefault="00AD050D" w:rsidP="001416DB">
            <w:pPr>
              <w:pStyle w:val="affa"/>
              <w:spacing w:line="360" w:lineRule="auto"/>
              <w:ind w:firstLineChars="0" w:firstLine="0"/>
              <w:jc w:val="left"/>
            </w:pPr>
          </w:p>
        </w:tc>
      </w:tr>
    </w:tbl>
    <w:p w14:paraId="755CC595" w14:textId="77777777" w:rsidR="00AD050D" w:rsidRDefault="00AD050D" w:rsidP="00D712CD">
      <w:pPr>
        <w:pStyle w:val="affa"/>
        <w:spacing w:line="360" w:lineRule="auto"/>
        <w:ind w:firstLine="480"/>
        <w:jc w:val="left"/>
      </w:pPr>
    </w:p>
    <w:p w14:paraId="0314D29A" w14:textId="77777777" w:rsidR="00AD050D" w:rsidRPr="00D712CD" w:rsidRDefault="00AD050D" w:rsidP="00D712CD">
      <w:pPr>
        <w:pStyle w:val="affa"/>
        <w:spacing w:line="360" w:lineRule="auto"/>
        <w:ind w:firstLine="480"/>
        <w:jc w:val="left"/>
      </w:pPr>
      <w:r>
        <w:rPr>
          <w:rFonts w:hint="eastAsia"/>
        </w:rPr>
        <w:t>从上表可以看出，所选型硬件设备均可以采用市电供电，电压和频率都满足市电的供电要求，同时全系统中采用了</w:t>
      </w:r>
      <w:r>
        <w:rPr>
          <w:rFonts w:hint="eastAsia"/>
        </w:rPr>
        <w:t>U</w:t>
      </w:r>
      <w:r>
        <w:t>PS</w:t>
      </w:r>
      <w:r>
        <w:t>电源系统</w:t>
      </w:r>
      <w:r>
        <w:rPr>
          <w:rFonts w:hint="eastAsia"/>
        </w:rPr>
        <w:t>，</w:t>
      </w:r>
      <w:r>
        <w:t>对数据中心服务器</w:t>
      </w:r>
      <w:r>
        <w:rPr>
          <w:rFonts w:hint="eastAsia"/>
        </w:rPr>
        <w:t>、</w:t>
      </w:r>
      <w:r>
        <w:t>终端</w:t>
      </w:r>
      <w:r>
        <w:rPr>
          <w:rFonts w:hint="eastAsia"/>
        </w:rPr>
        <w:t>、</w:t>
      </w:r>
      <w:r>
        <w:t>网络设备进行供电</w:t>
      </w:r>
      <w:r>
        <w:rPr>
          <w:rFonts w:hint="eastAsia"/>
        </w:rPr>
        <w:t>，有效</w:t>
      </w:r>
      <w:r>
        <w:t>提高了服务器</w:t>
      </w:r>
      <w:r>
        <w:rPr>
          <w:rFonts w:hint="eastAsia"/>
        </w:rPr>
        <w:t>、</w:t>
      </w:r>
      <w:r>
        <w:t>终端</w:t>
      </w:r>
      <w:r>
        <w:rPr>
          <w:rFonts w:hint="eastAsia"/>
        </w:rPr>
        <w:t>、</w:t>
      </w:r>
      <w:r>
        <w:t>网络设备供电的有效性</w:t>
      </w:r>
      <w:r w:rsidRPr="00D712CD">
        <w:rPr>
          <w:rFonts w:hint="eastAsia"/>
        </w:rPr>
        <w:t>。</w:t>
      </w:r>
    </w:p>
    <w:p w14:paraId="50E01FF5" w14:textId="77777777" w:rsidR="00AD050D" w:rsidRDefault="00AD050D" w:rsidP="00E04974">
      <w:pPr>
        <w:pStyle w:val="10"/>
      </w:pPr>
      <w:r>
        <w:rPr>
          <w:rFonts w:hint="eastAsia"/>
        </w:rPr>
        <w:t>系统的可实现性分析</w:t>
      </w:r>
    </w:p>
    <w:p w14:paraId="4136D4D2" w14:textId="77777777" w:rsidR="00AD050D" w:rsidRPr="008D6D0B" w:rsidRDefault="00AD050D" w:rsidP="008D6D0B">
      <w:pPr>
        <w:pStyle w:val="affa"/>
        <w:spacing w:line="360" w:lineRule="auto"/>
        <w:ind w:firstLine="480"/>
        <w:jc w:val="left"/>
      </w:pPr>
      <w:r>
        <w:rPr>
          <w:rFonts w:hint="eastAsia"/>
        </w:rPr>
        <w:t>云计算的提出到现在已经很多年了，作为公有云平台的提供商，目前已有腾讯云、华为云、阿里云等成熟的商业化产品。软件测试云平台将软件测试服务在云环境下进行提供，整个平台采用成熟的五层技术架构，该架构是云平台通用的架构。目前，硬件虚拟化技术、软件虚拟化技术都已有成熟的应用，虽然很多软件测试工具基本还处于单机版的运行状态，但也已经出现了很多开源的软件测试工具，这些开源的软件测试工具都能在云环境下运行，这些成功应用为本项目的实现的技术途径奠定了基础。</w:t>
      </w:r>
    </w:p>
    <w:p w14:paraId="6F8F4C76" w14:textId="77777777" w:rsidR="00AD050D" w:rsidRDefault="00AD050D" w:rsidP="008D6D0B">
      <w:pPr>
        <w:pStyle w:val="2"/>
        <w:ind w:left="425"/>
        <w:rPr>
          <w:rFonts w:ascii="宋体" w:hAnsi="宋体"/>
        </w:rPr>
      </w:pPr>
      <w:r>
        <w:rPr>
          <w:rFonts w:ascii="宋体" w:hAnsi="宋体" w:hint="eastAsia"/>
        </w:rPr>
        <w:t>技术方案的可行性</w:t>
      </w:r>
    </w:p>
    <w:p w14:paraId="67753257" w14:textId="77777777" w:rsidR="00AD050D" w:rsidRDefault="00AD050D" w:rsidP="00515C57">
      <w:pPr>
        <w:pStyle w:val="affa"/>
        <w:spacing w:line="360" w:lineRule="auto"/>
        <w:ind w:firstLine="480"/>
        <w:jc w:val="left"/>
      </w:pPr>
      <w:r>
        <w:rPr>
          <w:rFonts w:hint="eastAsia"/>
        </w:rPr>
        <w:t>本设计方案采用典型的云平台技术架构，分为硬件基础设施、基础架构即服务、平台即服务、软件即服务、终端应用层共</w:t>
      </w:r>
      <w:r>
        <w:rPr>
          <w:rFonts w:hint="eastAsia"/>
        </w:rPr>
        <w:t>5</w:t>
      </w:r>
      <w:r>
        <w:rPr>
          <w:rFonts w:hint="eastAsia"/>
        </w:rPr>
        <w:t>层架构，这种架构是典型的云平台技术架构，这种架构已在多种云平台应用中得到验证。</w:t>
      </w:r>
    </w:p>
    <w:p w14:paraId="16192DF7" w14:textId="77777777" w:rsidR="00AD050D" w:rsidRDefault="00AD050D" w:rsidP="00515C57">
      <w:pPr>
        <w:pStyle w:val="affa"/>
        <w:spacing w:line="360" w:lineRule="auto"/>
        <w:ind w:firstLine="480"/>
        <w:jc w:val="left"/>
      </w:pPr>
      <w:r>
        <w:t>在基础硬件设施层所选用的服务器</w:t>
      </w:r>
      <w:r>
        <w:rPr>
          <w:rFonts w:hint="eastAsia"/>
        </w:rPr>
        <w:t>、</w:t>
      </w:r>
      <w:r>
        <w:t>网络设备全部采用华为的设备</w:t>
      </w:r>
      <w:r>
        <w:rPr>
          <w:rFonts w:hint="eastAsia"/>
        </w:rPr>
        <w:t>，</w:t>
      </w:r>
      <w:r>
        <w:t>华为是</w:t>
      </w:r>
      <w:r w:rsidRPr="00DE379A">
        <w:t>生产销售</w:t>
      </w:r>
      <w:hyperlink r:id="rId110" w:tgtFrame="_blank" w:history="1">
        <w:r w:rsidRPr="00DE379A">
          <w:t>通信设备</w:t>
        </w:r>
      </w:hyperlink>
      <w:r w:rsidRPr="00DE379A">
        <w:t>的</w:t>
      </w:r>
      <w:hyperlink r:id="rId111" w:tgtFrame="_blank" w:history="1">
        <w:r w:rsidRPr="00DE379A">
          <w:t>民营</w:t>
        </w:r>
      </w:hyperlink>
      <w:r w:rsidRPr="00DE379A">
        <w:t>通信科技公司，</w:t>
      </w:r>
      <w:r>
        <w:t>作为</w:t>
      </w:r>
      <w:r w:rsidRPr="00DE379A">
        <w:t>全球领先的信息与通信</w:t>
      </w:r>
      <w:hyperlink r:id="rId112" w:tgtFrame="_blank" w:history="1">
        <w:r w:rsidRPr="00DE379A">
          <w:t>技术</w:t>
        </w:r>
      </w:hyperlink>
      <w:r w:rsidRPr="00DE379A">
        <w:t>解决方案供应商，</w:t>
      </w:r>
      <w:r>
        <w:t>华为的软硬件产品已经得到了广泛的市场检验</w:t>
      </w:r>
      <w:r>
        <w:rPr>
          <w:rFonts w:hint="eastAsia"/>
        </w:rPr>
        <w:t>，</w:t>
      </w:r>
      <w:r>
        <w:t>可以确保项目的落地</w:t>
      </w:r>
      <w:r>
        <w:rPr>
          <w:rFonts w:hint="eastAsia"/>
        </w:rPr>
        <w:t>，</w:t>
      </w:r>
      <w:r>
        <w:t>技术措施上是可行的</w:t>
      </w:r>
      <w:r>
        <w:rPr>
          <w:rFonts w:hint="eastAsia"/>
        </w:rPr>
        <w:t>。</w:t>
      </w:r>
    </w:p>
    <w:p w14:paraId="5F0527F5" w14:textId="77777777" w:rsidR="00AD050D" w:rsidRDefault="00AD050D" w:rsidP="00515C57">
      <w:pPr>
        <w:pStyle w:val="affa"/>
        <w:spacing w:line="360" w:lineRule="auto"/>
        <w:ind w:firstLine="480"/>
        <w:jc w:val="left"/>
      </w:pPr>
      <w:r>
        <w:t>云基础软件支撑层主要采用我</w:t>
      </w:r>
      <w:r>
        <w:rPr>
          <w:rFonts w:hint="eastAsia"/>
        </w:rPr>
        <w:t>公司</w:t>
      </w:r>
      <w:r>
        <w:t>自主</w:t>
      </w:r>
      <w:r w:rsidRPr="002D0D81">
        <w:t>研发的</w:t>
      </w:r>
      <w:r w:rsidRPr="002D0D81">
        <w:t>x-inCloud</w:t>
      </w:r>
      <w:r w:rsidRPr="002D0D81">
        <w:t>产品，</w:t>
      </w:r>
      <w:r w:rsidRPr="002D0D81">
        <w:t>x-inCloud</w:t>
      </w:r>
      <w:r w:rsidRPr="002D0D81">
        <w:t>基于开源</w:t>
      </w:r>
      <w:r w:rsidRPr="002D0D81">
        <w:t>KVM</w:t>
      </w:r>
      <w:r w:rsidRPr="002D0D81">
        <w:t>设计，</w:t>
      </w:r>
      <w:r>
        <w:t>实现了资源虚拟化</w:t>
      </w:r>
      <w:r>
        <w:rPr>
          <w:rFonts w:hint="eastAsia"/>
        </w:rPr>
        <w:t>、</w:t>
      </w:r>
      <w:r>
        <w:t>虚拟机的管理和配置</w:t>
      </w:r>
      <w:r>
        <w:rPr>
          <w:rFonts w:hint="eastAsia"/>
        </w:rPr>
        <w:t>、</w:t>
      </w:r>
      <w:r>
        <w:t>虚拟网络管理</w:t>
      </w:r>
      <w:r>
        <w:rPr>
          <w:rFonts w:hint="eastAsia"/>
        </w:rPr>
        <w:t>、</w:t>
      </w:r>
      <w:r>
        <w:t>运行与安全管理等功能</w:t>
      </w:r>
      <w:r>
        <w:rPr>
          <w:rFonts w:hint="eastAsia"/>
        </w:rPr>
        <w:t>，</w:t>
      </w:r>
      <w:r>
        <w:t>该云基础软件支撑层已经发展了多个版本</w:t>
      </w:r>
      <w:r>
        <w:rPr>
          <w:rFonts w:hint="eastAsia"/>
        </w:rPr>
        <w:t>，</w:t>
      </w:r>
      <w:r>
        <w:t>在技术实现上得到了应用的检验</w:t>
      </w:r>
      <w:r>
        <w:rPr>
          <w:rFonts w:hint="eastAsia"/>
        </w:rPr>
        <w:t>。</w:t>
      </w:r>
    </w:p>
    <w:p w14:paraId="63DAC9ED" w14:textId="77777777" w:rsidR="00AD050D" w:rsidRPr="00515C57" w:rsidRDefault="00AD050D" w:rsidP="00515C57">
      <w:pPr>
        <w:pStyle w:val="affa"/>
        <w:spacing w:line="360" w:lineRule="auto"/>
        <w:ind w:firstLine="480"/>
        <w:jc w:val="left"/>
      </w:pPr>
      <w:r>
        <w:t>公司在软件测试云支撑运行环境的开发方面</w:t>
      </w:r>
      <w:r>
        <w:rPr>
          <w:rFonts w:hint="eastAsia"/>
        </w:rPr>
        <w:t>，</w:t>
      </w:r>
      <w:r>
        <w:t>专门在公司内部建立了软件测试的云平台</w:t>
      </w:r>
      <w:r>
        <w:rPr>
          <w:rFonts w:hint="eastAsia"/>
        </w:rPr>
        <w:t>，</w:t>
      </w:r>
      <w:r>
        <w:t>该平台已在多个软件的测试中发挥了作用</w:t>
      </w:r>
      <w:r>
        <w:rPr>
          <w:rFonts w:hint="eastAsia"/>
        </w:rPr>
        <w:t>，</w:t>
      </w:r>
      <w:r>
        <w:t>软件测试云平台解决了测试环境按需定制</w:t>
      </w:r>
      <w:r>
        <w:rPr>
          <w:rFonts w:hint="eastAsia"/>
        </w:rPr>
        <w:t>、</w:t>
      </w:r>
      <w:r>
        <w:t>测试工具服务提供</w:t>
      </w:r>
      <w:r>
        <w:rPr>
          <w:rFonts w:hint="eastAsia"/>
        </w:rPr>
        <w:t>、</w:t>
      </w:r>
      <w:r>
        <w:t>测试过程管理</w:t>
      </w:r>
      <w:r>
        <w:rPr>
          <w:rFonts w:hint="eastAsia"/>
        </w:rPr>
        <w:t>、</w:t>
      </w:r>
      <w:r>
        <w:t>测试结果分析等功能</w:t>
      </w:r>
      <w:r>
        <w:rPr>
          <w:rFonts w:hint="eastAsia"/>
        </w:rPr>
        <w:t>。平台的开发为公司积累了本项目开发的经验，可以确保在技术上实现所需要的指标。</w:t>
      </w:r>
    </w:p>
    <w:p w14:paraId="5B8186D3" w14:textId="77777777" w:rsidR="00AD050D" w:rsidRDefault="00AD050D" w:rsidP="008D6D0B">
      <w:pPr>
        <w:pStyle w:val="2"/>
        <w:ind w:left="425"/>
        <w:rPr>
          <w:rFonts w:ascii="宋体" w:hAnsi="宋体"/>
        </w:rPr>
      </w:pPr>
      <w:r>
        <w:rPr>
          <w:rFonts w:ascii="宋体" w:hAnsi="宋体" w:hint="eastAsia"/>
        </w:rPr>
        <w:t>风险</w:t>
      </w:r>
      <w:r>
        <w:rPr>
          <w:rFonts w:ascii="宋体" w:hAnsi="宋体"/>
        </w:rPr>
        <w:t>及风险的解决措施</w:t>
      </w:r>
    </w:p>
    <w:p w14:paraId="131E44EA" w14:textId="77777777" w:rsidR="00AD050D" w:rsidRDefault="00AD050D" w:rsidP="008E4681">
      <w:pPr>
        <w:pStyle w:val="affa"/>
        <w:spacing w:line="360" w:lineRule="auto"/>
        <w:ind w:firstLine="480"/>
        <w:jc w:val="left"/>
      </w:pPr>
      <w:r>
        <w:rPr>
          <w:rFonts w:hint="eastAsia"/>
        </w:rPr>
        <w:t>该项目需要在甲方单位搭建出私有云环境，在该环境中进行软件测试云平台的部署，涉及到硬件的采购、软件测试工具的采购、软件的开发、系统的集成等工作，项目的成功主要存在的风险包括：</w:t>
      </w:r>
    </w:p>
    <w:p w14:paraId="0B468CF1" w14:textId="77777777" w:rsidR="00AD050D" w:rsidRDefault="00AD050D" w:rsidP="008E4681">
      <w:pPr>
        <w:pStyle w:val="affa"/>
        <w:spacing w:line="360" w:lineRule="auto"/>
        <w:ind w:firstLine="480"/>
        <w:jc w:val="left"/>
      </w:pPr>
      <w:r>
        <w:rPr>
          <w:rFonts w:hint="eastAsia"/>
        </w:rPr>
        <w:t>（</w:t>
      </w:r>
      <w:r>
        <w:rPr>
          <w:rFonts w:hint="eastAsia"/>
        </w:rPr>
        <w:t>1</w:t>
      </w:r>
      <w:r>
        <w:rPr>
          <w:rFonts w:hint="eastAsia"/>
        </w:rPr>
        <w:t>）硬件供货方面的风险及解决措施</w:t>
      </w:r>
    </w:p>
    <w:p w14:paraId="2C99BB6A" w14:textId="77777777" w:rsidR="00AD050D" w:rsidRDefault="00AD050D" w:rsidP="008E4681">
      <w:pPr>
        <w:pStyle w:val="affa"/>
        <w:spacing w:line="360" w:lineRule="auto"/>
        <w:ind w:firstLine="480"/>
        <w:jc w:val="left"/>
      </w:pPr>
      <w:r>
        <w:rPr>
          <w:rFonts w:hint="eastAsia"/>
        </w:rPr>
        <w:t>硬件所选用的大部分为华为的硬件，服务器</w:t>
      </w:r>
      <w:r>
        <w:rPr>
          <w:rFonts w:hint="eastAsia"/>
        </w:rPr>
        <w:t>CPU</w:t>
      </w:r>
      <w:r>
        <w:t>型号为英特尔至强</w:t>
      </w:r>
      <w:r>
        <w:rPr>
          <w:rFonts w:hint="eastAsia"/>
        </w:rPr>
        <w:t>E</w:t>
      </w:r>
      <w:r>
        <w:t>5-2650</w:t>
      </w:r>
      <w:r>
        <w:t>处理器</w:t>
      </w:r>
      <w:r>
        <w:rPr>
          <w:rFonts w:hint="eastAsia"/>
        </w:rPr>
        <w:t>，</w:t>
      </w:r>
      <w:r>
        <w:t>中美贸易战可能为硬件采购供货带来风险</w:t>
      </w:r>
      <w:r>
        <w:rPr>
          <w:rFonts w:hint="eastAsia"/>
        </w:rPr>
        <w:t>。</w:t>
      </w:r>
    </w:p>
    <w:p w14:paraId="20B79E63" w14:textId="77777777" w:rsidR="00AD050D" w:rsidRDefault="00AD050D" w:rsidP="008E4681">
      <w:pPr>
        <w:pStyle w:val="affa"/>
        <w:spacing w:line="360" w:lineRule="auto"/>
        <w:ind w:firstLine="480"/>
        <w:jc w:val="left"/>
      </w:pPr>
      <w:r>
        <w:t>经咨询华为代理商</w:t>
      </w:r>
      <w:r>
        <w:rPr>
          <w:rFonts w:hint="eastAsia"/>
        </w:rPr>
        <w:t>，</w:t>
      </w:r>
      <w:r>
        <w:t>供货商可以确保硬件的提供</w:t>
      </w:r>
      <w:r>
        <w:rPr>
          <w:rFonts w:hint="eastAsia"/>
        </w:rPr>
        <w:t>，</w:t>
      </w:r>
      <w:r>
        <w:t>公司商务层面已经与供应商签订了备货协议</w:t>
      </w:r>
      <w:r>
        <w:rPr>
          <w:rFonts w:hint="eastAsia"/>
        </w:rPr>
        <w:t>，</w:t>
      </w:r>
      <w:r>
        <w:t>可以降低难以供货的风险</w:t>
      </w:r>
      <w:r>
        <w:rPr>
          <w:rFonts w:hint="eastAsia"/>
        </w:rPr>
        <w:t>。</w:t>
      </w:r>
    </w:p>
    <w:p w14:paraId="3F43FD61" w14:textId="77777777" w:rsidR="00AD050D" w:rsidRDefault="00AD050D" w:rsidP="006635D6">
      <w:pPr>
        <w:pStyle w:val="affa"/>
        <w:spacing w:line="360" w:lineRule="auto"/>
        <w:ind w:firstLine="480"/>
        <w:jc w:val="left"/>
      </w:pPr>
      <w:r>
        <w:rPr>
          <w:rFonts w:hint="eastAsia"/>
        </w:rPr>
        <w:t>（</w:t>
      </w:r>
      <w:r>
        <w:t>2</w:t>
      </w:r>
      <w:r>
        <w:rPr>
          <w:rFonts w:hint="eastAsia"/>
        </w:rPr>
        <w:t>）已有测试工具集成的风险及解决措施</w:t>
      </w:r>
    </w:p>
    <w:p w14:paraId="2E5C3BAB" w14:textId="77777777" w:rsidR="00AD050D" w:rsidRDefault="00AD050D" w:rsidP="006635D6">
      <w:pPr>
        <w:pStyle w:val="affa"/>
        <w:spacing w:line="360" w:lineRule="auto"/>
        <w:ind w:firstLine="480"/>
        <w:jc w:val="left"/>
      </w:pPr>
      <w:r>
        <w:rPr>
          <w:rFonts w:hint="eastAsia"/>
        </w:rPr>
        <w:t>在业主单位已有的测试工具中，</w:t>
      </w:r>
      <w:r>
        <w:rPr>
          <w:rFonts w:hint="eastAsia"/>
        </w:rPr>
        <w:t>E</w:t>
      </w:r>
      <w:r>
        <w:t>Test</w:t>
      </w:r>
      <w:r>
        <w:t>为凯云联创</w:t>
      </w:r>
      <w:r>
        <w:rPr>
          <w:rFonts w:hint="eastAsia"/>
        </w:rPr>
        <w:t>（北京）科技有限公司的产品，该产品的技术资料与流行的测试工具相比，技术资料公开的程度较少，可能会导致集成困难。</w:t>
      </w:r>
    </w:p>
    <w:p w14:paraId="2369E943" w14:textId="77777777" w:rsidR="00AD050D" w:rsidRDefault="00AD050D" w:rsidP="006635D6">
      <w:pPr>
        <w:pStyle w:val="affa"/>
        <w:spacing w:line="360" w:lineRule="auto"/>
        <w:ind w:firstLine="480"/>
        <w:jc w:val="left"/>
      </w:pPr>
      <w:r>
        <w:t>旋极公司已经与凯云联创</w:t>
      </w:r>
      <w:r>
        <w:rPr>
          <w:rFonts w:hint="eastAsia"/>
        </w:rPr>
        <w:t>（北京）科技有限公司就</w:t>
      </w:r>
      <w:r>
        <w:rPr>
          <w:rFonts w:hint="eastAsia"/>
        </w:rPr>
        <w:t>E</w:t>
      </w:r>
      <w:r>
        <w:t>Test</w:t>
      </w:r>
      <w:r>
        <w:t>的云化集成问题进行了技术沟通</w:t>
      </w:r>
      <w:r>
        <w:rPr>
          <w:rFonts w:hint="eastAsia"/>
        </w:rPr>
        <w:t>，</w:t>
      </w:r>
      <w:r>
        <w:rPr>
          <w:rFonts w:hint="eastAsia"/>
        </w:rPr>
        <w:t>E</w:t>
      </w:r>
      <w:r>
        <w:t>Test</w:t>
      </w:r>
      <w:r>
        <w:t>原厂对开展云化的改造工作比较积极</w:t>
      </w:r>
      <w:r>
        <w:rPr>
          <w:rFonts w:hint="eastAsia"/>
        </w:rPr>
        <w:t>，</w:t>
      </w:r>
      <w:r>
        <w:t>可以确保解决该方面的风险</w:t>
      </w:r>
      <w:r>
        <w:rPr>
          <w:rFonts w:hint="eastAsia"/>
        </w:rPr>
        <w:t>。</w:t>
      </w:r>
    </w:p>
    <w:p w14:paraId="31267686" w14:textId="77777777" w:rsidR="00AD050D" w:rsidRDefault="00AD050D" w:rsidP="006635D6">
      <w:pPr>
        <w:pStyle w:val="affa"/>
        <w:spacing w:line="360" w:lineRule="auto"/>
        <w:ind w:firstLine="480"/>
        <w:jc w:val="left"/>
      </w:pPr>
      <w:r>
        <w:rPr>
          <w:rFonts w:hint="eastAsia"/>
        </w:rPr>
        <w:t>（</w:t>
      </w:r>
      <w:r>
        <w:t>3</w:t>
      </w:r>
      <w:r>
        <w:rPr>
          <w:rFonts w:hint="eastAsia"/>
        </w:rPr>
        <w:t>）系统集成验证的风险及解决措施</w:t>
      </w:r>
    </w:p>
    <w:p w14:paraId="2B9DBB96" w14:textId="77777777" w:rsidR="00AD050D" w:rsidRDefault="00AD050D" w:rsidP="006635D6">
      <w:pPr>
        <w:pStyle w:val="affa"/>
        <w:spacing w:line="360" w:lineRule="auto"/>
        <w:ind w:firstLine="480"/>
        <w:jc w:val="left"/>
      </w:pPr>
      <w:r>
        <w:rPr>
          <w:rFonts w:hint="eastAsia"/>
        </w:rPr>
        <w:t>软件测试云平台在军内单位的应用案例尚不多，系统集成后是否能达到相应的预期效果存在一定的实施风险。</w:t>
      </w:r>
    </w:p>
    <w:p w14:paraId="5D323937" w14:textId="77777777" w:rsidR="00AD050D" w:rsidRPr="006635D6" w:rsidRDefault="00AD050D" w:rsidP="006635D6">
      <w:pPr>
        <w:pStyle w:val="affa"/>
        <w:spacing w:line="360" w:lineRule="auto"/>
        <w:ind w:firstLine="480"/>
        <w:jc w:val="left"/>
      </w:pPr>
      <w:r>
        <w:t>在项目实施过程中</w:t>
      </w:r>
      <w:r>
        <w:rPr>
          <w:rFonts w:hint="eastAsia"/>
        </w:rPr>
        <w:t>，</w:t>
      </w:r>
      <w:r>
        <w:t>将严格按照系统工程</w:t>
      </w:r>
      <w:r>
        <w:rPr>
          <w:rFonts w:hint="eastAsia"/>
        </w:rPr>
        <w:t>、</w:t>
      </w:r>
      <w:r>
        <w:t>软件工程的要求开展硬件的采购</w:t>
      </w:r>
      <w:r>
        <w:rPr>
          <w:rFonts w:hint="eastAsia"/>
        </w:rPr>
        <w:t>、</w:t>
      </w:r>
      <w:r>
        <w:t>系统的设计</w:t>
      </w:r>
      <w:r>
        <w:rPr>
          <w:rFonts w:hint="eastAsia"/>
        </w:rPr>
        <w:t>、</w:t>
      </w:r>
      <w:r>
        <w:t>软件的开发</w:t>
      </w:r>
      <w:r>
        <w:rPr>
          <w:rFonts w:hint="eastAsia"/>
        </w:rPr>
        <w:t>、</w:t>
      </w:r>
      <w:r>
        <w:t>内部测试</w:t>
      </w:r>
      <w:r>
        <w:rPr>
          <w:rFonts w:hint="eastAsia"/>
        </w:rPr>
        <w:t>、</w:t>
      </w:r>
      <w:r>
        <w:t>外部测试</w:t>
      </w:r>
      <w:r>
        <w:rPr>
          <w:rFonts w:hint="eastAsia"/>
        </w:rPr>
        <w:t>、</w:t>
      </w:r>
      <w:r>
        <w:t>系统验证等工作</w:t>
      </w:r>
      <w:r>
        <w:rPr>
          <w:rFonts w:hint="eastAsia"/>
        </w:rPr>
        <w:t>，</w:t>
      </w:r>
      <w:r>
        <w:t>确保建成的系统稳定可靠</w:t>
      </w:r>
      <w:r>
        <w:rPr>
          <w:rFonts w:hint="eastAsia"/>
        </w:rPr>
        <w:t>。</w:t>
      </w:r>
      <w:r>
        <w:t>同时</w:t>
      </w:r>
      <w:r>
        <w:rPr>
          <w:rFonts w:hint="eastAsia"/>
        </w:rPr>
        <w:t>，</w:t>
      </w:r>
      <w:r>
        <w:t>通过在典型的分布式信息系统软件装备试验和电子信息装备软件测评过程中</w:t>
      </w:r>
      <w:r>
        <w:rPr>
          <w:rFonts w:hint="eastAsia"/>
        </w:rPr>
        <w:t>，</w:t>
      </w:r>
      <w:r>
        <w:t>应用软件云测试平台开展应用验证工作</w:t>
      </w:r>
      <w:r>
        <w:rPr>
          <w:rFonts w:hint="eastAsia"/>
        </w:rPr>
        <w:t>。</w:t>
      </w:r>
    </w:p>
    <w:p w14:paraId="6AC9D702" w14:textId="77777777" w:rsidR="00AD050D" w:rsidRDefault="00AD050D" w:rsidP="008D6D0B">
      <w:pPr>
        <w:pStyle w:val="2"/>
        <w:ind w:left="425"/>
        <w:rPr>
          <w:rFonts w:ascii="宋体" w:hAnsi="宋体"/>
        </w:rPr>
      </w:pPr>
      <w:r>
        <w:rPr>
          <w:rFonts w:ascii="宋体" w:hAnsi="宋体" w:hint="eastAsia"/>
        </w:rPr>
        <w:t>已有</w:t>
      </w:r>
      <w:r>
        <w:rPr>
          <w:rFonts w:ascii="宋体" w:hAnsi="宋体"/>
        </w:rPr>
        <w:t>的研究成果及支撑材料</w:t>
      </w:r>
    </w:p>
    <w:p w14:paraId="5C4A545F" w14:textId="77777777" w:rsidR="00AD050D" w:rsidRDefault="00AD050D" w:rsidP="00A1119C">
      <w:pPr>
        <w:pStyle w:val="affa"/>
        <w:spacing w:line="360" w:lineRule="auto"/>
        <w:ind w:firstLine="480"/>
        <w:jc w:val="left"/>
      </w:pPr>
      <w:r>
        <w:rPr>
          <w:rFonts w:hint="eastAsia"/>
        </w:rPr>
        <w:t>旋极信息在软件测试管理系统、软件测试工具、云基础平台等方面做了大量的研究工作，主要研究成果包括：</w:t>
      </w:r>
    </w:p>
    <w:p w14:paraId="2A93A90A" w14:textId="77777777" w:rsidR="00AD050D" w:rsidRDefault="00AD050D" w:rsidP="005E13FA">
      <w:pPr>
        <w:pStyle w:val="affa"/>
        <w:numPr>
          <w:ilvl w:val="0"/>
          <w:numId w:val="59"/>
        </w:numPr>
        <w:spacing w:line="360" w:lineRule="auto"/>
        <w:ind w:firstLineChars="0"/>
        <w:jc w:val="left"/>
      </w:pPr>
      <w:r>
        <w:rPr>
          <w:rFonts w:hint="eastAsia"/>
        </w:rPr>
        <w:t>软件测试管理系统</w:t>
      </w:r>
    </w:p>
    <w:p w14:paraId="7DC8A704" w14:textId="77777777" w:rsidR="00AD050D" w:rsidRDefault="00AD050D" w:rsidP="00A1119C">
      <w:pPr>
        <w:pStyle w:val="affa"/>
        <w:spacing w:line="360" w:lineRule="auto"/>
        <w:ind w:left="480" w:firstLineChars="0" w:firstLine="0"/>
        <w:jc w:val="left"/>
        <w:rPr>
          <w:color w:val="FF0000"/>
        </w:rPr>
      </w:pPr>
      <w:commentRangeStart w:id="101"/>
      <w:r w:rsidRPr="00A1119C">
        <w:rPr>
          <w:rFonts w:hint="eastAsia"/>
          <w:color w:val="FF0000"/>
        </w:rPr>
        <w:t>请把管理系统介绍介绍，</w:t>
      </w:r>
      <w:r>
        <w:rPr>
          <w:rFonts w:hint="eastAsia"/>
          <w:color w:val="FF0000"/>
        </w:rPr>
        <w:t>把测试管理系统的界面、功能组成框图、使用手册（扫描件）等作为证明材料附上。</w:t>
      </w:r>
      <w:commentRangeEnd w:id="101"/>
      <w:r>
        <w:rPr>
          <w:rStyle w:val="affff0"/>
          <w:rFonts w:ascii="宋体" w:hAnsi="宋体" w:cs="宋体"/>
          <w:kern w:val="0"/>
        </w:rPr>
        <w:commentReference w:id="101"/>
      </w:r>
    </w:p>
    <w:p w14:paraId="15BC421C" w14:textId="77777777" w:rsidR="00AD050D" w:rsidRDefault="00AD050D" w:rsidP="005E13FA">
      <w:pPr>
        <w:pStyle w:val="affa"/>
        <w:numPr>
          <w:ilvl w:val="0"/>
          <w:numId w:val="59"/>
        </w:numPr>
        <w:spacing w:line="360" w:lineRule="auto"/>
        <w:ind w:firstLineChars="0"/>
        <w:jc w:val="left"/>
      </w:pPr>
      <w:r w:rsidRPr="00A1119C">
        <w:rPr>
          <w:rFonts w:hint="eastAsia"/>
        </w:rPr>
        <w:t>测试技术服务及流程管理平台</w:t>
      </w:r>
    </w:p>
    <w:p w14:paraId="7240F72C" w14:textId="77777777" w:rsidR="00AD050D" w:rsidRDefault="00AD050D" w:rsidP="00DF0A7A">
      <w:pPr>
        <w:spacing w:line="360" w:lineRule="auto"/>
        <w:ind w:firstLineChars="200" w:firstLine="480"/>
        <w:rPr>
          <w:rFonts w:asciiTheme="minorEastAsia" w:hAnsiTheme="minorEastAsia"/>
          <w:szCs w:val="21"/>
        </w:rPr>
      </w:pPr>
      <w:r w:rsidRPr="00A1119C">
        <w:rPr>
          <w:rFonts w:hint="eastAsia"/>
        </w:rPr>
        <w:t>该平台</w:t>
      </w:r>
      <w:r>
        <w:rPr>
          <w:rFonts w:hint="eastAsia"/>
        </w:rPr>
        <w:t>为旋极信息与中科院签署的基于基础云环境所开发的项目，项目</w:t>
      </w:r>
      <w:r w:rsidRPr="00821D7E">
        <w:rPr>
          <w:rFonts w:asciiTheme="minorEastAsia" w:hAnsiTheme="minorEastAsia" w:hint="eastAsia"/>
          <w:szCs w:val="21"/>
        </w:rPr>
        <w:t>旨在解决</w:t>
      </w:r>
      <w:r>
        <w:rPr>
          <w:rFonts w:hAnsi="Calibri" w:hint="eastAsia"/>
          <w:szCs w:val="28"/>
        </w:rPr>
        <w:t>测试技术服务及流程管理平台</w:t>
      </w:r>
      <w:r>
        <w:rPr>
          <w:rFonts w:hint="eastAsia"/>
        </w:rPr>
        <w:t>将测试过程中原来依靠人工流转的测试技术过程、管理过程，利用电子化的方式进行统一管理，实现测试流程自动流转，并自动化调用其它服务完成一系列测试工作，</w:t>
      </w:r>
      <w:r w:rsidRPr="00840AF0">
        <w:rPr>
          <w:rFonts w:asciiTheme="minorEastAsia" w:hAnsiTheme="minorEastAsia" w:hint="eastAsia"/>
          <w:szCs w:val="21"/>
        </w:rPr>
        <w:t>平台设计遵循测试系统的智能、标准的云架构</w:t>
      </w:r>
      <w:r>
        <w:rPr>
          <w:rFonts w:asciiTheme="minorEastAsia" w:hAnsiTheme="minorEastAsia" w:hint="eastAsia"/>
          <w:szCs w:val="21"/>
        </w:rPr>
        <w:t>。如下图所示。</w:t>
      </w:r>
    </w:p>
    <w:p w14:paraId="41574C5E" w14:textId="77777777" w:rsidR="00AD050D" w:rsidRDefault="00AD050D" w:rsidP="00DF0A7A">
      <w:pPr>
        <w:spacing w:line="360" w:lineRule="auto"/>
        <w:ind w:firstLineChars="200" w:firstLine="480"/>
        <w:jc w:val="center"/>
      </w:pPr>
      <w:r>
        <w:object w:dxaOrig="8060" w:dyaOrig="8247" w14:anchorId="2AB20D90">
          <v:shape id="对象 1" o:spid="_x0000_i1066" type="#_x0000_t75" style="width:342pt;height:349.5pt;mso-position-horizontal-relative:page;mso-position-vertical-relative:page" o:ole="">
            <v:imagedata r:id="rId113" o:title=""/>
          </v:shape>
          <o:OLEObject Type="Embed" ProgID="Visio.Drawing.11" ShapeID="对象 1" DrawAspect="Content" ObjectID="_1627811659" r:id="rId114"/>
        </w:object>
      </w:r>
    </w:p>
    <w:p w14:paraId="4D1995E1" w14:textId="77777777" w:rsidR="00AD050D" w:rsidRDefault="00AD050D" w:rsidP="00DF0A7A">
      <w:pPr>
        <w:spacing w:line="360" w:lineRule="auto"/>
        <w:ind w:firstLineChars="200" w:firstLine="480"/>
        <w:rPr>
          <w:rFonts w:asciiTheme="minorEastAsia" w:hAnsiTheme="minorEastAsia"/>
          <w:szCs w:val="21"/>
        </w:rPr>
      </w:pPr>
    </w:p>
    <w:p w14:paraId="6997A982" w14:textId="77777777" w:rsidR="00AD050D" w:rsidRPr="00DF0A7A" w:rsidRDefault="00AD050D" w:rsidP="00DF0A7A">
      <w:pPr>
        <w:spacing w:line="360" w:lineRule="auto"/>
        <w:ind w:firstLineChars="200" w:firstLine="480"/>
        <w:rPr>
          <w:rFonts w:asciiTheme="minorEastAsia" w:hAnsiTheme="minorEastAsia"/>
          <w:color w:val="FF0000"/>
          <w:szCs w:val="21"/>
        </w:rPr>
      </w:pPr>
      <w:r w:rsidRPr="00DF0A7A">
        <w:rPr>
          <w:rFonts w:asciiTheme="minorEastAsia" w:hAnsiTheme="minorEastAsia" w:hint="eastAsia"/>
          <w:color w:val="FF0000"/>
          <w:szCs w:val="21"/>
        </w:rPr>
        <w:t>/</w:t>
      </w:r>
      <w:r w:rsidRPr="00DF0A7A">
        <w:rPr>
          <w:rFonts w:asciiTheme="minorEastAsia" w:hAnsiTheme="minorEastAsia"/>
          <w:color w:val="FF0000"/>
          <w:szCs w:val="21"/>
        </w:rPr>
        <w:t>/</w:t>
      </w:r>
      <w:r w:rsidRPr="00DF0A7A">
        <w:rPr>
          <w:rFonts w:asciiTheme="minorEastAsia" w:hAnsiTheme="minorEastAsia"/>
          <w:color w:val="FF0000"/>
          <w:szCs w:val="21"/>
        </w:rPr>
        <w:t>请把支撑材料提供</w:t>
      </w:r>
      <w:r w:rsidRPr="00DF0A7A">
        <w:rPr>
          <w:rFonts w:asciiTheme="minorEastAsia" w:hAnsiTheme="minorEastAsia" w:hint="eastAsia"/>
          <w:color w:val="FF0000"/>
          <w:szCs w:val="21"/>
        </w:rPr>
        <w:t>，</w:t>
      </w:r>
      <w:r w:rsidRPr="00DF0A7A">
        <w:rPr>
          <w:rFonts w:asciiTheme="minorEastAsia" w:hAnsiTheme="minorEastAsia"/>
          <w:color w:val="FF0000"/>
          <w:szCs w:val="21"/>
        </w:rPr>
        <w:t>主要包括合同首页</w:t>
      </w:r>
      <w:r w:rsidRPr="00DF0A7A">
        <w:rPr>
          <w:rFonts w:asciiTheme="minorEastAsia" w:hAnsiTheme="minorEastAsia" w:hint="eastAsia"/>
          <w:color w:val="FF0000"/>
          <w:szCs w:val="21"/>
        </w:rPr>
        <w:t>、</w:t>
      </w:r>
      <w:r w:rsidRPr="00DF0A7A">
        <w:rPr>
          <w:rFonts w:asciiTheme="minorEastAsia" w:hAnsiTheme="minorEastAsia"/>
          <w:color w:val="FF0000"/>
          <w:szCs w:val="21"/>
        </w:rPr>
        <w:t>软件界面</w:t>
      </w:r>
      <w:r w:rsidRPr="00DF0A7A">
        <w:rPr>
          <w:rFonts w:asciiTheme="minorEastAsia" w:hAnsiTheme="minorEastAsia" w:hint="eastAsia"/>
          <w:color w:val="FF0000"/>
          <w:szCs w:val="21"/>
        </w:rPr>
        <w:t>、</w:t>
      </w:r>
      <w:r w:rsidRPr="00DF0A7A">
        <w:rPr>
          <w:rFonts w:asciiTheme="minorEastAsia" w:hAnsiTheme="minorEastAsia"/>
          <w:color w:val="FF0000"/>
          <w:szCs w:val="21"/>
        </w:rPr>
        <w:t>手册扫描图片等</w:t>
      </w:r>
    </w:p>
    <w:p w14:paraId="7A4ED915" w14:textId="77777777" w:rsidR="00AD050D" w:rsidRDefault="00AD050D" w:rsidP="00A1119C">
      <w:pPr>
        <w:pStyle w:val="affa"/>
        <w:spacing w:line="360" w:lineRule="auto"/>
        <w:ind w:firstLine="480"/>
        <w:jc w:val="left"/>
      </w:pPr>
      <w:r>
        <w:rPr>
          <w:rFonts w:hint="eastAsia"/>
        </w:rPr>
        <w:t>。。。。。</w:t>
      </w:r>
    </w:p>
    <w:p w14:paraId="3DEAFA4F" w14:textId="77777777" w:rsidR="00AD050D" w:rsidRDefault="00AD050D" w:rsidP="00A1119C">
      <w:pPr>
        <w:pStyle w:val="affa"/>
        <w:spacing w:line="360" w:lineRule="auto"/>
        <w:ind w:firstLine="480"/>
        <w:jc w:val="left"/>
      </w:pPr>
    </w:p>
    <w:p w14:paraId="7A916FF4" w14:textId="77777777" w:rsidR="00AD050D" w:rsidRPr="00DF0A7A" w:rsidRDefault="00AD050D" w:rsidP="00DF0A7A">
      <w:pPr>
        <w:spacing w:line="360" w:lineRule="auto"/>
        <w:ind w:firstLineChars="200" w:firstLine="480"/>
        <w:rPr>
          <w:rFonts w:asciiTheme="minorEastAsia" w:hAnsiTheme="minorEastAsia"/>
          <w:color w:val="FF0000"/>
          <w:szCs w:val="21"/>
        </w:rPr>
      </w:pPr>
      <w:r w:rsidRPr="00DF0A7A">
        <w:rPr>
          <w:rFonts w:asciiTheme="minorEastAsia" w:hAnsiTheme="minorEastAsia"/>
          <w:color w:val="FF0000"/>
          <w:szCs w:val="21"/>
        </w:rPr>
        <w:t>其他材料旋极多提供一些吧</w:t>
      </w:r>
      <w:r>
        <w:rPr>
          <w:rFonts w:asciiTheme="minorEastAsia" w:hAnsiTheme="minorEastAsia" w:hint="eastAsia"/>
          <w:color w:val="FF0000"/>
          <w:szCs w:val="21"/>
        </w:rPr>
        <w:t>，</w:t>
      </w:r>
      <w:r>
        <w:rPr>
          <w:rFonts w:asciiTheme="minorEastAsia" w:hAnsiTheme="minorEastAsia"/>
          <w:color w:val="FF0000"/>
          <w:szCs w:val="21"/>
        </w:rPr>
        <w:t>包括为别人做的测试软件都可以</w:t>
      </w:r>
      <w:r w:rsidRPr="00DF0A7A">
        <w:rPr>
          <w:rFonts w:asciiTheme="minorEastAsia" w:hAnsiTheme="minorEastAsia" w:hint="eastAsia"/>
          <w:color w:val="FF0000"/>
          <w:szCs w:val="21"/>
        </w:rPr>
        <w:t>！！</w:t>
      </w:r>
    </w:p>
    <w:p w14:paraId="3880D9E1" w14:textId="77777777" w:rsidR="00AD050D" w:rsidRPr="008D6D0B" w:rsidRDefault="00AD050D" w:rsidP="008E4681">
      <w:pPr>
        <w:pStyle w:val="affa"/>
        <w:spacing w:line="360" w:lineRule="auto"/>
        <w:ind w:firstLine="480"/>
        <w:jc w:val="left"/>
      </w:pPr>
    </w:p>
    <w:p w14:paraId="4233587E" w14:textId="77777777" w:rsidR="00AD050D" w:rsidRDefault="00AD050D" w:rsidP="00E04974">
      <w:pPr>
        <w:pStyle w:val="10"/>
      </w:pPr>
      <w:r>
        <w:rPr>
          <w:rFonts w:hint="eastAsia"/>
        </w:rPr>
        <w:t>系统建设远景建议</w:t>
      </w:r>
    </w:p>
    <w:p w14:paraId="46D6A5C0" w14:textId="77777777" w:rsidR="00AD050D" w:rsidRPr="00C26575" w:rsidRDefault="00AD050D" w:rsidP="0065313F">
      <w:pPr>
        <w:pStyle w:val="affa"/>
        <w:spacing w:line="360" w:lineRule="auto"/>
        <w:ind w:firstLine="480"/>
        <w:jc w:val="left"/>
      </w:pPr>
      <w:r>
        <w:rPr>
          <w:rFonts w:hint="eastAsia"/>
        </w:rPr>
        <w:t xml:space="preserve"> </w:t>
      </w:r>
      <w:r w:rsidRPr="0065313F">
        <w:rPr>
          <w:color w:val="FF0000"/>
        </w:rPr>
        <w:t xml:space="preserve"> </w:t>
      </w:r>
      <w:r w:rsidRPr="0065313F">
        <w:rPr>
          <w:color w:val="FF0000"/>
        </w:rPr>
        <w:t>刘</w:t>
      </w:r>
      <w:r w:rsidRPr="0065313F">
        <w:rPr>
          <w:rFonts w:hint="eastAsia"/>
          <w:color w:val="FF0000"/>
        </w:rPr>
        <w:t>敬</w:t>
      </w:r>
      <w:r w:rsidRPr="0065313F">
        <w:rPr>
          <w:color w:val="FF0000"/>
        </w:rPr>
        <w:t>民</w:t>
      </w:r>
      <w:r>
        <w:rPr>
          <w:color w:val="FF0000"/>
        </w:rPr>
        <w:t>搞</w:t>
      </w:r>
      <w:r>
        <w:rPr>
          <w:rFonts w:hint="eastAsia"/>
          <w:color w:val="FF0000"/>
        </w:rPr>
        <w:t>（</w:t>
      </w:r>
      <w:r>
        <w:rPr>
          <w:color w:val="FF0000"/>
        </w:rPr>
        <w:t>2</w:t>
      </w:r>
      <w:r>
        <w:rPr>
          <w:rFonts w:hint="eastAsia"/>
          <w:color w:val="FF0000"/>
        </w:rPr>
        <w:t>页以上）</w:t>
      </w:r>
    </w:p>
    <w:p w14:paraId="33A197A2" w14:textId="77777777" w:rsidR="00AD050D" w:rsidRPr="0065313F" w:rsidRDefault="00AD050D" w:rsidP="0065313F"/>
    <w:p w14:paraId="5942F65F" w14:textId="77777777" w:rsidR="00AD050D" w:rsidRDefault="00AD050D" w:rsidP="00E04974">
      <w:pPr>
        <w:pStyle w:val="10"/>
      </w:pPr>
      <w:r>
        <w:rPr>
          <w:rFonts w:hint="eastAsia"/>
        </w:rPr>
        <w:t>技术</w:t>
      </w:r>
      <w:r>
        <w:t>指标的满足情况分析</w:t>
      </w:r>
    </w:p>
    <w:p w14:paraId="78F27027" w14:textId="77777777" w:rsidR="00AD050D" w:rsidRPr="0065313F" w:rsidRDefault="00AD050D" w:rsidP="0065313F"/>
    <w:p w14:paraId="07C5799D" w14:textId="77777777" w:rsidR="00AD050D" w:rsidRPr="00C26575" w:rsidRDefault="00AD050D" w:rsidP="0065313F">
      <w:pPr>
        <w:pStyle w:val="affa"/>
        <w:spacing w:line="360" w:lineRule="auto"/>
        <w:ind w:firstLine="480"/>
        <w:jc w:val="left"/>
      </w:pPr>
      <w:r>
        <w:rPr>
          <w:rFonts w:hint="eastAsia"/>
        </w:rPr>
        <w:t xml:space="preserve"> </w:t>
      </w:r>
      <w:r w:rsidRPr="0065313F">
        <w:rPr>
          <w:color w:val="FF0000"/>
        </w:rPr>
        <w:t xml:space="preserve"> </w:t>
      </w:r>
      <w:r>
        <w:rPr>
          <w:rFonts w:hint="eastAsia"/>
          <w:color w:val="FF0000"/>
        </w:rPr>
        <w:t>李</w:t>
      </w:r>
      <w:r>
        <w:rPr>
          <w:color w:val="FF0000"/>
        </w:rPr>
        <w:t>佳洁搞</w:t>
      </w:r>
      <w:r>
        <w:rPr>
          <w:rFonts w:hint="eastAsia"/>
          <w:color w:val="FF0000"/>
        </w:rPr>
        <w:t>（</w:t>
      </w:r>
      <w:r>
        <w:rPr>
          <w:rFonts w:hint="eastAsia"/>
          <w:color w:val="FF0000"/>
        </w:rPr>
        <w:t>3</w:t>
      </w:r>
      <w:r>
        <w:rPr>
          <w:color w:val="FF0000"/>
        </w:rPr>
        <w:t>0</w:t>
      </w:r>
      <w:r>
        <w:rPr>
          <w:color w:val="FF0000"/>
        </w:rPr>
        <w:t>页以上</w:t>
      </w:r>
      <w:r>
        <w:rPr>
          <w:rFonts w:hint="eastAsia"/>
          <w:color w:val="FF0000"/>
        </w:rPr>
        <w:t>）</w:t>
      </w:r>
    </w:p>
    <w:p w14:paraId="3DD72FD0" w14:textId="77777777" w:rsidR="00AD050D" w:rsidRPr="00921CB5" w:rsidRDefault="00AD050D" w:rsidP="00921CB5"/>
    <w:p w14:paraId="035205C0" w14:textId="77777777" w:rsidR="00AD050D" w:rsidRDefault="00AD050D" w:rsidP="00693872">
      <w:pPr>
        <w:pStyle w:val="affa"/>
        <w:spacing w:line="360" w:lineRule="auto"/>
        <w:ind w:firstLine="480"/>
        <w:jc w:val="left"/>
      </w:pPr>
    </w:p>
    <w:p w14:paraId="151889C1" w14:textId="77777777" w:rsidR="00AD050D" w:rsidRDefault="00AD050D" w:rsidP="009E5E84"/>
    <w:sectPr w:rsidR="00AD050D" w:rsidSect="009C0C73">
      <w:type w:val="continuous"/>
      <w:pgSz w:w="11907" w:h="16840" w:code="9"/>
      <w:pgMar w:top="1134" w:right="1134" w:bottom="1134" w:left="1361"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dministrator" w:date="2019-08-18T17:30:00Z" w:initials="A">
    <w:p w14:paraId="238AFBD2" w14:textId="77777777" w:rsidR="00AD050D" w:rsidRDefault="00AD050D">
      <w:pPr>
        <w:pStyle w:val="afffe"/>
      </w:pPr>
      <w:r>
        <w:rPr>
          <w:rStyle w:val="affff0"/>
        </w:rPr>
        <w:annotationRef/>
      </w:r>
      <w:r>
        <w:t>最后把这部分弄出</w:t>
      </w:r>
      <w:r>
        <w:rPr>
          <w:rFonts w:hint="eastAsia"/>
        </w:rPr>
        <w:t>，</w:t>
      </w:r>
      <w:r>
        <w:t>都有李佳洁搞出来</w:t>
      </w:r>
    </w:p>
  </w:comment>
  <w:comment w:id="96" w:author="Administrator" w:date="2019-08-18T17:29:00Z" w:initials="A">
    <w:p w14:paraId="25EB68A1" w14:textId="77777777" w:rsidR="00AD050D" w:rsidRDefault="00AD050D">
      <w:pPr>
        <w:pStyle w:val="afffe"/>
      </w:pPr>
      <w:r>
        <w:rPr>
          <w:rStyle w:val="affff0"/>
        </w:rPr>
        <w:annotationRef/>
      </w:r>
      <w:r>
        <w:t>这部分由李佳洁负责</w:t>
      </w:r>
      <w:r>
        <w:rPr>
          <w:rFonts w:hint="eastAsia"/>
        </w:rPr>
        <w:t>，</w:t>
      </w:r>
      <w:r>
        <w:t>从旋极要到</w:t>
      </w:r>
    </w:p>
  </w:comment>
  <w:comment w:id="97" w:author="Administrator" w:date="2019-08-18T17:29:00Z" w:initials="A">
    <w:p w14:paraId="5319AAF3" w14:textId="77777777" w:rsidR="00AD050D" w:rsidRDefault="00AD050D">
      <w:pPr>
        <w:pStyle w:val="afffe"/>
      </w:pPr>
      <w:r>
        <w:rPr>
          <w:rStyle w:val="affff0"/>
        </w:rPr>
        <w:annotationRef/>
      </w:r>
      <w:r>
        <w:t>所有工具的选型由朱亮亮搞</w:t>
      </w:r>
    </w:p>
  </w:comment>
  <w:comment w:id="100" w:author="Administrator" w:date="2019-08-18T17:27:00Z" w:initials="A">
    <w:p w14:paraId="546116F0" w14:textId="77777777" w:rsidR="00AD050D" w:rsidRDefault="00AD050D">
      <w:pPr>
        <w:pStyle w:val="afffe"/>
      </w:pPr>
      <w:r>
        <w:rPr>
          <w:rStyle w:val="affff0"/>
        </w:rPr>
        <w:annotationRef/>
      </w:r>
      <w:r>
        <w:t>刘敬民</w:t>
      </w:r>
    </w:p>
  </w:comment>
  <w:comment w:id="101" w:author="Administrator" w:date="2019-08-18T19:40:00Z" w:initials="A">
    <w:p w14:paraId="2BB9E7FB" w14:textId="77777777" w:rsidR="00AD050D" w:rsidRDefault="00AD050D">
      <w:pPr>
        <w:pStyle w:val="afffe"/>
      </w:pPr>
      <w:r>
        <w:rPr>
          <w:rStyle w:val="affff0"/>
        </w:rPr>
        <w:annotationRef/>
      </w:r>
      <w:r>
        <w:t>佳洁找旋极提供吧</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8AFBD2" w15:done="0"/>
  <w15:commentEx w15:paraId="25EB68A1" w15:done="0"/>
  <w15:commentEx w15:paraId="5319AAF3" w15:done="0"/>
  <w15:commentEx w15:paraId="546116F0" w15:done="0"/>
  <w15:commentEx w15:paraId="2BB9E7F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8AFBD2" w16cid:durableId="2104E299"/>
  <w16cid:commentId w16cid:paraId="25EB68A1" w16cid:durableId="2104E29A"/>
  <w16cid:commentId w16cid:paraId="5319AAF3" w16cid:durableId="2104E29B"/>
  <w16cid:commentId w16cid:paraId="546116F0" w16cid:durableId="2104E29D"/>
  <w16cid:commentId w16cid:paraId="2BB9E7FB" w16cid:durableId="2104E29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仿宋_GB2312">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Liberation Serif">
    <w:altName w:val="Times New Roman"/>
    <w:charset w:val="01"/>
    <w:family w:val="roman"/>
    <w:pitch w:val="variable"/>
  </w:font>
  <w:font w:name="仿宋">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181518"/>
      <w:docPartObj>
        <w:docPartGallery w:val="Page Numbers (Bottom of Page)"/>
        <w:docPartUnique/>
      </w:docPartObj>
    </w:sdtPr>
    <w:sdtEndPr/>
    <w:sdtContent>
      <w:p w14:paraId="1B951243" w14:textId="77777777" w:rsidR="00AF3D80" w:rsidRDefault="00AF3D80">
        <w:pPr>
          <w:pStyle w:val="af0"/>
          <w:ind w:left="480"/>
          <w:jc w:val="center"/>
        </w:pPr>
        <w:r>
          <w:fldChar w:fldCharType="begin"/>
        </w:r>
        <w:r>
          <w:instrText>PAGE   \* MERGEFORMAT</w:instrText>
        </w:r>
        <w:r>
          <w:fldChar w:fldCharType="separate"/>
        </w:r>
        <w:r w:rsidRPr="00DF0A7A">
          <w:rPr>
            <w:noProof/>
            <w:lang w:val="zh-CN"/>
          </w:rPr>
          <w:t>1</w:t>
        </w:r>
        <w:r>
          <w:fldChar w:fldCharType="end"/>
        </w:r>
      </w:p>
    </w:sdtContent>
  </w:sdt>
  <w:p w14:paraId="40EA4A4A" w14:textId="77777777" w:rsidR="00AF3D80" w:rsidRDefault="00AF3D80">
    <w:pPr>
      <w:pStyle w:val="af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858371"/>
      <w:docPartObj>
        <w:docPartGallery w:val="Page Numbers (Bottom of Page)"/>
        <w:docPartUnique/>
      </w:docPartObj>
    </w:sdtPr>
    <w:sdtEndPr/>
    <w:sdtContent>
      <w:p w14:paraId="37DF8A3F" w14:textId="77777777" w:rsidR="00AF3D80" w:rsidRDefault="00AF3D80">
        <w:pPr>
          <w:pStyle w:val="af0"/>
          <w:ind w:left="480"/>
          <w:jc w:val="center"/>
        </w:pPr>
        <w:r>
          <w:fldChar w:fldCharType="begin"/>
        </w:r>
        <w:r>
          <w:instrText>PAGE   \* MERGEFORMAT</w:instrText>
        </w:r>
        <w:r>
          <w:fldChar w:fldCharType="separate"/>
        </w:r>
        <w:r w:rsidRPr="00347522">
          <w:rPr>
            <w:noProof/>
            <w:lang w:val="zh-CN"/>
          </w:rPr>
          <w:t>158</w:t>
        </w:r>
        <w:r>
          <w:fldChar w:fldCharType="end"/>
        </w:r>
      </w:p>
    </w:sdtContent>
  </w:sdt>
  <w:p w14:paraId="15C76131" w14:textId="77777777" w:rsidR="00AF3D80" w:rsidRDefault="00AF3D80">
    <w:pPr>
      <w:pStyle w:val="af0"/>
      <w:jc w:val="cen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54627" w14:textId="77777777" w:rsidR="00AF3D80" w:rsidRPr="00FB3D61" w:rsidRDefault="00AF3D80" w:rsidP="005A528F">
    <w:pPr>
      <w:pStyle w:val="af"/>
      <w:pBdr>
        <w:bottom w:val="none" w:sz="0" w:space="0" w:color="auto"/>
      </w:pBdr>
      <w:rPr>
        <w:rFonts w:asci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EE35E" w14:textId="77777777" w:rsidR="00AF3D80" w:rsidRPr="00FB3D61" w:rsidRDefault="00AF3D80" w:rsidP="005A528F">
    <w:pPr>
      <w:pStyle w:val="af"/>
      <w:pBdr>
        <w:bottom w:val="none" w:sz="0" w:space="0" w:color="auto"/>
      </w:pBdr>
      <w:rPr>
        <w:rFonts w:asci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6"/>
    <w:multiLevelType w:val="multilevel"/>
    <w:tmpl w:val="00000406"/>
    <w:lvl w:ilvl="0">
      <w:start w:val="12"/>
      <w:numFmt w:val="decimal"/>
      <w:pStyle w:val="a"/>
      <w:lvlText w:val="%1"/>
      <w:lvlJc w:val="left"/>
      <w:pPr>
        <w:ind w:hanging="519"/>
      </w:pPr>
      <w:rPr>
        <w:rFonts w:cs="Times New Roman"/>
      </w:rPr>
    </w:lvl>
    <w:lvl w:ilvl="1">
      <w:start w:val="1"/>
      <w:numFmt w:val="decimal"/>
      <w:lvlText w:val="%1.%2"/>
      <w:lvlJc w:val="left"/>
      <w:pPr>
        <w:ind w:hanging="519"/>
      </w:pPr>
      <w:rPr>
        <w:rFonts w:ascii="Times New Roman" w:hAnsi="Times New Roman" w:cs="Times New Roman"/>
        <w:b w:val="0"/>
        <w:bCs w:val="0"/>
        <w:sz w:val="23"/>
        <w:szCs w:val="23"/>
      </w:rPr>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39934A9"/>
    <w:multiLevelType w:val="hybridMultilevel"/>
    <w:tmpl w:val="35F691F2"/>
    <w:lvl w:ilvl="0" w:tplc="E892BD00">
      <w:start w:val="1"/>
      <w:numFmt w:val="decimal"/>
      <w:pStyle w:val="a0"/>
      <w:lvlText w:val="表%1"/>
      <w:lvlJc w:val="left"/>
      <w:pPr>
        <w:tabs>
          <w:tab w:val="num" w:pos="0"/>
        </w:tabs>
        <w:ind w:left="0" w:firstLine="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3AA4281"/>
    <w:multiLevelType w:val="hybridMultilevel"/>
    <w:tmpl w:val="F2C41400"/>
    <w:lvl w:ilvl="0" w:tplc="0C9E7D64">
      <w:start w:val="1"/>
      <w:numFmt w:val="decimal"/>
      <w:lvlText w:val="（%1）"/>
      <w:lvlJc w:val="left"/>
      <w:pPr>
        <w:ind w:left="1202" w:hanging="7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C681BF5"/>
    <w:multiLevelType w:val="multilevel"/>
    <w:tmpl w:val="0C681BF5"/>
    <w:lvl w:ilvl="0">
      <w:start w:val="1"/>
      <w:numFmt w:val="decimalEnclosedParen"/>
      <w:lvlText w:val="%1"/>
      <w:lvlJc w:val="left"/>
      <w:pPr>
        <w:ind w:left="897" w:hanging="360"/>
      </w:pPr>
      <w:rPr>
        <w:rFonts w:hint="default"/>
        <w:u w:val="none"/>
      </w:rPr>
    </w:lvl>
    <w:lvl w:ilvl="1">
      <w:start w:val="1"/>
      <w:numFmt w:val="lowerLetter"/>
      <w:lvlText w:val="%2)"/>
      <w:lvlJc w:val="left"/>
      <w:pPr>
        <w:ind w:left="1377" w:hanging="420"/>
      </w:pPr>
    </w:lvl>
    <w:lvl w:ilvl="2">
      <w:start w:val="1"/>
      <w:numFmt w:val="lowerRoman"/>
      <w:pStyle w:val="1"/>
      <w:lvlText w:val="%3."/>
      <w:lvlJc w:val="right"/>
      <w:pPr>
        <w:ind w:left="1797" w:hanging="420"/>
      </w:pPr>
    </w:lvl>
    <w:lvl w:ilvl="3">
      <w:start w:val="1"/>
      <w:numFmt w:val="decimal"/>
      <w:lvlText w:val="%4."/>
      <w:lvlJc w:val="left"/>
      <w:pPr>
        <w:ind w:left="2217" w:hanging="420"/>
      </w:pPr>
    </w:lvl>
    <w:lvl w:ilvl="4">
      <w:start w:val="1"/>
      <w:numFmt w:val="lowerLetter"/>
      <w:lvlText w:val="%5)"/>
      <w:lvlJc w:val="left"/>
      <w:pPr>
        <w:ind w:left="2637" w:hanging="420"/>
      </w:pPr>
    </w:lvl>
    <w:lvl w:ilvl="5">
      <w:start w:val="1"/>
      <w:numFmt w:val="lowerRoman"/>
      <w:lvlText w:val="%6."/>
      <w:lvlJc w:val="right"/>
      <w:pPr>
        <w:ind w:left="3057" w:hanging="420"/>
      </w:pPr>
    </w:lvl>
    <w:lvl w:ilvl="6">
      <w:start w:val="1"/>
      <w:numFmt w:val="decimal"/>
      <w:lvlText w:val="%7."/>
      <w:lvlJc w:val="left"/>
      <w:pPr>
        <w:ind w:left="3477" w:hanging="420"/>
      </w:pPr>
    </w:lvl>
    <w:lvl w:ilvl="7">
      <w:start w:val="1"/>
      <w:numFmt w:val="lowerLetter"/>
      <w:lvlText w:val="%8)"/>
      <w:lvlJc w:val="left"/>
      <w:pPr>
        <w:ind w:left="3897" w:hanging="420"/>
      </w:pPr>
    </w:lvl>
    <w:lvl w:ilvl="8">
      <w:start w:val="1"/>
      <w:numFmt w:val="lowerRoman"/>
      <w:lvlText w:val="%9."/>
      <w:lvlJc w:val="right"/>
      <w:pPr>
        <w:ind w:left="4317" w:hanging="420"/>
      </w:pPr>
    </w:lvl>
  </w:abstractNum>
  <w:abstractNum w:abstractNumId="4" w15:restartNumberingAfterBreak="0">
    <w:nsid w:val="118F4229"/>
    <w:multiLevelType w:val="hybridMultilevel"/>
    <w:tmpl w:val="F7309356"/>
    <w:lvl w:ilvl="0" w:tplc="B7420E74">
      <w:start w:val="1"/>
      <w:numFmt w:val="decimal"/>
      <w:pStyle w:val="1251"/>
      <w:lvlText w:val="表5-%1"/>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922F07"/>
    <w:multiLevelType w:val="hybridMultilevel"/>
    <w:tmpl w:val="A7169B7A"/>
    <w:lvl w:ilvl="0" w:tplc="32343E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2A33ABA"/>
    <w:multiLevelType w:val="hybridMultilevel"/>
    <w:tmpl w:val="1B445F2E"/>
    <w:lvl w:ilvl="0" w:tplc="B8088D9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371161C"/>
    <w:multiLevelType w:val="hybridMultilevel"/>
    <w:tmpl w:val="2108B8D0"/>
    <w:lvl w:ilvl="0" w:tplc="914823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5477936"/>
    <w:multiLevelType w:val="hybridMultilevel"/>
    <w:tmpl w:val="D484786E"/>
    <w:lvl w:ilvl="0" w:tplc="3302465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850680E"/>
    <w:multiLevelType w:val="singleLevel"/>
    <w:tmpl w:val="4CE2CC4E"/>
    <w:lvl w:ilvl="0">
      <w:start w:val="1"/>
      <w:numFmt w:val="lowerLetter"/>
      <w:pStyle w:val="2abc"/>
      <w:lvlText w:val="%1."/>
      <w:lvlJc w:val="left"/>
      <w:pPr>
        <w:tabs>
          <w:tab w:val="num" w:pos="840"/>
        </w:tabs>
        <w:ind w:left="840" w:hanging="360"/>
      </w:pPr>
      <w:rPr>
        <w:rFonts w:hint="eastAsia"/>
      </w:rPr>
    </w:lvl>
  </w:abstractNum>
  <w:abstractNum w:abstractNumId="10" w15:restartNumberingAfterBreak="0">
    <w:nsid w:val="1B2F012B"/>
    <w:multiLevelType w:val="hybridMultilevel"/>
    <w:tmpl w:val="F830E8D6"/>
    <w:lvl w:ilvl="0" w:tplc="FE9EA6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B3C1442"/>
    <w:multiLevelType w:val="hybridMultilevel"/>
    <w:tmpl w:val="B30672CA"/>
    <w:lvl w:ilvl="0" w:tplc="92101CA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D9471A6"/>
    <w:multiLevelType w:val="hybridMultilevel"/>
    <w:tmpl w:val="5768BE1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1F8E3897"/>
    <w:multiLevelType w:val="hybridMultilevel"/>
    <w:tmpl w:val="96607E4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22733CAF"/>
    <w:multiLevelType w:val="multilevel"/>
    <w:tmpl w:val="29DC35D0"/>
    <w:lvl w:ilvl="0">
      <w:start w:val="1"/>
      <w:numFmt w:val="decimal"/>
      <w:pStyle w:val="10"/>
      <w:suff w:val="space"/>
      <w:lvlText w:val="%1 "/>
      <w:lvlJc w:val="left"/>
      <w:pPr>
        <w:ind w:left="605" w:hanging="425"/>
      </w:pPr>
      <w:rPr>
        <w:rFonts w:ascii="黑体" w:eastAsia="黑体" w:hint="eastAsia"/>
        <w:b/>
        <w:i w:val="0"/>
        <w:color w:val="auto"/>
        <w:sz w:val="30"/>
        <w:szCs w:val="30"/>
      </w:rPr>
    </w:lvl>
    <w:lvl w:ilvl="1">
      <w:start w:val="1"/>
      <w:numFmt w:val="decimal"/>
      <w:pStyle w:val="2"/>
      <w:suff w:val="space"/>
      <w:lvlText w:val="%1.%2 "/>
      <w:lvlJc w:val="left"/>
      <w:pPr>
        <w:ind w:left="1135" w:hanging="425"/>
      </w:pPr>
      <w:rPr>
        <w:rFonts w:ascii="黑体" w:eastAsia="黑体" w:hint="eastAsia"/>
        <w:b/>
        <w:i w:val="0"/>
        <w:color w:val="auto"/>
        <w:sz w:val="28"/>
        <w:szCs w:val="28"/>
      </w:rPr>
    </w:lvl>
    <w:lvl w:ilvl="2">
      <w:start w:val="1"/>
      <w:numFmt w:val="decimal"/>
      <w:pStyle w:val="3"/>
      <w:isLgl/>
      <w:suff w:val="space"/>
      <w:lvlText w:val="%1.%2.%3 "/>
      <w:lvlJc w:val="left"/>
      <w:pPr>
        <w:ind w:left="425" w:hanging="425"/>
      </w:pPr>
      <w:rPr>
        <w:rFonts w:ascii="黑体" w:eastAsia="黑体" w:hint="eastAsia"/>
        <w:b/>
        <w:i w:val="0"/>
        <w:color w:val="auto"/>
        <w:sz w:val="24"/>
        <w:szCs w:val="24"/>
      </w:rPr>
    </w:lvl>
    <w:lvl w:ilvl="3">
      <w:start w:val="1"/>
      <w:numFmt w:val="decimal"/>
      <w:pStyle w:val="4"/>
      <w:suff w:val="space"/>
      <w:lvlText w:val="%1.%2.%3.%4"/>
      <w:lvlJc w:val="left"/>
      <w:pPr>
        <w:ind w:left="425" w:hanging="425"/>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15" w15:restartNumberingAfterBreak="0">
    <w:nsid w:val="23A81F53"/>
    <w:multiLevelType w:val="hybridMultilevel"/>
    <w:tmpl w:val="BE1CF3B2"/>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24656E15"/>
    <w:multiLevelType w:val="hybridMultilevel"/>
    <w:tmpl w:val="DE589834"/>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255A2D62"/>
    <w:multiLevelType w:val="multilevel"/>
    <w:tmpl w:val="3B9ADEA0"/>
    <w:lvl w:ilvl="0">
      <w:start w:val="1"/>
      <w:numFmt w:val="decimal"/>
      <w:pStyle w:val="a1"/>
      <w:suff w:val="space"/>
      <w:lvlText w:val="%1."/>
      <w:lvlJc w:val="left"/>
      <w:pPr>
        <w:ind w:left="425" w:hanging="425"/>
      </w:pPr>
      <w:rPr>
        <w:rFonts w:hint="eastAsia"/>
      </w:rPr>
    </w:lvl>
    <w:lvl w:ilvl="1">
      <w:start w:val="1"/>
      <w:numFmt w:val="decimal"/>
      <w:pStyle w:val="a2"/>
      <w:suff w:val="space"/>
      <w:lvlText w:val="%1.%2."/>
      <w:lvlJc w:val="left"/>
      <w:pPr>
        <w:ind w:left="567" w:hanging="567"/>
      </w:pPr>
      <w:rPr>
        <w:rFonts w:hint="eastAsia"/>
      </w:rPr>
    </w:lvl>
    <w:lvl w:ilvl="2">
      <w:start w:val="1"/>
      <w:numFmt w:val="decimal"/>
      <w:pStyle w:val="a3"/>
      <w:suff w:val="space"/>
      <w:lvlText w:val="%1.%2.%3."/>
      <w:lvlJc w:val="left"/>
      <w:pPr>
        <w:ind w:left="709" w:hanging="709"/>
      </w:pPr>
      <w:rPr>
        <w:rFonts w:hint="eastAsia"/>
      </w:rPr>
    </w:lvl>
    <w:lvl w:ilvl="3">
      <w:start w:val="1"/>
      <w:numFmt w:val="decimal"/>
      <w:pStyle w:val="a4"/>
      <w:suff w:val="space"/>
      <w:lvlText w:val="%1.%2.%3.%4."/>
      <w:lvlJc w:val="left"/>
      <w:pPr>
        <w:ind w:left="851" w:hanging="851"/>
      </w:pPr>
      <w:rPr>
        <w:rFonts w:hint="eastAsia"/>
      </w:rPr>
    </w:lvl>
    <w:lvl w:ilvl="4">
      <w:start w:val="1"/>
      <w:numFmt w:val="decimal"/>
      <w:pStyle w:val="a5"/>
      <w:suff w:val="space"/>
      <w:lvlText w:val="%1.%2.%3.%4.%5."/>
      <w:lvlJc w:val="left"/>
      <w:pPr>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8" w15:restartNumberingAfterBreak="0">
    <w:nsid w:val="29FB2CBD"/>
    <w:multiLevelType w:val="hybridMultilevel"/>
    <w:tmpl w:val="FFF05762"/>
    <w:lvl w:ilvl="0" w:tplc="DBF043D2">
      <w:start w:val="1"/>
      <w:numFmt w:val="decimal"/>
      <w:pStyle w:val="a6"/>
      <w:lvlText w:val="图%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2B910447"/>
    <w:multiLevelType w:val="hybridMultilevel"/>
    <w:tmpl w:val="8E46A0CA"/>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2C3B15B5"/>
    <w:multiLevelType w:val="hybridMultilevel"/>
    <w:tmpl w:val="DEA0400E"/>
    <w:lvl w:ilvl="0" w:tplc="DEC00A9A">
      <w:start w:val="1"/>
      <w:numFmt w:val="decimal"/>
      <w:pStyle w:val="N4"/>
      <w:lvlText w:val="表4-%1"/>
      <w:lvlJc w:val="left"/>
      <w:pPr>
        <w:ind w:left="4106" w:hanging="420"/>
      </w:pPr>
      <w:rPr>
        <w:rFonts w:hint="eastAsia"/>
        <w:lang w:val="en-US"/>
      </w:rPr>
    </w:lvl>
    <w:lvl w:ilvl="1" w:tplc="04090019" w:tentative="1">
      <w:start w:val="1"/>
      <w:numFmt w:val="lowerLetter"/>
      <w:lvlText w:val="%2)"/>
      <w:lvlJc w:val="left"/>
      <w:pPr>
        <w:ind w:left="4526" w:hanging="420"/>
      </w:pPr>
    </w:lvl>
    <w:lvl w:ilvl="2" w:tplc="0409001B" w:tentative="1">
      <w:start w:val="1"/>
      <w:numFmt w:val="lowerRoman"/>
      <w:lvlText w:val="%3."/>
      <w:lvlJc w:val="right"/>
      <w:pPr>
        <w:ind w:left="4946" w:hanging="420"/>
      </w:pPr>
    </w:lvl>
    <w:lvl w:ilvl="3" w:tplc="0409000F" w:tentative="1">
      <w:start w:val="1"/>
      <w:numFmt w:val="decimal"/>
      <w:lvlText w:val="%4."/>
      <w:lvlJc w:val="left"/>
      <w:pPr>
        <w:ind w:left="5366" w:hanging="420"/>
      </w:pPr>
    </w:lvl>
    <w:lvl w:ilvl="4" w:tplc="04090019" w:tentative="1">
      <w:start w:val="1"/>
      <w:numFmt w:val="lowerLetter"/>
      <w:lvlText w:val="%5)"/>
      <w:lvlJc w:val="left"/>
      <w:pPr>
        <w:ind w:left="5786" w:hanging="420"/>
      </w:pPr>
    </w:lvl>
    <w:lvl w:ilvl="5" w:tplc="0409001B" w:tentative="1">
      <w:start w:val="1"/>
      <w:numFmt w:val="lowerRoman"/>
      <w:lvlText w:val="%6."/>
      <w:lvlJc w:val="right"/>
      <w:pPr>
        <w:ind w:left="6206" w:hanging="420"/>
      </w:pPr>
    </w:lvl>
    <w:lvl w:ilvl="6" w:tplc="0409000F" w:tentative="1">
      <w:start w:val="1"/>
      <w:numFmt w:val="decimal"/>
      <w:lvlText w:val="%7."/>
      <w:lvlJc w:val="left"/>
      <w:pPr>
        <w:ind w:left="6626" w:hanging="420"/>
      </w:pPr>
    </w:lvl>
    <w:lvl w:ilvl="7" w:tplc="04090019" w:tentative="1">
      <w:start w:val="1"/>
      <w:numFmt w:val="lowerLetter"/>
      <w:lvlText w:val="%8)"/>
      <w:lvlJc w:val="left"/>
      <w:pPr>
        <w:ind w:left="7046" w:hanging="420"/>
      </w:pPr>
    </w:lvl>
    <w:lvl w:ilvl="8" w:tplc="0409001B" w:tentative="1">
      <w:start w:val="1"/>
      <w:numFmt w:val="lowerRoman"/>
      <w:lvlText w:val="%9."/>
      <w:lvlJc w:val="right"/>
      <w:pPr>
        <w:ind w:left="7466" w:hanging="420"/>
      </w:pPr>
    </w:lvl>
  </w:abstractNum>
  <w:abstractNum w:abstractNumId="21" w15:restartNumberingAfterBreak="0">
    <w:nsid w:val="30706CAE"/>
    <w:multiLevelType w:val="hybridMultilevel"/>
    <w:tmpl w:val="B73C278C"/>
    <w:lvl w:ilvl="0" w:tplc="9DA0A99C">
      <w:start w:val="1"/>
      <w:numFmt w:val="decimal"/>
      <w:pStyle w:val="a7"/>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21D3CE6"/>
    <w:multiLevelType w:val="hybridMultilevel"/>
    <w:tmpl w:val="19F64AD4"/>
    <w:lvl w:ilvl="0" w:tplc="0409000B">
      <w:start w:val="1"/>
      <w:numFmt w:val="bullet"/>
      <w:lvlText w:val=""/>
      <w:lvlJc w:val="left"/>
      <w:pPr>
        <w:ind w:left="1413" w:hanging="420"/>
      </w:pPr>
      <w:rPr>
        <w:rFonts w:ascii="Wingdings" w:hAnsi="Wingdings" w:hint="default"/>
      </w:rPr>
    </w:lvl>
    <w:lvl w:ilvl="1" w:tplc="04090003" w:tentative="1">
      <w:start w:val="1"/>
      <w:numFmt w:val="bullet"/>
      <w:lvlText w:val=""/>
      <w:lvlJc w:val="left"/>
      <w:pPr>
        <w:ind w:left="1833" w:hanging="420"/>
      </w:pPr>
      <w:rPr>
        <w:rFonts w:ascii="Wingdings" w:hAnsi="Wingdings" w:hint="default"/>
      </w:rPr>
    </w:lvl>
    <w:lvl w:ilvl="2" w:tplc="04090005" w:tentative="1">
      <w:start w:val="1"/>
      <w:numFmt w:val="bullet"/>
      <w:lvlText w:val=""/>
      <w:lvlJc w:val="left"/>
      <w:pPr>
        <w:ind w:left="2253" w:hanging="420"/>
      </w:pPr>
      <w:rPr>
        <w:rFonts w:ascii="Wingdings" w:hAnsi="Wingdings" w:hint="default"/>
      </w:rPr>
    </w:lvl>
    <w:lvl w:ilvl="3" w:tplc="04090001" w:tentative="1">
      <w:start w:val="1"/>
      <w:numFmt w:val="bullet"/>
      <w:lvlText w:val=""/>
      <w:lvlJc w:val="left"/>
      <w:pPr>
        <w:ind w:left="2673" w:hanging="420"/>
      </w:pPr>
      <w:rPr>
        <w:rFonts w:ascii="Wingdings" w:hAnsi="Wingdings" w:hint="default"/>
      </w:rPr>
    </w:lvl>
    <w:lvl w:ilvl="4" w:tplc="04090003" w:tentative="1">
      <w:start w:val="1"/>
      <w:numFmt w:val="bullet"/>
      <w:lvlText w:val=""/>
      <w:lvlJc w:val="left"/>
      <w:pPr>
        <w:ind w:left="3093" w:hanging="420"/>
      </w:pPr>
      <w:rPr>
        <w:rFonts w:ascii="Wingdings" w:hAnsi="Wingdings" w:hint="default"/>
      </w:rPr>
    </w:lvl>
    <w:lvl w:ilvl="5" w:tplc="04090005" w:tentative="1">
      <w:start w:val="1"/>
      <w:numFmt w:val="bullet"/>
      <w:lvlText w:val=""/>
      <w:lvlJc w:val="left"/>
      <w:pPr>
        <w:ind w:left="3513" w:hanging="420"/>
      </w:pPr>
      <w:rPr>
        <w:rFonts w:ascii="Wingdings" w:hAnsi="Wingdings" w:hint="default"/>
      </w:rPr>
    </w:lvl>
    <w:lvl w:ilvl="6" w:tplc="04090001" w:tentative="1">
      <w:start w:val="1"/>
      <w:numFmt w:val="bullet"/>
      <w:lvlText w:val=""/>
      <w:lvlJc w:val="left"/>
      <w:pPr>
        <w:ind w:left="3933" w:hanging="420"/>
      </w:pPr>
      <w:rPr>
        <w:rFonts w:ascii="Wingdings" w:hAnsi="Wingdings" w:hint="default"/>
      </w:rPr>
    </w:lvl>
    <w:lvl w:ilvl="7" w:tplc="04090003" w:tentative="1">
      <w:start w:val="1"/>
      <w:numFmt w:val="bullet"/>
      <w:lvlText w:val=""/>
      <w:lvlJc w:val="left"/>
      <w:pPr>
        <w:ind w:left="4353" w:hanging="420"/>
      </w:pPr>
      <w:rPr>
        <w:rFonts w:ascii="Wingdings" w:hAnsi="Wingdings" w:hint="default"/>
      </w:rPr>
    </w:lvl>
    <w:lvl w:ilvl="8" w:tplc="04090005" w:tentative="1">
      <w:start w:val="1"/>
      <w:numFmt w:val="bullet"/>
      <w:lvlText w:val=""/>
      <w:lvlJc w:val="left"/>
      <w:pPr>
        <w:ind w:left="4773" w:hanging="420"/>
      </w:pPr>
      <w:rPr>
        <w:rFonts w:ascii="Wingdings" w:hAnsi="Wingdings" w:hint="default"/>
      </w:rPr>
    </w:lvl>
  </w:abstractNum>
  <w:abstractNum w:abstractNumId="23" w15:restartNumberingAfterBreak="0">
    <w:nsid w:val="33657224"/>
    <w:multiLevelType w:val="hybridMultilevel"/>
    <w:tmpl w:val="57BAD80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34001DC4"/>
    <w:multiLevelType w:val="hybridMultilevel"/>
    <w:tmpl w:val="52E8E28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359D1798"/>
    <w:multiLevelType w:val="hybridMultilevel"/>
    <w:tmpl w:val="9D1CC80A"/>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6" w15:restartNumberingAfterBreak="0">
    <w:nsid w:val="363A0934"/>
    <w:multiLevelType w:val="hybridMultilevel"/>
    <w:tmpl w:val="6B5072E6"/>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384C6BFC"/>
    <w:multiLevelType w:val="hybridMultilevel"/>
    <w:tmpl w:val="03728FBA"/>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38623C40"/>
    <w:multiLevelType w:val="hybridMultilevel"/>
    <w:tmpl w:val="2376C8EE"/>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38C33F2F"/>
    <w:multiLevelType w:val="hybridMultilevel"/>
    <w:tmpl w:val="15BC1C02"/>
    <w:lvl w:ilvl="0" w:tplc="04090019">
      <w:start w:val="1"/>
      <w:numFmt w:val="decimal"/>
      <w:pStyle w:val="075"/>
      <w:lvlText w:val="图%1"/>
      <w:lvlJc w:val="left"/>
      <w:pPr>
        <w:tabs>
          <w:tab w:val="num" w:pos="1205"/>
        </w:tabs>
        <w:ind w:left="1205" w:hanging="360"/>
      </w:pPr>
      <w:rPr>
        <w:rFonts w:hint="eastAsia"/>
        <w:b w:val="0"/>
        <w:i w:val="0"/>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38EE3E03"/>
    <w:multiLevelType w:val="hybridMultilevel"/>
    <w:tmpl w:val="680C0F4E"/>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3A453A98"/>
    <w:multiLevelType w:val="hybridMultilevel"/>
    <w:tmpl w:val="2A4AE77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3A6A3C42"/>
    <w:multiLevelType w:val="hybridMultilevel"/>
    <w:tmpl w:val="E7DC7728"/>
    <w:lvl w:ilvl="0" w:tplc="C938101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40670180"/>
    <w:multiLevelType w:val="hybridMultilevel"/>
    <w:tmpl w:val="7FD81954"/>
    <w:lvl w:ilvl="0" w:tplc="04090001">
      <w:start w:val="1"/>
      <w:numFmt w:val="bullet"/>
      <w:pStyle w:val="WW-"/>
      <w:lvlText w:val=""/>
      <w:lvlJc w:val="left"/>
      <w:pPr>
        <w:ind w:left="980" w:hanging="420"/>
      </w:pPr>
      <w:rPr>
        <w:rFonts w:ascii="Wingdings" w:hAnsi="Wingdings"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4" w15:restartNumberingAfterBreak="0">
    <w:nsid w:val="41C44591"/>
    <w:multiLevelType w:val="hybridMultilevel"/>
    <w:tmpl w:val="D43A7102"/>
    <w:lvl w:ilvl="0" w:tplc="2D6CCF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43A021D0"/>
    <w:multiLevelType w:val="multilevel"/>
    <w:tmpl w:val="741E46F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3%1.%2..%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6" w15:restartNumberingAfterBreak="0">
    <w:nsid w:val="47292263"/>
    <w:multiLevelType w:val="hybridMultilevel"/>
    <w:tmpl w:val="67B871A2"/>
    <w:lvl w:ilvl="0" w:tplc="04090019">
      <w:start w:val="1"/>
      <w:numFmt w:val="decimal"/>
      <w:pStyle w:val="a8"/>
      <w:lvlText w:val="表%1"/>
      <w:lvlJc w:val="left"/>
      <w:pPr>
        <w:tabs>
          <w:tab w:val="num" w:pos="360"/>
        </w:tabs>
        <w:ind w:left="0" w:firstLine="0"/>
      </w:pPr>
      <w:rPr>
        <w:rFonts w:eastAsia="宋体" w:hint="eastAsia"/>
        <w:b w:val="0"/>
        <w:i w:val="0"/>
        <w:sz w:val="21"/>
        <w:szCs w:val="21"/>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49DC45B7"/>
    <w:multiLevelType w:val="multilevel"/>
    <w:tmpl w:val="DED2A8EE"/>
    <w:lvl w:ilvl="0">
      <w:start w:val="1"/>
      <w:numFmt w:val="decimal"/>
      <w:pStyle w:val="a9"/>
      <w:lvlText w:val="表%1 "/>
      <w:lvlJc w:val="left"/>
      <w:pPr>
        <w:ind w:left="425" w:hanging="425"/>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lang w:val="en-US"/>
        <w:specVanish w:val="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8" w15:restartNumberingAfterBreak="0">
    <w:nsid w:val="4BEF6374"/>
    <w:multiLevelType w:val="hybridMultilevel"/>
    <w:tmpl w:val="F830E8D6"/>
    <w:lvl w:ilvl="0" w:tplc="FE9EA6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4D4D547D"/>
    <w:multiLevelType w:val="hybridMultilevel"/>
    <w:tmpl w:val="1E8E9826"/>
    <w:lvl w:ilvl="0" w:tplc="2CC27B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E026B6E"/>
    <w:multiLevelType w:val="hybridMultilevel"/>
    <w:tmpl w:val="34B8F19E"/>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15:restartNumberingAfterBreak="0">
    <w:nsid w:val="573A0D53"/>
    <w:multiLevelType w:val="hybridMultilevel"/>
    <w:tmpl w:val="DE3C2D8E"/>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58D952D2"/>
    <w:multiLevelType w:val="hybridMultilevel"/>
    <w:tmpl w:val="016E31E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15:restartNumberingAfterBreak="0">
    <w:nsid w:val="5D6C2FDF"/>
    <w:multiLevelType w:val="hybridMultilevel"/>
    <w:tmpl w:val="9B1057BA"/>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15:restartNumberingAfterBreak="0">
    <w:nsid w:val="5FA74897"/>
    <w:multiLevelType w:val="hybridMultilevel"/>
    <w:tmpl w:val="FA24ECF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 w15:restartNumberingAfterBreak="0">
    <w:nsid w:val="614B4A2E"/>
    <w:multiLevelType w:val="hybridMultilevel"/>
    <w:tmpl w:val="6188306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6" w15:restartNumberingAfterBreak="0">
    <w:nsid w:val="628E2E0F"/>
    <w:multiLevelType w:val="hybridMultilevel"/>
    <w:tmpl w:val="42D0B686"/>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 w15:restartNumberingAfterBreak="0">
    <w:nsid w:val="62B572A1"/>
    <w:multiLevelType w:val="hybridMultilevel"/>
    <w:tmpl w:val="972C0E24"/>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8" w15:restartNumberingAfterBreak="0">
    <w:nsid w:val="65FF3D3D"/>
    <w:multiLevelType w:val="hybridMultilevel"/>
    <w:tmpl w:val="1C4C191E"/>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9" w15:restartNumberingAfterBreak="0">
    <w:nsid w:val="672709BC"/>
    <w:multiLevelType w:val="hybridMultilevel"/>
    <w:tmpl w:val="3DCE861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0" w15:restartNumberingAfterBreak="0">
    <w:nsid w:val="6C7C227D"/>
    <w:multiLevelType w:val="hybridMultilevel"/>
    <w:tmpl w:val="968C26E8"/>
    <w:lvl w:ilvl="0" w:tplc="FE58411C">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15:restartNumberingAfterBreak="0">
    <w:nsid w:val="6CD20E57"/>
    <w:multiLevelType w:val="hybridMultilevel"/>
    <w:tmpl w:val="43B8805E"/>
    <w:lvl w:ilvl="0" w:tplc="70C4A1A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2" w15:restartNumberingAfterBreak="0">
    <w:nsid w:val="6E2D0015"/>
    <w:multiLevelType w:val="hybridMultilevel"/>
    <w:tmpl w:val="59D6C3A8"/>
    <w:lvl w:ilvl="0" w:tplc="E87A39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15:restartNumberingAfterBreak="0">
    <w:nsid w:val="6EE479C4"/>
    <w:multiLevelType w:val="hybridMultilevel"/>
    <w:tmpl w:val="440A9A7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4" w15:restartNumberingAfterBreak="0">
    <w:nsid w:val="707F02F2"/>
    <w:multiLevelType w:val="hybridMultilevel"/>
    <w:tmpl w:val="5E46075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5" w15:restartNumberingAfterBreak="0">
    <w:nsid w:val="720920CB"/>
    <w:multiLevelType w:val="hybridMultilevel"/>
    <w:tmpl w:val="748A53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6" w15:restartNumberingAfterBreak="0">
    <w:nsid w:val="7B0B1AC6"/>
    <w:multiLevelType w:val="hybridMultilevel"/>
    <w:tmpl w:val="0C78B7CC"/>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7" w15:restartNumberingAfterBreak="0">
    <w:nsid w:val="7DE641E0"/>
    <w:multiLevelType w:val="multilevel"/>
    <w:tmpl w:val="7DE641E0"/>
    <w:lvl w:ilvl="0">
      <w:start w:val="1"/>
      <w:numFmt w:val="decimal"/>
      <w:pStyle w:val="aa"/>
      <w:lvlText w:val="表格%1 "/>
      <w:lvlJc w:val="left"/>
      <w:pPr>
        <w:ind w:left="0" w:firstLine="0"/>
      </w:pPr>
      <w:rPr>
        <w:rFonts w:hint="eastAsia"/>
      </w:rPr>
    </w:lvl>
    <w:lvl w:ilvl="1">
      <w:start w:val="1"/>
      <w:numFmt w:val="decimal"/>
      <w:lvlText w:val="表格%1.%2 "/>
      <w:lvlJc w:val="left"/>
      <w:pPr>
        <w:ind w:left="0" w:firstLine="0"/>
      </w:pPr>
      <w:rPr>
        <w:rFonts w:hint="eastAsia"/>
      </w:rPr>
    </w:lvl>
    <w:lvl w:ilvl="2">
      <w:start w:val="1"/>
      <w:numFmt w:val="decimal"/>
      <w:lvlText w:val="%1.%2.%3 "/>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35"/>
  </w:num>
  <w:num w:numId="2">
    <w:abstractNumId w:val="36"/>
  </w:num>
  <w:num w:numId="3">
    <w:abstractNumId w:val="29"/>
  </w:num>
  <w:num w:numId="4">
    <w:abstractNumId w:val="9"/>
  </w:num>
  <w:num w:numId="5">
    <w:abstractNumId w:val="14"/>
  </w:num>
  <w:num w:numId="6">
    <w:abstractNumId w:val="37"/>
  </w:num>
  <w:num w:numId="7">
    <w:abstractNumId w:val="57"/>
  </w:num>
  <w:num w:numId="8">
    <w:abstractNumId w:val="3"/>
  </w:num>
  <w:num w:numId="9">
    <w:abstractNumId w:val="0"/>
  </w:num>
  <w:num w:numId="10">
    <w:abstractNumId w:val="33"/>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4"/>
  </w:num>
  <w:num w:numId="13">
    <w:abstractNumId w:val="50"/>
  </w:num>
  <w:num w:numId="14">
    <w:abstractNumId w:val="55"/>
  </w:num>
  <w:num w:numId="15">
    <w:abstractNumId w:val="32"/>
  </w:num>
  <w:num w:numId="16">
    <w:abstractNumId w:val="26"/>
  </w:num>
  <w:num w:numId="17">
    <w:abstractNumId w:val="23"/>
  </w:num>
  <w:num w:numId="18">
    <w:abstractNumId w:val="13"/>
  </w:num>
  <w:num w:numId="19">
    <w:abstractNumId w:val="43"/>
  </w:num>
  <w:num w:numId="20">
    <w:abstractNumId w:val="27"/>
  </w:num>
  <w:num w:numId="21">
    <w:abstractNumId w:val="21"/>
  </w:num>
  <w:num w:numId="22">
    <w:abstractNumId w:val="18"/>
  </w:num>
  <w:num w:numId="23">
    <w:abstractNumId w:val="17"/>
  </w:num>
  <w:num w:numId="24">
    <w:abstractNumId w:val="1"/>
  </w:num>
  <w:num w:numId="25">
    <w:abstractNumId w:val="20"/>
  </w:num>
  <w:num w:numId="26">
    <w:abstractNumId w:val="4"/>
  </w:num>
  <w:num w:numId="27">
    <w:abstractNumId w:val="28"/>
  </w:num>
  <w:num w:numId="28">
    <w:abstractNumId w:val="6"/>
  </w:num>
  <w:num w:numId="29">
    <w:abstractNumId w:val="8"/>
  </w:num>
  <w:num w:numId="30">
    <w:abstractNumId w:val="10"/>
  </w:num>
  <w:num w:numId="31">
    <w:abstractNumId w:val="42"/>
  </w:num>
  <w:num w:numId="32">
    <w:abstractNumId w:val="56"/>
  </w:num>
  <w:num w:numId="33">
    <w:abstractNumId w:val="16"/>
  </w:num>
  <w:num w:numId="34">
    <w:abstractNumId w:val="45"/>
  </w:num>
  <w:num w:numId="35">
    <w:abstractNumId w:val="38"/>
  </w:num>
  <w:num w:numId="36">
    <w:abstractNumId w:val="2"/>
  </w:num>
  <w:num w:numId="37">
    <w:abstractNumId w:val="51"/>
  </w:num>
  <w:num w:numId="38">
    <w:abstractNumId w:val="7"/>
  </w:num>
  <w:num w:numId="39">
    <w:abstractNumId w:val="5"/>
  </w:num>
  <w:num w:numId="40">
    <w:abstractNumId w:val="11"/>
  </w:num>
  <w:num w:numId="41">
    <w:abstractNumId w:val="41"/>
  </w:num>
  <w:num w:numId="42">
    <w:abstractNumId w:val="53"/>
  </w:num>
  <w:num w:numId="43">
    <w:abstractNumId w:val="19"/>
  </w:num>
  <w:num w:numId="44">
    <w:abstractNumId w:val="24"/>
  </w:num>
  <w:num w:numId="45">
    <w:abstractNumId w:val="30"/>
  </w:num>
  <w:num w:numId="46">
    <w:abstractNumId w:val="22"/>
  </w:num>
  <w:num w:numId="47">
    <w:abstractNumId w:val="25"/>
  </w:num>
  <w:num w:numId="48">
    <w:abstractNumId w:val="12"/>
  </w:num>
  <w:num w:numId="49">
    <w:abstractNumId w:val="48"/>
  </w:num>
  <w:num w:numId="50">
    <w:abstractNumId w:val="39"/>
  </w:num>
  <w:num w:numId="51">
    <w:abstractNumId w:val="49"/>
  </w:num>
  <w:num w:numId="52">
    <w:abstractNumId w:val="47"/>
  </w:num>
  <w:num w:numId="53">
    <w:abstractNumId w:val="15"/>
  </w:num>
  <w:num w:numId="54">
    <w:abstractNumId w:val="46"/>
  </w:num>
  <w:num w:numId="55">
    <w:abstractNumId w:val="52"/>
  </w:num>
  <w:num w:numId="56">
    <w:abstractNumId w:val="40"/>
  </w:num>
  <w:num w:numId="57">
    <w:abstractNumId w:val="44"/>
  </w:num>
  <w:num w:numId="58">
    <w:abstractNumId w:val="31"/>
  </w:num>
  <w:num w:numId="59">
    <w:abstractNumId w:val="34"/>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bai yx">
    <w15:presenceInfo w15:providerId="Windows Live" w15:userId="b528bf8555ce76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masterPages"/>
  <w:zoom w:percent="100"/>
  <w:embedSystemFonts/>
  <w:bordersDoNotSurroundHeader/>
  <w:bordersDoNotSurroundFooter/>
  <w:gutterAtTop/>
  <w:hideSpelling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027"/>
    <w:rsid w:val="00004131"/>
    <w:rsid w:val="000072AA"/>
    <w:rsid w:val="000112BE"/>
    <w:rsid w:val="0001338D"/>
    <w:rsid w:val="000149DB"/>
    <w:rsid w:val="00015804"/>
    <w:rsid w:val="00016EEE"/>
    <w:rsid w:val="00021986"/>
    <w:rsid w:val="00024C35"/>
    <w:rsid w:val="000264CD"/>
    <w:rsid w:val="00030660"/>
    <w:rsid w:val="00031D21"/>
    <w:rsid w:val="0003688E"/>
    <w:rsid w:val="00036F69"/>
    <w:rsid w:val="00037427"/>
    <w:rsid w:val="00040BC8"/>
    <w:rsid w:val="000417F1"/>
    <w:rsid w:val="000531E8"/>
    <w:rsid w:val="0005631F"/>
    <w:rsid w:val="0007076C"/>
    <w:rsid w:val="000721A6"/>
    <w:rsid w:val="000735DF"/>
    <w:rsid w:val="000739F7"/>
    <w:rsid w:val="00076133"/>
    <w:rsid w:val="00082BE8"/>
    <w:rsid w:val="00083F9B"/>
    <w:rsid w:val="00085B38"/>
    <w:rsid w:val="0008738A"/>
    <w:rsid w:val="000A22E7"/>
    <w:rsid w:val="000A54C5"/>
    <w:rsid w:val="000B1D5B"/>
    <w:rsid w:val="000B1D79"/>
    <w:rsid w:val="000B3233"/>
    <w:rsid w:val="000C26DE"/>
    <w:rsid w:val="000C60DC"/>
    <w:rsid w:val="000C763C"/>
    <w:rsid w:val="000D01C5"/>
    <w:rsid w:val="000D164D"/>
    <w:rsid w:val="000D1FF6"/>
    <w:rsid w:val="000D3BCF"/>
    <w:rsid w:val="000D5DAD"/>
    <w:rsid w:val="000D5F3E"/>
    <w:rsid w:val="000D770E"/>
    <w:rsid w:val="000E01D2"/>
    <w:rsid w:val="000E2A64"/>
    <w:rsid w:val="000E2C40"/>
    <w:rsid w:val="000E35ED"/>
    <w:rsid w:val="000E401B"/>
    <w:rsid w:val="000E503D"/>
    <w:rsid w:val="000E73DF"/>
    <w:rsid w:val="000F0BA4"/>
    <w:rsid w:val="000F1641"/>
    <w:rsid w:val="00105215"/>
    <w:rsid w:val="001100D1"/>
    <w:rsid w:val="0011482F"/>
    <w:rsid w:val="001169EE"/>
    <w:rsid w:val="0013332C"/>
    <w:rsid w:val="001365E3"/>
    <w:rsid w:val="00136A02"/>
    <w:rsid w:val="001416DB"/>
    <w:rsid w:val="00141880"/>
    <w:rsid w:val="001468B7"/>
    <w:rsid w:val="00151762"/>
    <w:rsid w:val="00151D63"/>
    <w:rsid w:val="001524EA"/>
    <w:rsid w:val="001576D3"/>
    <w:rsid w:val="0015799E"/>
    <w:rsid w:val="00161B51"/>
    <w:rsid w:val="00164C8B"/>
    <w:rsid w:val="00167950"/>
    <w:rsid w:val="00171A50"/>
    <w:rsid w:val="001742DF"/>
    <w:rsid w:val="001809F1"/>
    <w:rsid w:val="00182A1F"/>
    <w:rsid w:val="00183012"/>
    <w:rsid w:val="001840BE"/>
    <w:rsid w:val="00186000"/>
    <w:rsid w:val="001862A0"/>
    <w:rsid w:val="001908E7"/>
    <w:rsid w:val="00190BD6"/>
    <w:rsid w:val="001944CF"/>
    <w:rsid w:val="001977B9"/>
    <w:rsid w:val="001A3B08"/>
    <w:rsid w:val="001A629D"/>
    <w:rsid w:val="001A637A"/>
    <w:rsid w:val="001B0907"/>
    <w:rsid w:val="001B0DA5"/>
    <w:rsid w:val="001B287C"/>
    <w:rsid w:val="001B7BCD"/>
    <w:rsid w:val="001C7605"/>
    <w:rsid w:val="001D0387"/>
    <w:rsid w:val="001D0548"/>
    <w:rsid w:val="001D7D84"/>
    <w:rsid w:val="001E266B"/>
    <w:rsid w:val="001E2E0F"/>
    <w:rsid w:val="001E3971"/>
    <w:rsid w:val="001E3E31"/>
    <w:rsid w:val="001E50A2"/>
    <w:rsid w:val="001E78B9"/>
    <w:rsid w:val="001F643B"/>
    <w:rsid w:val="001F75A1"/>
    <w:rsid w:val="00202823"/>
    <w:rsid w:val="00205DCD"/>
    <w:rsid w:val="00206AD8"/>
    <w:rsid w:val="0021355E"/>
    <w:rsid w:val="00214127"/>
    <w:rsid w:val="0021720E"/>
    <w:rsid w:val="00220254"/>
    <w:rsid w:val="00221C78"/>
    <w:rsid w:val="00226F9E"/>
    <w:rsid w:val="0022709C"/>
    <w:rsid w:val="002279A7"/>
    <w:rsid w:val="0023161A"/>
    <w:rsid w:val="00241A89"/>
    <w:rsid w:val="002431E0"/>
    <w:rsid w:val="00244968"/>
    <w:rsid w:val="00245DAF"/>
    <w:rsid w:val="00245EC6"/>
    <w:rsid w:val="00246BFD"/>
    <w:rsid w:val="00255252"/>
    <w:rsid w:val="002564DC"/>
    <w:rsid w:val="0025671D"/>
    <w:rsid w:val="0027051B"/>
    <w:rsid w:val="0027237B"/>
    <w:rsid w:val="0028160C"/>
    <w:rsid w:val="002917C1"/>
    <w:rsid w:val="0029250A"/>
    <w:rsid w:val="002936BD"/>
    <w:rsid w:val="00293FC3"/>
    <w:rsid w:val="0029633D"/>
    <w:rsid w:val="00296462"/>
    <w:rsid w:val="002A0EBF"/>
    <w:rsid w:val="002A167B"/>
    <w:rsid w:val="002A737A"/>
    <w:rsid w:val="002B604A"/>
    <w:rsid w:val="002C1627"/>
    <w:rsid w:val="002C2BF2"/>
    <w:rsid w:val="002C4771"/>
    <w:rsid w:val="002C7CFB"/>
    <w:rsid w:val="002D17BE"/>
    <w:rsid w:val="002D2FA8"/>
    <w:rsid w:val="002D3E7C"/>
    <w:rsid w:val="002D596E"/>
    <w:rsid w:val="002E167B"/>
    <w:rsid w:val="002E208B"/>
    <w:rsid w:val="002E2362"/>
    <w:rsid w:val="002F4994"/>
    <w:rsid w:val="003002E8"/>
    <w:rsid w:val="00301E48"/>
    <w:rsid w:val="003076AB"/>
    <w:rsid w:val="00307D5D"/>
    <w:rsid w:val="0031198A"/>
    <w:rsid w:val="003157CA"/>
    <w:rsid w:val="00317B7A"/>
    <w:rsid w:val="00322213"/>
    <w:rsid w:val="00322937"/>
    <w:rsid w:val="00324D39"/>
    <w:rsid w:val="003300E2"/>
    <w:rsid w:val="00332D19"/>
    <w:rsid w:val="00333964"/>
    <w:rsid w:val="00333E03"/>
    <w:rsid w:val="0033693B"/>
    <w:rsid w:val="00340BA6"/>
    <w:rsid w:val="00342AAD"/>
    <w:rsid w:val="003430D0"/>
    <w:rsid w:val="00343B86"/>
    <w:rsid w:val="00344209"/>
    <w:rsid w:val="0034538F"/>
    <w:rsid w:val="0034693B"/>
    <w:rsid w:val="003474E0"/>
    <w:rsid w:val="00347522"/>
    <w:rsid w:val="00350030"/>
    <w:rsid w:val="00351EEA"/>
    <w:rsid w:val="00355290"/>
    <w:rsid w:val="003558CE"/>
    <w:rsid w:val="003715FE"/>
    <w:rsid w:val="00372D69"/>
    <w:rsid w:val="00373629"/>
    <w:rsid w:val="00374357"/>
    <w:rsid w:val="00374E22"/>
    <w:rsid w:val="00377195"/>
    <w:rsid w:val="0037780B"/>
    <w:rsid w:val="0037789D"/>
    <w:rsid w:val="00380B89"/>
    <w:rsid w:val="003825CF"/>
    <w:rsid w:val="003828B5"/>
    <w:rsid w:val="003848D7"/>
    <w:rsid w:val="00392383"/>
    <w:rsid w:val="00392CB5"/>
    <w:rsid w:val="0039304B"/>
    <w:rsid w:val="003A0204"/>
    <w:rsid w:val="003A0A17"/>
    <w:rsid w:val="003A0D4D"/>
    <w:rsid w:val="003A1154"/>
    <w:rsid w:val="003A130B"/>
    <w:rsid w:val="003A2B0B"/>
    <w:rsid w:val="003A2DE2"/>
    <w:rsid w:val="003A5813"/>
    <w:rsid w:val="003B427E"/>
    <w:rsid w:val="003C3462"/>
    <w:rsid w:val="003D14EF"/>
    <w:rsid w:val="003D2901"/>
    <w:rsid w:val="003D316D"/>
    <w:rsid w:val="003E0472"/>
    <w:rsid w:val="003E391C"/>
    <w:rsid w:val="003F27D2"/>
    <w:rsid w:val="003F5582"/>
    <w:rsid w:val="00402EEE"/>
    <w:rsid w:val="004033FA"/>
    <w:rsid w:val="0041098A"/>
    <w:rsid w:val="00410DE0"/>
    <w:rsid w:val="0041170E"/>
    <w:rsid w:val="0042036D"/>
    <w:rsid w:val="00420B2D"/>
    <w:rsid w:val="00420DEF"/>
    <w:rsid w:val="0042438D"/>
    <w:rsid w:val="0042500C"/>
    <w:rsid w:val="004265DF"/>
    <w:rsid w:val="004272F9"/>
    <w:rsid w:val="004302AB"/>
    <w:rsid w:val="004333B4"/>
    <w:rsid w:val="00433CC5"/>
    <w:rsid w:val="00437778"/>
    <w:rsid w:val="004425C2"/>
    <w:rsid w:val="00446556"/>
    <w:rsid w:val="0045214D"/>
    <w:rsid w:val="00464461"/>
    <w:rsid w:val="00466472"/>
    <w:rsid w:val="00477EB4"/>
    <w:rsid w:val="00482A66"/>
    <w:rsid w:val="00487074"/>
    <w:rsid w:val="00487161"/>
    <w:rsid w:val="00487389"/>
    <w:rsid w:val="00487DB6"/>
    <w:rsid w:val="00490480"/>
    <w:rsid w:val="004918B2"/>
    <w:rsid w:val="0049200A"/>
    <w:rsid w:val="004946E4"/>
    <w:rsid w:val="00497A38"/>
    <w:rsid w:val="004A68CC"/>
    <w:rsid w:val="004B3035"/>
    <w:rsid w:val="004B5AA4"/>
    <w:rsid w:val="004C0168"/>
    <w:rsid w:val="004C1901"/>
    <w:rsid w:val="004C1CB2"/>
    <w:rsid w:val="004C29A8"/>
    <w:rsid w:val="004C5140"/>
    <w:rsid w:val="004C550D"/>
    <w:rsid w:val="004C5D67"/>
    <w:rsid w:val="004D025A"/>
    <w:rsid w:val="004D0A6E"/>
    <w:rsid w:val="004D3E5C"/>
    <w:rsid w:val="004D5D9F"/>
    <w:rsid w:val="004E2E00"/>
    <w:rsid w:val="004E3C21"/>
    <w:rsid w:val="004F199D"/>
    <w:rsid w:val="004F309E"/>
    <w:rsid w:val="004F3BC3"/>
    <w:rsid w:val="004F5929"/>
    <w:rsid w:val="00502959"/>
    <w:rsid w:val="00506625"/>
    <w:rsid w:val="00506E83"/>
    <w:rsid w:val="005077CF"/>
    <w:rsid w:val="00507E3A"/>
    <w:rsid w:val="00512B15"/>
    <w:rsid w:val="00513CD6"/>
    <w:rsid w:val="00515C57"/>
    <w:rsid w:val="00516F3C"/>
    <w:rsid w:val="005216AF"/>
    <w:rsid w:val="005237A1"/>
    <w:rsid w:val="00525F35"/>
    <w:rsid w:val="00526C2E"/>
    <w:rsid w:val="00532FFE"/>
    <w:rsid w:val="005403DA"/>
    <w:rsid w:val="00550E09"/>
    <w:rsid w:val="005616AA"/>
    <w:rsid w:val="00561717"/>
    <w:rsid w:val="00570836"/>
    <w:rsid w:val="00570C29"/>
    <w:rsid w:val="005722E6"/>
    <w:rsid w:val="00573359"/>
    <w:rsid w:val="00577503"/>
    <w:rsid w:val="0058245C"/>
    <w:rsid w:val="00584E64"/>
    <w:rsid w:val="00587768"/>
    <w:rsid w:val="00594F25"/>
    <w:rsid w:val="005A12AC"/>
    <w:rsid w:val="005A3A90"/>
    <w:rsid w:val="005A3A9A"/>
    <w:rsid w:val="005A4CC6"/>
    <w:rsid w:val="005A528F"/>
    <w:rsid w:val="005B22AF"/>
    <w:rsid w:val="005B3C4A"/>
    <w:rsid w:val="005B6D6C"/>
    <w:rsid w:val="005C0345"/>
    <w:rsid w:val="005C0FA5"/>
    <w:rsid w:val="005C4CA1"/>
    <w:rsid w:val="005C5F34"/>
    <w:rsid w:val="005C78C3"/>
    <w:rsid w:val="005D02BF"/>
    <w:rsid w:val="005D3F2C"/>
    <w:rsid w:val="005D4761"/>
    <w:rsid w:val="005E13FA"/>
    <w:rsid w:val="005F4FEE"/>
    <w:rsid w:val="005F5410"/>
    <w:rsid w:val="005F7405"/>
    <w:rsid w:val="005F7D71"/>
    <w:rsid w:val="006013DC"/>
    <w:rsid w:val="0060156A"/>
    <w:rsid w:val="00607083"/>
    <w:rsid w:val="00615B0D"/>
    <w:rsid w:val="00616C39"/>
    <w:rsid w:val="00623F2D"/>
    <w:rsid w:val="00624F5C"/>
    <w:rsid w:val="006265DC"/>
    <w:rsid w:val="006315D0"/>
    <w:rsid w:val="006325D9"/>
    <w:rsid w:val="00634663"/>
    <w:rsid w:val="006360DF"/>
    <w:rsid w:val="0064133F"/>
    <w:rsid w:val="00641364"/>
    <w:rsid w:val="006424CF"/>
    <w:rsid w:val="00644422"/>
    <w:rsid w:val="00645B29"/>
    <w:rsid w:val="00646009"/>
    <w:rsid w:val="00646421"/>
    <w:rsid w:val="0065313F"/>
    <w:rsid w:val="00660F02"/>
    <w:rsid w:val="006635D6"/>
    <w:rsid w:val="00663D95"/>
    <w:rsid w:val="00664E18"/>
    <w:rsid w:val="006804F8"/>
    <w:rsid w:val="006828B4"/>
    <w:rsid w:val="0068578B"/>
    <w:rsid w:val="00693872"/>
    <w:rsid w:val="00693CC0"/>
    <w:rsid w:val="006A17B3"/>
    <w:rsid w:val="006A47D8"/>
    <w:rsid w:val="006B0B7A"/>
    <w:rsid w:val="006B26CD"/>
    <w:rsid w:val="006B346E"/>
    <w:rsid w:val="006C0C2C"/>
    <w:rsid w:val="006C2631"/>
    <w:rsid w:val="006C43DA"/>
    <w:rsid w:val="006D1FE2"/>
    <w:rsid w:val="006D33B7"/>
    <w:rsid w:val="006D599D"/>
    <w:rsid w:val="006D71B6"/>
    <w:rsid w:val="006E0A1C"/>
    <w:rsid w:val="006E322A"/>
    <w:rsid w:val="006E4756"/>
    <w:rsid w:val="006E63B6"/>
    <w:rsid w:val="006E7EA5"/>
    <w:rsid w:val="006F17D9"/>
    <w:rsid w:val="00706B8E"/>
    <w:rsid w:val="00707409"/>
    <w:rsid w:val="00710722"/>
    <w:rsid w:val="00711577"/>
    <w:rsid w:val="00712965"/>
    <w:rsid w:val="0071434E"/>
    <w:rsid w:val="0072483B"/>
    <w:rsid w:val="007256CD"/>
    <w:rsid w:val="00730BA9"/>
    <w:rsid w:val="007345B3"/>
    <w:rsid w:val="00742A74"/>
    <w:rsid w:val="0074630C"/>
    <w:rsid w:val="00747320"/>
    <w:rsid w:val="007478FA"/>
    <w:rsid w:val="0076036E"/>
    <w:rsid w:val="007654EF"/>
    <w:rsid w:val="007661FE"/>
    <w:rsid w:val="00771149"/>
    <w:rsid w:val="00772C17"/>
    <w:rsid w:val="0077604A"/>
    <w:rsid w:val="00777582"/>
    <w:rsid w:val="00777C3B"/>
    <w:rsid w:val="007810FC"/>
    <w:rsid w:val="00781A68"/>
    <w:rsid w:val="00786521"/>
    <w:rsid w:val="007907C6"/>
    <w:rsid w:val="00790B92"/>
    <w:rsid w:val="00792146"/>
    <w:rsid w:val="007A1C3B"/>
    <w:rsid w:val="007A2BA7"/>
    <w:rsid w:val="007A41DA"/>
    <w:rsid w:val="007A6C54"/>
    <w:rsid w:val="007A7020"/>
    <w:rsid w:val="007B1AEA"/>
    <w:rsid w:val="007B39F2"/>
    <w:rsid w:val="007B45C0"/>
    <w:rsid w:val="007B59C9"/>
    <w:rsid w:val="007B5D27"/>
    <w:rsid w:val="007C0936"/>
    <w:rsid w:val="007C1270"/>
    <w:rsid w:val="007C5FCC"/>
    <w:rsid w:val="007C67B3"/>
    <w:rsid w:val="007C754B"/>
    <w:rsid w:val="007D1D7D"/>
    <w:rsid w:val="007D3463"/>
    <w:rsid w:val="007D4CE0"/>
    <w:rsid w:val="007D63D7"/>
    <w:rsid w:val="007D70EE"/>
    <w:rsid w:val="007F2C0F"/>
    <w:rsid w:val="007F4FEA"/>
    <w:rsid w:val="007F7704"/>
    <w:rsid w:val="0080516D"/>
    <w:rsid w:val="00806695"/>
    <w:rsid w:val="008069DD"/>
    <w:rsid w:val="0080718F"/>
    <w:rsid w:val="0081009E"/>
    <w:rsid w:val="008108B5"/>
    <w:rsid w:val="00810E72"/>
    <w:rsid w:val="0081168F"/>
    <w:rsid w:val="00812081"/>
    <w:rsid w:val="008124A8"/>
    <w:rsid w:val="008147AD"/>
    <w:rsid w:val="00822DB9"/>
    <w:rsid w:val="00827149"/>
    <w:rsid w:val="008363FC"/>
    <w:rsid w:val="00841A4B"/>
    <w:rsid w:val="0084427E"/>
    <w:rsid w:val="00847ADE"/>
    <w:rsid w:val="00854B64"/>
    <w:rsid w:val="00860998"/>
    <w:rsid w:val="00865341"/>
    <w:rsid w:val="00865762"/>
    <w:rsid w:val="00865810"/>
    <w:rsid w:val="008671B2"/>
    <w:rsid w:val="00867FF5"/>
    <w:rsid w:val="008725B7"/>
    <w:rsid w:val="00872A6B"/>
    <w:rsid w:val="00874093"/>
    <w:rsid w:val="008742FB"/>
    <w:rsid w:val="008768AE"/>
    <w:rsid w:val="0088187D"/>
    <w:rsid w:val="00882C4F"/>
    <w:rsid w:val="0088534C"/>
    <w:rsid w:val="00886E82"/>
    <w:rsid w:val="0089336B"/>
    <w:rsid w:val="008967E1"/>
    <w:rsid w:val="008A3915"/>
    <w:rsid w:val="008B16F9"/>
    <w:rsid w:val="008B3034"/>
    <w:rsid w:val="008C3819"/>
    <w:rsid w:val="008D0197"/>
    <w:rsid w:val="008D3AC4"/>
    <w:rsid w:val="008D4637"/>
    <w:rsid w:val="008D6D0B"/>
    <w:rsid w:val="008E16A0"/>
    <w:rsid w:val="008E2533"/>
    <w:rsid w:val="008E3424"/>
    <w:rsid w:val="008E4681"/>
    <w:rsid w:val="008E662A"/>
    <w:rsid w:val="008F352B"/>
    <w:rsid w:val="008F6E7A"/>
    <w:rsid w:val="008F776F"/>
    <w:rsid w:val="00910656"/>
    <w:rsid w:val="00913152"/>
    <w:rsid w:val="0091576C"/>
    <w:rsid w:val="00921CB5"/>
    <w:rsid w:val="009229AF"/>
    <w:rsid w:val="009233D3"/>
    <w:rsid w:val="0092550A"/>
    <w:rsid w:val="00926078"/>
    <w:rsid w:val="009369C5"/>
    <w:rsid w:val="00936D5C"/>
    <w:rsid w:val="009412AF"/>
    <w:rsid w:val="0094480B"/>
    <w:rsid w:val="0095551D"/>
    <w:rsid w:val="00955CC5"/>
    <w:rsid w:val="0096085D"/>
    <w:rsid w:val="00965529"/>
    <w:rsid w:val="009671BA"/>
    <w:rsid w:val="0096743E"/>
    <w:rsid w:val="00971F4D"/>
    <w:rsid w:val="0097459C"/>
    <w:rsid w:val="0097482F"/>
    <w:rsid w:val="009754C7"/>
    <w:rsid w:val="009770E0"/>
    <w:rsid w:val="0098635C"/>
    <w:rsid w:val="009A104E"/>
    <w:rsid w:val="009A35E3"/>
    <w:rsid w:val="009A36D1"/>
    <w:rsid w:val="009A44B3"/>
    <w:rsid w:val="009A4A99"/>
    <w:rsid w:val="009A6ED5"/>
    <w:rsid w:val="009B0170"/>
    <w:rsid w:val="009B1453"/>
    <w:rsid w:val="009B27CA"/>
    <w:rsid w:val="009B3ED2"/>
    <w:rsid w:val="009B459F"/>
    <w:rsid w:val="009C0C73"/>
    <w:rsid w:val="009D0589"/>
    <w:rsid w:val="009D3C9B"/>
    <w:rsid w:val="009D5F40"/>
    <w:rsid w:val="009D7A16"/>
    <w:rsid w:val="009E5E84"/>
    <w:rsid w:val="009E71EB"/>
    <w:rsid w:val="009E7361"/>
    <w:rsid w:val="009E7BC1"/>
    <w:rsid w:val="009F012D"/>
    <w:rsid w:val="009F3464"/>
    <w:rsid w:val="009F346F"/>
    <w:rsid w:val="009F5361"/>
    <w:rsid w:val="009F70C7"/>
    <w:rsid w:val="00A0727B"/>
    <w:rsid w:val="00A1119C"/>
    <w:rsid w:val="00A11EF3"/>
    <w:rsid w:val="00A12F07"/>
    <w:rsid w:val="00A2053C"/>
    <w:rsid w:val="00A20C9A"/>
    <w:rsid w:val="00A211BC"/>
    <w:rsid w:val="00A21476"/>
    <w:rsid w:val="00A25EB6"/>
    <w:rsid w:val="00A26568"/>
    <w:rsid w:val="00A3096B"/>
    <w:rsid w:val="00A42FE4"/>
    <w:rsid w:val="00A4333A"/>
    <w:rsid w:val="00A51115"/>
    <w:rsid w:val="00A5207F"/>
    <w:rsid w:val="00A52188"/>
    <w:rsid w:val="00A605D3"/>
    <w:rsid w:val="00A63A7C"/>
    <w:rsid w:val="00A663E3"/>
    <w:rsid w:val="00A67FC8"/>
    <w:rsid w:val="00A713AB"/>
    <w:rsid w:val="00A72B43"/>
    <w:rsid w:val="00A72EED"/>
    <w:rsid w:val="00A75F1A"/>
    <w:rsid w:val="00A80B93"/>
    <w:rsid w:val="00A84897"/>
    <w:rsid w:val="00A87F86"/>
    <w:rsid w:val="00A926CD"/>
    <w:rsid w:val="00A96C12"/>
    <w:rsid w:val="00A96D63"/>
    <w:rsid w:val="00AA0508"/>
    <w:rsid w:val="00AA6508"/>
    <w:rsid w:val="00AB05C5"/>
    <w:rsid w:val="00AB1CA7"/>
    <w:rsid w:val="00AB2697"/>
    <w:rsid w:val="00AB6421"/>
    <w:rsid w:val="00AB66CE"/>
    <w:rsid w:val="00AC02D6"/>
    <w:rsid w:val="00AC487C"/>
    <w:rsid w:val="00AC7037"/>
    <w:rsid w:val="00AD050D"/>
    <w:rsid w:val="00AD4CCF"/>
    <w:rsid w:val="00AD5841"/>
    <w:rsid w:val="00AD6482"/>
    <w:rsid w:val="00AE1F98"/>
    <w:rsid w:val="00AF338B"/>
    <w:rsid w:val="00AF3D80"/>
    <w:rsid w:val="00B01269"/>
    <w:rsid w:val="00B047B1"/>
    <w:rsid w:val="00B04A6D"/>
    <w:rsid w:val="00B06266"/>
    <w:rsid w:val="00B06A19"/>
    <w:rsid w:val="00B06E98"/>
    <w:rsid w:val="00B110B4"/>
    <w:rsid w:val="00B11F6C"/>
    <w:rsid w:val="00B13B33"/>
    <w:rsid w:val="00B16630"/>
    <w:rsid w:val="00B17F9A"/>
    <w:rsid w:val="00B2279E"/>
    <w:rsid w:val="00B245DA"/>
    <w:rsid w:val="00B272B9"/>
    <w:rsid w:val="00B30FE5"/>
    <w:rsid w:val="00B337E0"/>
    <w:rsid w:val="00B3504B"/>
    <w:rsid w:val="00B35BB4"/>
    <w:rsid w:val="00B4140D"/>
    <w:rsid w:val="00B4229A"/>
    <w:rsid w:val="00B444B1"/>
    <w:rsid w:val="00B456A5"/>
    <w:rsid w:val="00B4628C"/>
    <w:rsid w:val="00B479CC"/>
    <w:rsid w:val="00B509F4"/>
    <w:rsid w:val="00B51A1C"/>
    <w:rsid w:val="00B57C15"/>
    <w:rsid w:val="00B640DD"/>
    <w:rsid w:val="00B67F4B"/>
    <w:rsid w:val="00B70049"/>
    <w:rsid w:val="00B72C2D"/>
    <w:rsid w:val="00B7547D"/>
    <w:rsid w:val="00B7628C"/>
    <w:rsid w:val="00B80F63"/>
    <w:rsid w:val="00B830BA"/>
    <w:rsid w:val="00B83BE2"/>
    <w:rsid w:val="00B86D0E"/>
    <w:rsid w:val="00B87662"/>
    <w:rsid w:val="00B876C9"/>
    <w:rsid w:val="00BA2542"/>
    <w:rsid w:val="00BA3AE0"/>
    <w:rsid w:val="00BA4F60"/>
    <w:rsid w:val="00BA7C64"/>
    <w:rsid w:val="00BB42BC"/>
    <w:rsid w:val="00BB504F"/>
    <w:rsid w:val="00BB62FC"/>
    <w:rsid w:val="00BC033A"/>
    <w:rsid w:val="00BC0EA4"/>
    <w:rsid w:val="00BC23C9"/>
    <w:rsid w:val="00BC2CDF"/>
    <w:rsid w:val="00BC305C"/>
    <w:rsid w:val="00BC3524"/>
    <w:rsid w:val="00BC46D5"/>
    <w:rsid w:val="00BD73E5"/>
    <w:rsid w:val="00BE0E82"/>
    <w:rsid w:val="00BE226F"/>
    <w:rsid w:val="00BE46AA"/>
    <w:rsid w:val="00BE4720"/>
    <w:rsid w:val="00BE4F2A"/>
    <w:rsid w:val="00BF36BA"/>
    <w:rsid w:val="00BF42B2"/>
    <w:rsid w:val="00BF56EF"/>
    <w:rsid w:val="00BF6290"/>
    <w:rsid w:val="00C00888"/>
    <w:rsid w:val="00C0300A"/>
    <w:rsid w:val="00C046AB"/>
    <w:rsid w:val="00C070B6"/>
    <w:rsid w:val="00C07D20"/>
    <w:rsid w:val="00C151FD"/>
    <w:rsid w:val="00C169DD"/>
    <w:rsid w:val="00C17577"/>
    <w:rsid w:val="00C22536"/>
    <w:rsid w:val="00C23BEB"/>
    <w:rsid w:val="00C24776"/>
    <w:rsid w:val="00C24A0E"/>
    <w:rsid w:val="00C251BC"/>
    <w:rsid w:val="00C26575"/>
    <w:rsid w:val="00C30ABF"/>
    <w:rsid w:val="00C32EA3"/>
    <w:rsid w:val="00C34FE3"/>
    <w:rsid w:val="00C4454E"/>
    <w:rsid w:val="00C445BF"/>
    <w:rsid w:val="00C45AFE"/>
    <w:rsid w:val="00C464EB"/>
    <w:rsid w:val="00C514BC"/>
    <w:rsid w:val="00C5628A"/>
    <w:rsid w:val="00C605B9"/>
    <w:rsid w:val="00C65A0E"/>
    <w:rsid w:val="00C66A58"/>
    <w:rsid w:val="00C670E4"/>
    <w:rsid w:val="00C75B58"/>
    <w:rsid w:val="00C80260"/>
    <w:rsid w:val="00C81439"/>
    <w:rsid w:val="00C83A52"/>
    <w:rsid w:val="00C84155"/>
    <w:rsid w:val="00C850CD"/>
    <w:rsid w:val="00C90984"/>
    <w:rsid w:val="00C92A21"/>
    <w:rsid w:val="00C951DA"/>
    <w:rsid w:val="00C97B00"/>
    <w:rsid w:val="00CA3D41"/>
    <w:rsid w:val="00CB0126"/>
    <w:rsid w:val="00CB33E4"/>
    <w:rsid w:val="00CB4AA5"/>
    <w:rsid w:val="00CC4354"/>
    <w:rsid w:val="00CC7CFC"/>
    <w:rsid w:val="00CD141B"/>
    <w:rsid w:val="00CD597A"/>
    <w:rsid w:val="00CE3961"/>
    <w:rsid w:val="00CE5D54"/>
    <w:rsid w:val="00CF025E"/>
    <w:rsid w:val="00CF18DA"/>
    <w:rsid w:val="00CF3880"/>
    <w:rsid w:val="00CF4B1A"/>
    <w:rsid w:val="00CF4BAE"/>
    <w:rsid w:val="00CF5EE6"/>
    <w:rsid w:val="00CF5FF9"/>
    <w:rsid w:val="00D05A2F"/>
    <w:rsid w:val="00D10C29"/>
    <w:rsid w:val="00D12866"/>
    <w:rsid w:val="00D1754A"/>
    <w:rsid w:val="00D2078F"/>
    <w:rsid w:val="00D208FC"/>
    <w:rsid w:val="00D23469"/>
    <w:rsid w:val="00D24215"/>
    <w:rsid w:val="00D271F0"/>
    <w:rsid w:val="00D44BC1"/>
    <w:rsid w:val="00D5143A"/>
    <w:rsid w:val="00D55A3C"/>
    <w:rsid w:val="00D55AF7"/>
    <w:rsid w:val="00D62805"/>
    <w:rsid w:val="00D65547"/>
    <w:rsid w:val="00D712CD"/>
    <w:rsid w:val="00D743A2"/>
    <w:rsid w:val="00D75879"/>
    <w:rsid w:val="00D847A1"/>
    <w:rsid w:val="00D9066F"/>
    <w:rsid w:val="00D94363"/>
    <w:rsid w:val="00D96DBA"/>
    <w:rsid w:val="00DA0E3C"/>
    <w:rsid w:val="00DA37AA"/>
    <w:rsid w:val="00DA721A"/>
    <w:rsid w:val="00DB0012"/>
    <w:rsid w:val="00DB2581"/>
    <w:rsid w:val="00DC2918"/>
    <w:rsid w:val="00DC7DED"/>
    <w:rsid w:val="00DD4C24"/>
    <w:rsid w:val="00DD60FF"/>
    <w:rsid w:val="00DD677B"/>
    <w:rsid w:val="00DE0CAA"/>
    <w:rsid w:val="00DE0D11"/>
    <w:rsid w:val="00DE346D"/>
    <w:rsid w:val="00DE379A"/>
    <w:rsid w:val="00DE3AF5"/>
    <w:rsid w:val="00DE44F5"/>
    <w:rsid w:val="00DF0A7A"/>
    <w:rsid w:val="00DF408C"/>
    <w:rsid w:val="00DF6B75"/>
    <w:rsid w:val="00E00D7B"/>
    <w:rsid w:val="00E01C4E"/>
    <w:rsid w:val="00E04974"/>
    <w:rsid w:val="00E04A00"/>
    <w:rsid w:val="00E05571"/>
    <w:rsid w:val="00E10415"/>
    <w:rsid w:val="00E13032"/>
    <w:rsid w:val="00E1512C"/>
    <w:rsid w:val="00E170B9"/>
    <w:rsid w:val="00E205C6"/>
    <w:rsid w:val="00E21F19"/>
    <w:rsid w:val="00E23F04"/>
    <w:rsid w:val="00E242B2"/>
    <w:rsid w:val="00E26985"/>
    <w:rsid w:val="00E26E49"/>
    <w:rsid w:val="00E32187"/>
    <w:rsid w:val="00E35B5C"/>
    <w:rsid w:val="00E447FB"/>
    <w:rsid w:val="00E50696"/>
    <w:rsid w:val="00E52EAE"/>
    <w:rsid w:val="00E55FBA"/>
    <w:rsid w:val="00E56288"/>
    <w:rsid w:val="00E5778C"/>
    <w:rsid w:val="00E63D32"/>
    <w:rsid w:val="00E65027"/>
    <w:rsid w:val="00E7059A"/>
    <w:rsid w:val="00E70792"/>
    <w:rsid w:val="00E71993"/>
    <w:rsid w:val="00E730A6"/>
    <w:rsid w:val="00E77F52"/>
    <w:rsid w:val="00E8761D"/>
    <w:rsid w:val="00E90D4F"/>
    <w:rsid w:val="00E91D32"/>
    <w:rsid w:val="00E920B7"/>
    <w:rsid w:val="00EA1FA8"/>
    <w:rsid w:val="00EA2684"/>
    <w:rsid w:val="00EA2A9C"/>
    <w:rsid w:val="00EB1CEB"/>
    <w:rsid w:val="00EB374A"/>
    <w:rsid w:val="00EB3B36"/>
    <w:rsid w:val="00EB4970"/>
    <w:rsid w:val="00EB5682"/>
    <w:rsid w:val="00EB56BB"/>
    <w:rsid w:val="00EC0811"/>
    <w:rsid w:val="00EC7D38"/>
    <w:rsid w:val="00ED0FC7"/>
    <w:rsid w:val="00ED1BEB"/>
    <w:rsid w:val="00EE05DC"/>
    <w:rsid w:val="00EE36CC"/>
    <w:rsid w:val="00EF4509"/>
    <w:rsid w:val="00F01524"/>
    <w:rsid w:val="00F048F7"/>
    <w:rsid w:val="00F04F18"/>
    <w:rsid w:val="00F1451A"/>
    <w:rsid w:val="00F14647"/>
    <w:rsid w:val="00F14905"/>
    <w:rsid w:val="00F17954"/>
    <w:rsid w:val="00F17B38"/>
    <w:rsid w:val="00F17D6D"/>
    <w:rsid w:val="00F22331"/>
    <w:rsid w:val="00F231DB"/>
    <w:rsid w:val="00F24E65"/>
    <w:rsid w:val="00F279F4"/>
    <w:rsid w:val="00F30D2A"/>
    <w:rsid w:val="00F33D6C"/>
    <w:rsid w:val="00F34414"/>
    <w:rsid w:val="00F34C53"/>
    <w:rsid w:val="00F40301"/>
    <w:rsid w:val="00F41270"/>
    <w:rsid w:val="00F4296C"/>
    <w:rsid w:val="00F54C46"/>
    <w:rsid w:val="00F60307"/>
    <w:rsid w:val="00F63130"/>
    <w:rsid w:val="00F67C4D"/>
    <w:rsid w:val="00F724C4"/>
    <w:rsid w:val="00F74D39"/>
    <w:rsid w:val="00F75E8D"/>
    <w:rsid w:val="00F76DDB"/>
    <w:rsid w:val="00F77225"/>
    <w:rsid w:val="00F80B98"/>
    <w:rsid w:val="00F83172"/>
    <w:rsid w:val="00F864F3"/>
    <w:rsid w:val="00F86AC4"/>
    <w:rsid w:val="00F917F6"/>
    <w:rsid w:val="00F9321F"/>
    <w:rsid w:val="00F9618E"/>
    <w:rsid w:val="00F97ACF"/>
    <w:rsid w:val="00FA1334"/>
    <w:rsid w:val="00FA1737"/>
    <w:rsid w:val="00FA1AFB"/>
    <w:rsid w:val="00FA3118"/>
    <w:rsid w:val="00FA3A90"/>
    <w:rsid w:val="00FA3BE4"/>
    <w:rsid w:val="00FA3CD5"/>
    <w:rsid w:val="00FB3D61"/>
    <w:rsid w:val="00FB6D54"/>
    <w:rsid w:val="00FB7BB2"/>
    <w:rsid w:val="00FC08F9"/>
    <w:rsid w:val="00FC2922"/>
    <w:rsid w:val="00FC339E"/>
    <w:rsid w:val="00FC560F"/>
    <w:rsid w:val="00FC5C16"/>
    <w:rsid w:val="00FC5C7F"/>
    <w:rsid w:val="00FD20B9"/>
    <w:rsid w:val="00FD4DF5"/>
    <w:rsid w:val="00FE18EF"/>
    <w:rsid w:val="00FE2310"/>
    <w:rsid w:val="00FE31F4"/>
    <w:rsid w:val="00FE633B"/>
    <w:rsid w:val="00FF008C"/>
    <w:rsid w:val="00FF1B1F"/>
    <w:rsid w:val="00FF4D23"/>
    <w:rsid w:val="00FF70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1A3C870"/>
  <w15:chartTrackingRefBased/>
  <w15:docId w15:val="{0FC819DA-CB54-4A63-963E-24994964A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annotation text" w:uiPriority="99" w:qFormat="1"/>
    <w:lsdException w:name="header" w:qFormat="1"/>
    <w:lsdException w:name="footer" w:uiPriority="99" w:qFormat="1"/>
    <w:lsdException w:name="caption" w:semiHidden="1" w:unhideWhenUsed="1" w:qFormat="1"/>
    <w:lsdException w:name="annotation reference" w:uiPriority="99" w:qFormat="1"/>
    <w:lsdException w:name="page number" w:qFormat="1"/>
    <w:lsdException w:name="Title" w:qFormat="1"/>
    <w:lsdException w:name="Body Text" w:uiPriority="99" w:qFormat="1"/>
    <w:lsdException w:name="Body Text Indent" w:uiPriority="99" w:qFormat="1"/>
    <w:lsdException w:name="Subtitle" w:uiPriority="11" w:qFormat="1"/>
    <w:lsdException w:name="Date" w:qFormat="1"/>
    <w:lsdException w:name="Body Text Indent 2" w:qFormat="1"/>
    <w:lsdException w:name="Hyperlink" w:uiPriority="99" w:qFormat="1"/>
    <w:lsdException w:name="FollowedHyperlink" w:uiPriority="99" w:qFormat="1"/>
    <w:lsdException w:name="Strong" w:uiPriority="22" w:qFormat="1"/>
    <w:lsdException w:name="Emphasis" w:uiPriority="20" w:qFormat="1"/>
    <w:lsdException w:name="Document Map" w:uiPriority="99" w:qFormat="1"/>
    <w:lsdException w:name="Normal (Web)" w:uiPriority="99" w:qFormat="1"/>
    <w:lsdException w:name="HTML Keyboard" w:semiHidden="1" w:unhideWhenUsed="1"/>
    <w:lsdException w:name="Normal Table" w:semiHidden="1" w:unhideWhenUsed="1"/>
    <w:lsdException w:name="annotation subject" w:semiHidden="1" w:uiPriority="99" w:unhideWhenUsed="1"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39" w:qFormat="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b">
    <w:name w:val="Normal"/>
    <w:qFormat/>
    <w:pPr>
      <w:widowControl w:val="0"/>
      <w:jc w:val="both"/>
    </w:pPr>
    <w:rPr>
      <w:rFonts w:ascii="宋体"/>
      <w:kern w:val="2"/>
      <w:sz w:val="24"/>
      <w:szCs w:val="24"/>
    </w:rPr>
  </w:style>
  <w:style w:type="paragraph" w:styleId="10">
    <w:name w:val="heading 1"/>
    <w:aliases w:val="H1,章节,第一层,论文题目,36标题1,36标题 1,1,1    标题 1,附录标题 1"/>
    <w:basedOn w:val="ab"/>
    <w:next w:val="ab"/>
    <w:link w:val="11"/>
    <w:autoRedefine/>
    <w:uiPriority w:val="9"/>
    <w:qFormat/>
    <w:rsid w:val="00E04974"/>
    <w:pPr>
      <w:keepNext/>
      <w:keepLines/>
      <w:numPr>
        <w:numId w:val="5"/>
      </w:numPr>
      <w:spacing w:before="120" w:after="120" w:line="360" w:lineRule="auto"/>
      <w:ind w:left="0" w:hanging="38"/>
      <w:outlineLvl w:val="0"/>
    </w:pPr>
    <w:rPr>
      <w:rFonts w:ascii="黑体" w:eastAsia="黑体"/>
      <w:b/>
      <w:bCs/>
      <w:color w:val="000000"/>
      <w:kern w:val="44"/>
      <w:sz w:val="30"/>
      <w:szCs w:val="30"/>
    </w:rPr>
  </w:style>
  <w:style w:type="paragraph" w:styleId="2">
    <w:name w:val="heading 2"/>
    <w:aliases w:val="H2,第一层条,第二层,论文标题 1,36标题2,36标题 2,Chapter X.X. Statement,h2,2,Header 2,l2,Level 2 Head,heading 2,1.1"/>
    <w:basedOn w:val="ab"/>
    <w:next w:val="ab"/>
    <w:link w:val="21"/>
    <w:autoRedefine/>
    <w:uiPriority w:val="9"/>
    <w:qFormat/>
    <w:rsid w:val="00A72EED"/>
    <w:pPr>
      <w:keepNext/>
      <w:keepLines/>
      <w:numPr>
        <w:ilvl w:val="1"/>
        <w:numId w:val="5"/>
      </w:numPr>
      <w:spacing w:before="120" w:after="120" w:line="360" w:lineRule="auto"/>
      <w:outlineLvl w:val="1"/>
    </w:pPr>
    <w:rPr>
      <w:rFonts w:ascii="黑体" w:eastAsia="黑体" w:hAnsi="Arial"/>
      <w:b/>
      <w:bCs/>
      <w:color w:val="000000"/>
      <w:kern w:val="44"/>
      <w:sz w:val="28"/>
      <w:szCs w:val="28"/>
    </w:rPr>
  </w:style>
  <w:style w:type="paragraph" w:styleId="3">
    <w:name w:val="heading 3"/>
    <w:aliases w:val="第二层条,1.1.1 标题 3,第三层,论文标题 2,36标题3,36标题 3,论文 标题 3,h3,Chapter X.X.X."/>
    <w:basedOn w:val="ab"/>
    <w:next w:val="ab"/>
    <w:link w:val="31"/>
    <w:autoRedefine/>
    <w:uiPriority w:val="9"/>
    <w:qFormat/>
    <w:rsid w:val="00183012"/>
    <w:pPr>
      <w:keepNext/>
      <w:keepLines/>
      <w:numPr>
        <w:ilvl w:val="2"/>
        <w:numId w:val="5"/>
      </w:numPr>
      <w:spacing w:before="60" w:after="60" w:line="360" w:lineRule="auto"/>
      <w:outlineLvl w:val="2"/>
    </w:pPr>
    <w:rPr>
      <w:rFonts w:ascii="黑体" w:eastAsia="黑体"/>
    </w:rPr>
  </w:style>
  <w:style w:type="paragraph" w:styleId="4">
    <w:name w:val="heading 4"/>
    <w:aliases w:val="第三层条,第四层,36标题4,36标题 4,4级标题-QBPT,第四层1 Char,第四层1,四级标题,四级,bullet,bl,bb,章3条,论文标题 3,标题 4 Char Char,标题 4 Char Char Char Char Char,1.1.1.1"/>
    <w:basedOn w:val="ab"/>
    <w:next w:val="ab"/>
    <w:link w:val="41"/>
    <w:autoRedefine/>
    <w:uiPriority w:val="99"/>
    <w:qFormat/>
    <w:rsid w:val="00296462"/>
    <w:pPr>
      <w:keepNext/>
      <w:keepLines/>
      <w:numPr>
        <w:ilvl w:val="3"/>
        <w:numId w:val="5"/>
      </w:numPr>
      <w:spacing w:before="60" w:after="60" w:line="360" w:lineRule="auto"/>
      <w:outlineLvl w:val="3"/>
    </w:pPr>
    <w:rPr>
      <w:rFonts w:ascii="黑体" w:eastAsia="黑体" w:hAnsi="Arial"/>
      <w:bCs/>
      <w:kern w:val="44"/>
      <w:szCs w:val="21"/>
    </w:rPr>
  </w:style>
  <w:style w:type="paragraph" w:styleId="5">
    <w:name w:val="heading 5"/>
    <w:aliases w:val="第四层条,第五层,36标题5,36标题 5,第四层条1,第四层条2,第四层条3,第四层条4,第四层条5,第四层条6,第四层条7,第四层条8,第四层条9,第四层条10,第四层条11,第四层条12,第四层条13,第四层条14,第四层条15,第四层条16,第四层条17,第四层条18,第四层条19,第四层条20,第四层条21,第四层条110,第四层条22,第四层条23,第四层条24,第四层条25,第四层条26,第四层条27,第四层条28,第四层条29,第四层条30,第四层条31,第四层条32"/>
    <w:basedOn w:val="ab"/>
    <w:next w:val="ab"/>
    <w:link w:val="51"/>
    <w:autoRedefine/>
    <w:uiPriority w:val="99"/>
    <w:qFormat/>
    <w:rsid w:val="00E32187"/>
    <w:pPr>
      <w:keepNext/>
      <w:keepLines/>
      <w:spacing w:before="60" w:after="60" w:line="360" w:lineRule="auto"/>
      <w:outlineLvl w:val="4"/>
    </w:pPr>
    <w:rPr>
      <w:rFonts w:ascii="黑体" w:eastAsia="黑体"/>
      <w:bCs/>
      <w:kern w:val="44"/>
      <w:sz w:val="21"/>
      <w:szCs w:val="21"/>
    </w:rPr>
  </w:style>
  <w:style w:type="paragraph" w:styleId="6">
    <w:name w:val="heading 6"/>
    <w:aliases w:val="第五层条,标题7,第六层条,36标题6,六级标题,第五层条 Char Char,第六层条目"/>
    <w:basedOn w:val="ab"/>
    <w:next w:val="ab"/>
    <w:link w:val="61"/>
    <w:uiPriority w:val="99"/>
    <w:qFormat/>
    <w:pPr>
      <w:keepNext/>
      <w:keepLines/>
      <w:numPr>
        <w:ilvl w:val="5"/>
        <w:numId w:val="1"/>
      </w:numPr>
      <w:spacing w:before="240" w:after="64" w:line="320" w:lineRule="auto"/>
      <w:outlineLvl w:val="5"/>
    </w:pPr>
    <w:rPr>
      <w:rFonts w:ascii="Arial" w:eastAsia="黑体" w:hAnsi="Arial"/>
      <w:b/>
      <w:bCs/>
    </w:rPr>
  </w:style>
  <w:style w:type="paragraph" w:styleId="7">
    <w:name w:val="heading 7"/>
    <w:aliases w:val="标"/>
    <w:basedOn w:val="ab"/>
    <w:next w:val="ab"/>
    <w:link w:val="70"/>
    <w:uiPriority w:val="99"/>
    <w:qFormat/>
    <w:pPr>
      <w:keepNext/>
      <w:keepLines/>
      <w:numPr>
        <w:ilvl w:val="6"/>
        <w:numId w:val="1"/>
      </w:numPr>
      <w:spacing w:before="240" w:after="64" w:line="320" w:lineRule="auto"/>
      <w:outlineLvl w:val="6"/>
    </w:pPr>
    <w:rPr>
      <w:b/>
      <w:bCs/>
    </w:rPr>
  </w:style>
  <w:style w:type="paragraph" w:styleId="8">
    <w:name w:val="heading 8"/>
    <w:basedOn w:val="ab"/>
    <w:next w:val="ab"/>
    <w:link w:val="80"/>
    <w:uiPriority w:val="99"/>
    <w:qFormat/>
    <w:pPr>
      <w:keepNext/>
      <w:keepLines/>
      <w:numPr>
        <w:ilvl w:val="7"/>
        <w:numId w:val="1"/>
      </w:numPr>
      <w:spacing w:before="240" w:after="64" w:line="320" w:lineRule="auto"/>
      <w:outlineLvl w:val="7"/>
    </w:pPr>
    <w:rPr>
      <w:rFonts w:ascii="Arial" w:eastAsia="黑体" w:hAnsi="Arial"/>
    </w:rPr>
  </w:style>
  <w:style w:type="paragraph" w:styleId="9">
    <w:name w:val="heading 9"/>
    <w:basedOn w:val="ab"/>
    <w:next w:val="ab"/>
    <w:link w:val="90"/>
    <w:uiPriority w:val="99"/>
    <w:qFormat/>
    <w:pPr>
      <w:keepNext/>
      <w:keepLines/>
      <w:numPr>
        <w:ilvl w:val="8"/>
        <w:numId w:val="1"/>
      </w:numPr>
      <w:spacing w:before="240" w:after="64" w:line="320" w:lineRule="auto"/>
      <w:outlineLvl w:val="8"/>
    </w:pPr>
    <w:rPr>
      <w:rFonts w:ascii="Arial" w:eastAsia="黑体" w:hAnsi="Arial"/>
      <w:sz w:val="21"/>
      <w:szCs w:val="21"/>
    </w:rPr>
  </w:style>
  <w:style w:type="character" w:default="1" w:styleId="ac">
    <w:name w:val="Default Paragraph Font"/>
    <w:uiPriority w:val="1"/>
    <w:semiHidden/>
    <w:unhideWhenUsed/>
  </w:style>
  <w:style w:type="table" w:default="1" w:styleId="ad">
    <w:name w:val="Normal Table"/>
    <w:uiPriority w:val="99"/>
    <w:semiHidden/>
    <w:unhideWhenUsed/>
    <w:tblPr>
      <w:tblInd w:w="0" w:type="dxa"/>
      <w:tblCellMar>
        <w:top w:w="0" w:type="dxa"/>
        <w:left w:w="108" w:type="dxa"/>
        <w:bottom w:w="0" w:type="dxa"/>
        <w:right w:w="108" w:type="dxa"/>
      </w:tblCellMar>
    </w:tblPr>
  </w:style>
  <w:style w:type="numbering" w:default="1" w:styleId="ae">
    <w:name w:val="No List"/>
    <w:uiPriority w:val="99"/>
    <w:semiHidden/>
    <w:unhideWhenUsed/>
  </w:style>
  <w:style w:type="character" w:customStyle="1" w:styleId="11">
    <w:name w:val="标题 1 字符1"/>
    <w:aliases w:val="H1 字符,章节 字符,第一层 字符,论文题目 字符,36标题1 字符,36标题 1 字符,1 字符,1    标题 1 字符,附录标题 1 字符"/>
    <w:link w:val="10"/>
    <w:uiPriority w:val="9"/>
    <w:qFormat/>
    <w:rsid w:val="00E04974"/>
    <w:rPr>
      <w:rFonts w:ascii="黑体" w:eastAsia="黑体"/>
      <w:b/>
      <w:bCs/>
      <w:color w:val="000000"/>
      <w:kern w:val="44"/>
      <w:sz w:val="30"/>
      <w:szCs w:val="30"/>
    </w:rPr>
  </w:style>
  <w:style w:type="character" w:customStyle="1" w:styleId="21">
    <w:name w:val="标题 2 字符1"/>
    <w:aliases w:val="H2 字符,第一层条 字符,第二层 字符,论文标题 1 字符,36标题2 字符,36标题 2 字符,Chapter X.X. Statement 字符,h2 字符,2 字符,Header 2 字符,l2 字符,Level 2 Head 字符,heading 2 字符,1.1 字符"/>
    <w:link w:val="2"/>
    <w:uiPriority w:val="9"/>
    <w:qFormat/>
    <w:rsid w:val="00A72EED"/>
    <w:rPr>
      <w:rFonts w:ascii="黑体" w:eastAsia="黑体" w:hAnsi="Arial"/>
      <w:b/>
      <w:bCs/>
      <w:color w:val="000000"/>
      <w:kern w:val="44"/>
      <w:sz w:val="28"/>
      <w:szCs w:val="28"/>
    </w:rPr>
  </w:style>
  <w:style w:type="character" w:customStyle="1" w:styleId="31">
    <w:name w:val="标题 3 字符1"/>
    <w:aliases w:val="第二层条 字符,1.1.1 标题 3 字符,第三层 字符,论文标题 2 字符,36标题3 字符,36标题 3 字符,论文 标题 3 字符,h3 字符,Chapter X.X.X. 字符"/>
    <w:link w:val="3"/>
    <w:uiPriority w:val="9"/>
    <w:qFormat/>
    <w:rsid w:val="00183012"/>
    <w:rPr>
      <w:rFonts w:ascii="黑体" w:eastAsia="黑体"/>
      <w:kern w:val="2"/>
      <w:sz w:val="24"/>
      <w:szCs w:val="24"/>
    </w:rPr>
  </w:style>
  <w:style w:type="character" w:customStyle="1" w:styleId="41">
    <w:name w:val="标题 4 字符1"/>
    <w:aliases w:val="第三层条 字符,第四层 字符,36标题4 字符,36标题 4 字符,4级标题-QBPT 字符,第四层1 Char 字符,第四层1 字符,四级标题 字符,四级 字符,bullet 字符,bl 字符,bb 字符,章3条 字符,论文标题 3 字符,标题 4 Char Char 字符,标题 4 Char Char Char Char Char 字符,1.1.1.1 字符"/>
    <w:link w:val="4"/>
    <w:uiPriority w:val="99"/>
    <w:qFormat/>
    <w:rsid w:val="00296462"/>
    <w:rPr>
      <w:rFonts w:ascii="黑体" w:eastAsia="黑体" w:hAnsi="Arial"/>
      <w:bCs/>
      <w:kern w:val="44"/>
      <w:sz w:val="24"/>
      <w:szCs w:val="21"/>
    </w:rPr>
  </w:style>
  <w:style w:type="character" w:customStyle="1" w:styleId="51">
    <w:name w:val="标题 5 字符1"/>
    <w:aliases w:val="第四层条 字符,第五层 字符,36标题5 字符,36标题 5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16 字符,第四层条17 字符,第四层条18 字符,第四层条19 字符,第四层条20 字符,第四层条21 字符,第四层条22 字符"/>
    <w:link w:val="5"/>
    <w:uiPriority w:val="99"/>
    <w:qFormat/>
    <w:rsid w:val="009671BA"/>
    <w:rPr>
      <w:rFonts w:ascii="黑体" w:eastAsia="黑体"/>
      <w:bCs/>
      <w:kern w:val="44"/>
      <w:sz w:val="21"/>
      <w:szCs w:val="21"/>
    </w:rPr>
  </w:style>
  <w:style w:type="character" w:customStyle="1" w:styleId="61">
    <w:name w:val="标题 6 字符1"/>
    <w:aliases w:val="第五层条 字符,标题7 字符,第六层条 字符,36标题6 字符,六级标题 字符,第五层条 Char Char 字符,第六层条目 字符"/>
    <w:link w:val="6"/>
    <w:uiPriority w:val="99"/>
    <w:qFormat/>
    <w:rsid w:val="009671BA"/>
    <w:rPr>
      <w:rFonts w:ascii="Arial" w:eastAsia="黑体" w:hAnsi="Arial"/>
      <w:b/>
      <w:bCs/>
      <w:kern w:val="2"/>
      <w:sz w:val="24"/>
      <w:szCs w:val="24"/>
    </w:rPr>
  </w:style>
  <w:style w:type="character" w:customStyle="1" w:styleId="70">
    <w:name w:val="标题 7 字符"/>
    <w:aliases w:val="标 字符"/>
    <w:link w:val="7"/>
    <w:uiPriority w:val="99"/>
    <w:rsid w:val="009671BA"/>
    <w:rPr>
      <w:rFonts w:ascii="宋体"/>
      <w:b/>
      <w:bCs/>
      <w:kern w:val="2"/>
      <w:sz w:val="24"/>
      <w:szCs w:val="24"/>
    </w:rPr>
  </w:style>
  <w:style w:type="character" w:customStyle="1" w:styleId="80">
    <w:name w:val="标题 8 字符"/>
    <w:link w:val="8"/>
    <w:uiPriority w:val="99"/>
    <w:rsid w:val="009671BA"/>
    <w:rPr>
      <w:rFonts w:ascii="Arial" w:eastAsia="黑体" w:hAnsi="Arial"/>
      <w:kern w:val="2"/>
      <w:sz w:val="24"/>
      <w:szCs w:val="24"/>
    </w:rPr>
  </w:style>
  <w:style w:type="character" w:customStyle="1" w:styleId="90">
    <w:name w:val="标题 9 字符"/>
    <w:link w:val="9"/>
    <w:uiPriority w:val="99"/>
    <w:rsid w:val="009671BA"/>
    <w:rPr>
      <w:rFonts w:ascii="Arial" w:eastAsia="黑体" w:hAnsi="Arial"/>
      <w:kern w:val="2"/>
      <w:sz w:val="21"/>
      <w:szCs w:val="21"/>
    </w:rPr>
  </w:style>
  <w:style w:type="paragraph" w:customStyle="1" w:styleId="110">
    <w:name w:val="目录 11"/>
    <w:basedOn w:val="ab"/>
    <w:next w:val="ab"/>
    <w:autoRedefine/>
    <w:uiPriority w:val="39"/>
    <w:qFormat/>
    <w:pPr>
      <w:spacing w:before="120" w:after="120"/>
      <w:jc w:val="left"/>
    </w:pPr>
    <w:rPr>
      <w:rFonts w:ascii="Times New Roman"/>
      <w:b/>
      <w:bCs/>
      <w:caps/>
    </w:rPr>
  </w:style>
  <w:style w:type="paragraph" w:customStyle="1" w:styleId="310">
    <w:name w:val="目录 31"/>
    <w:basedOn w:val="ab"/>
    <w:next w:val="ab"/>
    <w:autoRedefine/>
    <w:uiPriority w:val="39"/>
    <w:qFormat/>
    <w:pPr>
      <w:ind w:left="480"/>
      <w:jc w:val="left"/>
    </w:pPr>
    <w:rPr>
      <w:rFonts w:ascii="Times New Roman"/>
      <w:i/>
      <w:iCs/>
    </w:rPr>
  </w:style>
  <w:style w:type="paragraph" w:styleId="af">
    <w:name w:val="header"/>
    <w:basedOn w:val="ab"/>
    <w:link w:val="12"/>
    <w:qFormat/>
    <w:pPr>
      <w:pBdr>
        <w:bottom w:val="single" w:sz="6" w:space="1" w:color="auto"/>
      </w:pBdr>
      <w:tabs>
        <w:tab w:val="center" w:pos="4153"/>
        <w:tab w:val="right" w:pos="8306"/>
      </w:tabs>
      <w:snapToGrid w:val="0"/>
      <w:jc w:val="center"/>
    </w:pPr>
    <w:rPr>
      <w:sz w:val="18"/>
      <w:szCs w:val="18"/>
    </w:rPr>
  </w:style>
  <w:style w:type="character" w:customStyle="1" w:styleId="12">
    <w:name w:val="页眉 字符1"/>
    <w:link w:val="af"/>
    <w:qFormat/>
    <w:rsid w:val="00513CD6"/>
    <w:rPr>
      <w:rFonts w:ascii="宋体"/>
      <w:kern w:val="2"/>
      <w:sz w:val="18"/>
      <w:szCs w:val="18"/>
    </w:rPr>
  </w:style>
  <w:style w:type="paragraph" w:styleId="af0">
    <w:name w:val="footer"/>
    <w:basedOn w:val="ab"/>
    <w:link w:val="13"/>
    <w:uiPriority w:val="99"/>
    <w:qFormat/>
    <w:pPr>
      <w:tabs>
        <w:tab w:val="center" w:pos="4153"/>
        <w:tab w:val="right" w:pos="8306"/>
      </w:tabs>
      <w:snapToGrid w:val="0"/>
      <w:jc w:val="left"/>
    </w:pPr>
    <w:rPr>
      <w:sz w:val="18"/>
      <w:szCs w:val="18"/>
    </w:rPr>
  </w:style>
  <w:style w:type="character" w:customStyle="1" w:styleId="13">
    <w:name w:val="页脚 字符1"/>
    <w:link w:val="af0"/>
    <w:uiPriority w:val="99"/>
    <w:qFormat/>
    <w:rsid w:val="00513CD6"/>
    <w:rPr>
      <w:rFonts w:ascii="宋体"/>
      <w:kern w:val="2"/>
      <w:sz w:val="18"/>
      <w:szCs w:val="18"/>
    </w:rPr>
  </w:style>
  <w:style w:type="paragraph" w:customStyle="1" w:styleId="210">
    <w:name w:val="目录 21"/>
    <w:basedOn w:val="ab"/>
    <w:next w:val="ab"/>
    <w:autoRedefine/>
    <w:uiPriority w:val="39"/>
    <w:qFormat/>
    <w:pPr>
      <w:ind w:left="240"/>
      <w:jc w:val="left"/>
    </w:pPr>
    <w:rPr>
      <w:rFonts w:ascii="Times New Roman"/>
      <w:smallCaps/>
    </w:rPr>
  </w:style>
  <w:style w:type="paragraph" w:customStyle="1" w:styleId="410">
    <w:name w:val="目录 41"/>
    <w:basedOn w:val="ab"/>
    <w:next w:val="ab"/>
    <w:autoRedefine/>
    <w:semiHidden/>
    <w:pPr>
      <w:ind w:left="720"/>
      <w:jc w:val="left"/>
    </w:pPr>
    <w:rPr>
      <w:rFonts w:ascii="Times New Roman"/>
      <w:szCs w:val="21"/>
    </w:rPr>
  </w:style>
  <w:style w:type="paragraph" w:customStyle="1" w:styleId="510">
    <w:name w:val="目录 51"/>
    <w:basedOn w:val="ab"/>
    <w:next w:val="ab"/>
    <w:autoRedefine/>
    <w:semiHidden/>
    <w:pPr>
      <w:ind w:left="960"/>
      <w:jc w:val="left"/>
    </w:pPr>
    <w:rPr>
      <w:rFonts w:ascii="Times New Roman"/>
      <w:szCs w:val="21"/>
    </w:rPr>
  </w:style>
  <w:style w:type="paragraph" w:customStyle="1" w:styleId="610">
    <w:name w:val="目录 61"/>
    <w:basedOn w:val="ab"/>
    <w:next w:val="ab"/>
    <w:autoRedefine/>
    <w:semiHidden/>
    <w:pPr>
      <w:ind w:left="1200"/>
      <w:jc w:val="left"/>
    </w:pPr>
    <w:rPr>
      <w:rFonts w:ascii="Times New Roman"/>
      <w:szCs w:val="21"/>
    </w:rPr>
  </w:style>
  <w:style w:type="paragraph" w:customStyle="1" w:styleId="71">
    <w:name w:val="目录 71"/>
    <w:basedOn w:val="ab"/>
    <w:next w:val="ab"/>
    <w:autoRedefine/>
    <w:semiHidden/>
    <w:pPr>
      <w:ind w:left="1440"/>
      <w:jc w:val="left"/>
    </w:pPr>
    <w:rPr>
      <w:rFonts w:ascii="Times New Roman"/>
      <w:szCs w:val="21"/>
    </w:rPr>
  </w:style>
  <w:style w:type="paragraph" w:customStyle="1" w:styleId="81">
    <w:name w:val="目录 81"/>
    <w:basedOn w:val="ab"/>
    <w:next w:val="ab"/>
    <w:autoRedefine/>
    <w:semiHidden/>
    <w:pPr>
      <w:ind w:left="1680"/>
      <w:jc w:val="left"/>
    </w:pPr>
    <w:rPr>
      <w:rFonts w:ascii="Times New Roman"/>
      <w:szCs w:val="21"/>
    </w:rPr>
  </w:style>
  <w:style w:type="paragraph" w:customStyle="1" w:styleId="91">
    <w:name w:val="目录 91"/>
    <w:basedOn w:val="ab"/>
    <w:next w:val="ab"/>
    <w:autoRedefine/>
    <w:semiHidden/>
    <w:pPr>
      <w:ind w:left="1920"/>
      <w:jc w:val="left"/>
    </w:pPr>
    <w:rPr>
      <w:rFonts w:ascii="Times New Roman"/>
      <w:szCs w:val="21"/>
    </w:rPr>
  </w:style>
  <w:style w:type="paragraph" w:styleId="af1">
    <w:name w:val="Document Map"/>
    <w:basedOn w:val="ab"/>
    <w:link w:val="af2"/>
    <w:uiPriority w:val="99"/>
    <w:semiHidden/>
    <w:qFormat/>
    <w:pPr>
      <w:shd w:val="clear" w:color="auto" w:fill="000080"/>
    </w:pPr>
  </w:style>
  <w:style w:type="character" w:customStyle="1" w:styleId="af2">
    <w:name w:val="文档结构图 字符"/>
    <w:link w:val="af1"/>
    <w:uiPriority w:val="99"/>
    <w:semiHidden/>
    <w:qFormat/>
    <w:rsid w:val="00B4140D"/>
    <w:rPr>
      <w:rFonts w:ascii="宋体"/>
      <w:kern w:val="2"/>
      <w:sz w:val="24"/>
      <w:szCs w:val="24"/>
      <w:shd w:val="clear" w:color="auto" w:fill="000080"/>
    </w:rPr>
  </w:style>
  <w:style w:type="paragraph" w:styleId="af3">
    <w:name w:val="table of figures"/>
    <w:basedOn w:val="ab"/>
    <w:next w:val="ab"/>
    <w:semiHidden/>
    <w:pPr>
      <w:ind w:leftChars="200" w:left="840" w:hangingChars="200" w:hanging="420"/>
    </w:pPr>
  </w:style>
  <w:style w:type="character" w:styleId="af4">
    <w:name w:val="Hyperlink"/>
    <w:uiPriority w:val="99"/>
    <w:qFormat/>
    <w:rPr>
      <w:color w:val="0000FF"/>
      <w:u w:val="single"/>
    </w:rPr>
  </w:style>
  <w:style w:type="paragraph" w:styleId="af5">
    <w:name w:val="Normal Indent"/>
    <w:aliases w:val="正文缩进 Char,ALT+Z,正文1,正文1 Char,正文1 Char Char,正文1 Char Char Char,正文1 Char Char Char Char,正文缩进1,正文非缩进 Char Char,正文（首行缩进两字）1,正文（首行缩进两字）1 Char,正文（首行缩进两字）1 Char Char,正文（首行缩进两字）1 Char Char Char Char,正文（首行缩进两字）1 Char Char Char Char Char,表正文,Title,正文缩进 Char1"/>
    <w:basedOn w:val="ab"/>
    <w:link w:val="af6"/>
    <w:qFormat/>
    <w:pPr>
      <w:ind w:firstLine="420"/>
    </w:pPr>
    <w:rPr>
      <w:sz w:val="28"/>
      <w:szCs w:val="20"/>
    </w:rPr>
  </w:style>
  <w:style w:type="character" w:customStyle="1" w:styleId="af6">
    <w:name w:val="正文缩进 字符"/>
    <w:aliases w:val="正文缩进 Char 字符,ALT+Z 字符,正文1 字符,正文1 Char 字符,正文1 Char Char 字符,正文1 Char Char Char 字符,正文1 Char Char Char Char 字符,正文缩进1 字符,正文非缩进 Char Char 字符,正文（首行缩进两字）1 字符,正文（首行缩进两字）1 Char 字符,正文（首行缩进两字）1 Char Char 字符,正文（首行缩进两字）1 Char Char Char Char 字符,表正文 字符,Title 字符"/>
    <w:link w:val="af5"/>
    <w:rsid w:val="009671BA"/>
    <w:rPr>
      <w:rFonts w:ascii="宋体"/>
      <w:kern w:val="2"/>
      <w:sz w:val="28"/>
    </w:rPr>
  </w:style>
  <w:style w:type="paragraph" w:styleId="af7">
    <w:name w:val="Body Text Indent"/>
    <w:basedOn w:val="ab"/>
    <w:link w:val="af8"/>
    <w:uiPriority w:val="99"/>
    <w:qFormat/>
    <w:pPr>
      <w:spacing w:after="120"/>
      <w:ind w:leftChars="200" w:left="420"/>
    </w:pPr>
    <w:rPr>
      <w:sz w:val="28"/>
      <w:szCs w:val="20"/>
    </w:rPr>
  </w:style>
  <w:style w:type="character" w:customStyle="1" w:styleId="af8">
    <w:name w:val="正文文本缩进 字符"/>
    <w:link w:val="af7"/>
    <w:uiPriority w:val="99"/>
    <w:qFormat/>
    <w:rsid w:val="00B4140D"/>
    <w:rPr>
      <w:rFonts w:ascii="宋体"/>
      <w:kern w:val="2"/>
      <w:sz w:val="28"/>
    </w:rPr>
  </w:style>
  <w:style w:type="paragraph" w:styleId="20">
    <w:name w:val="Body Text Indent 2"/>
    <w:basedOn w:val="ab"/>
    <w:link w:val="22"/>
    <w:qFormat/>
    <w:pPr>
      <w:spacing w:after="120" w:line="480" w:lineRule="auto"/>
      <w:ind w:leftChars="200" w:left="420"/>
    </w:pPr>
    <w:rPr>
      <w:sz w:val="28"/>
      <w:szCs w:val="20"/>
    </w:rPr>
  </w:style>
  <w:style w:type="character" w:customStyle="1" w:styleId="22">
    <w:name w:val="正文文本缩进 2 字符"/>
    <w:link w:val="20"/>
    <w:qFormat/>
    <w:rsid w:val="00B4140D"/>
    <w:rPr>
      <w:rFonts w:ascii="宋体"/>
      <w:kern w:val="2"/>
      <w:sz w:val="28"/>
    </w:rPr>
  </w:style>
  <w:style w:type="character" w:styleId="af9">
    <w:name w:val="page number"/>
    <w:basedOn w:val="ac"/>
    <w:qFormat/>
  </w:style>
  <w:style w:type="character" w:customStyle="1" w:styleId="afa">
    <w:name w:val="已访问的超链接"/>
    <w:rPr>
      <w:color w:val="800080"/>
      <w:u w:val="single"/>
    </w:rPr>
  </w:style>
  <w:style w:type="paragraph" w:styleId="afb">
    <w:name w:val="Plain Text"/>
    <w:basedOn w:val="ab"/>
    <w:link w:val="afc"/>
    <w:rPr>
      <w:rFonts w:hAnsi="Courier New"/>
      <w:sz w:val="21"/>
      <w:szCs w:val="20"/>
    </w:rPr>
  </w:style>
  <w:style w:type="character" w:customStyle="1" w:styleId="afc">
    <w:name w:val="纯文本 字符"/>
    <w:link w:val="afb"/>
    <w:qFormat/>
    <w:rsid w:val="00B4140D"/>
    <w:rPr>
      <w:rFonts w:ascii="宋体" w:hAnsi="Courier New"/>
      <w:kern w:val="2"/>
      <w:sz w:val="21"/>
    </w:rPr>
  </w:style>
  <w:style w:type="paragraph" w:customStyle="1" w:styleId="afd">
    <w:name w:val="文档标识"/>
    <w:basedOn w:val="ab"/>
    <w:pPr>
      <w:jc w:val="center"/>
    </w:pPr>
    <w:rPr>
      <w:sz w:val="36"/>
    </w:rPr>
  </w:style>
  <w:style w:type="paragraph" w:styleId="afe">
    <w:name w:val="table of authorities"/>
    <w:basedOn w:val="ab"/>
    <w:next w:val="ab"/>
    <w:semiHidden/>
    <w:pPr>
      <w:ind w:leftChars="200" w:left="420"/>
    </w:pPr>
  </w:style>
  <w:style w:type="paragraph" w:styleId="30">
    <w:name w:val="Body Text Indent 3"/>
    <w:basedOn w:val="ab"/>
    <w:link w:val="32"/>
    <w:pPr>
      <w:spacing w:line="360" w:lineRule="auto"/>
      <w:ind w:firstLineChars="200" w:firstLine="480"/>
    </w:pPr>
    <w:rPr>
      <w:color w:val="000000"/>
      <w:szCs w:val="28"/>
    </w:rPr>
  </w:style>
  <w:style w:type="character" w:customStyle="1" w:styleId="32">
    <w:name w:val="正文文本缩进 3 字符"/>
    <w:link w:val="30"/>
    <w:rsid w:val="009671BA"/>
    <w:rPr>
      <w:rFonts w:ascii="宋体"/>
      <w:color w:val="000000"/>
      <w:kern w:val="2"/>
      <w:sz w:val="24"/>
      <w:szCs w:val="28"/>
    </w:rPr>
  </w:style>
  <w:style w:type="paragraph" w:styleId="aff">
    <w:name w:val="Title"/>
    <w:basedOn w:val="ab"/>
    <w:link w:val="14"/>
    <w:qFormat/>
    <w:pPr>
      <w:snapToGrid w:val="0"/>
      <w:spacing w:before="60" w:after="60" w:line="360" w:lineRule="auto"/>
      <w:jc w:val="center"/>
      <w:outlineLvl w:val="0"/>
    </w:pPr>
    <w:rPr>
      <w:rFonts w:ascii="Arial" w:hAnsi="Arial"/>
      <w:b/>
      <w:szCs w:val="20"/>
    </w:rPr>
  </w:style>
  <w:style w:type="character" w:customStyle="1" w:styleId="14">
    <w:name w:val="标题 字符1"/>
    <w:link w:val="aff"/>
    <w:qFormat/>
    <w:rsid w:val="009671BA"/>
    <w:rPr>
      <w:rFonts w:ascii="Arial" w:hAnsi="Arial"/>
      <w:b/>
      <w:kern w:val="2"/>
      <w:sz w:val="24"/>
    </w:rPr>
  </w:style>
  <w:style w:type="paragraph" w:styleId="aff0">
    <w:name w:val="Body Text"/>
    <w:aliases w:val="正文文字 Char Char Char,正文文字 Char Char"/>
    <w:basedOn w:val="ab"/>
    <w:link w:val="aff1"/>
    <w:uiPriority w:val="99"/>
    <w:qFormat/>
    <w:pPr>
      <w:spacing w:line="360" w:lineRule="auto"/>
    </w:pPr>
    <w:rPr>
      <w:i/>
      <w:iCs/>
    </w:rPr>
  </w:style>
  <w:style w:type="character" w:customStyle="1" w:styleId="aff1">
    <w:name w:val="正文文本 字符"/>
    <w:aliases w:val="正文文字 Char Char Char 字符,正文文字 Char Char 字符"/>
    <w:link w:val="aff0"/>
    <w:uiPriority w:val="99"/>
    <w:qFormat/>
    <w:rsid w:val="00B4140D"/>
    <w:rPr>
      <w:rFonts w:ascii="宋体"/>
      <w:i/>
      <w:iCs/>
      <w:kern w:val="2"/>
      <w:sz w:val="24"/>
      <w:szCs w:val="24"/>
    </w:rPr>
  </w:style>
  <w:style w:type="paragraph" w:customStyle="1" w:styleId="aff2">
    <w:name w:val="表格内容"/>
    <w:basedOn w:val="ab"/>
    <w:pPr>
      <w:spacing w:line="320" w:lineRule="exact"/>
    </w:pPr>
    <w:rPr>
      <w:rFonts w:ascii="Times New Roman"/>
      <w:noProof/>
      <w:sz w:val="21"/>
      <w:szCs w:val="20"/>
    </w:rPr>
  </w:style>
  <w:style w:type="paragraph" w:customStyle="1" w:styleId="GF">
    <w:name w:val="GF报告正文不缩进"/>
    <w:basedOn w:val="ab"/>
    <w:pPr>
      <w:widowControl/>
      <w:spacing w:line="360" w:lineRule="atLeast"/>
    </w:pPr>
    <w:rPr>
      <w:rFonts w:ascii="Times New Roman"/>
      <w:kern w:val="0"/>
      <w:sz w:val="21"/>
      <w:szCs w:val="20"/>
    </w:rPr>
  </w:style>
  <w:style w:type="paragraph" w:styleId="aff3">
    <w:name w:val="Date"/>
    <w:basedOn w:val="ab"/>
    <w:next w:val="ab"/>
    <w:link w:val="aff4"/>
    <w:qFormat/>
    <w:rPr>
      <w:szCs w:val="20"/>
    </w:rPr>
  </w:style>
  <w:style w:type="character" w:customStyle="1" w:styleId="aff4">
    <w:name w:val="日期 字符"/>
    <w:link w:val="aff3"/>
    <w:qFormat/>
    <w:rsid w:val="00B4140D"/>
    <w:rPr>
      <w:rFonts w:ascii="宋体"/>
      <w:kern w:val="2"/>
      <w:sz w:val="24"/>
    </w:rPr>
  </w:style>
  <w:style w:type="character" w:customStyle="1" w:styleId="15">
    <w:name w:val="纯文本1"/>
    <w:aliases w:val=" Char, Char Char Char Char, Char Char Char Char Char Char Char Char Char, Char Char Char Char Char Char Char Char Char Char Char Char, Char Char Char Char Char Char Char Char Char Char Char Char Char Char Char"/>
    <w:qFormat/>
    <w:rPr>
      <w:rFonts w:ascii="宋体" w:eastAsia="宋体" w:hAnsi="Courier New"/>
      <w:kern w:val="2"/>
      <w:sz w:val="21"/>
      <w:lang w:val="en-US" w:eastAsia="zh-CN" w:bidi="ar-SA"/>
    </w:rPr>
  </w:style>
  <w:style w:type="paragraph" w:customStyle="1" w:styleId="33">
    <w:name w:val="样式 标题 3 + 五号"/>
    <w:basedOn w:val="3"/>
    <w:pPr>
      <w:numPr>
        <w:ilvl w:val="0"/>
        <w:numId w:val="0"/>
      </w:numPr>
      <w:spacing w:before="260" w:after="260" w:line="416" w:lineRule="auto"/>
    </w:pPr>
    <w:rPr>
      <w:b/>
      <w:sz w:val="21"/>
    </w:rPr>
  </w:style>
  <w:style w:type="character" w:customStyle="1" w:styleId="16">
    <w:name w:val="正文文本1"/>
    <w:rPr>
      <w:rFonts w:ascii="宋体" w:eastAsia="宋体"/>
      <w:kern w:val="2"/>
      <w:sz w:val="24"/>
      <w:lang w:val="en-US" w:eastAsia="zh-CN" w:bidi="ar-SA"/>
    </w:rPr>
  </w:style>
  <w:style w:type="paragraph" w:customStyle="1" w:styleId="aff5">
    <w:name w:val="详细工作分解表格内容"/>
    <w:basedOn w:val="ab"/>
    <w:qFormat/>
    <w:pPr>
      <w:jc w:val="center"/>
    </w:pPr>
    <w:rPr>
      <w:rFonts w:hAnsi="宋体"/>
      <w:sz w:val="21"/>
      <w:szCs w:val="21"/>
    </w:rPr>
  </w:style>
  <w:style w:type="paragraph" w:styleId="34">
    <w:name w:val="Body Text 3"/>
    <w:basedOn w:val="ab"/>
    <w:link w:val="35"/>
    <w:pPr>
      <w:spacing w:after="120" w:line="360" w:lineRule="auto"/>
    </w:pPr>
    <w:rPr>
      <w:sz w:val="16"/>
      <w:szCs w:val="16"/>
    </w:rPr>
  </w:style>
  <w:style w:type="character" w:customStyle="1" w:styleId="35">
    <w:name w:val="正文文本 3 字符"/>
    <w:link w:val="34"/>
    <w:rsid w:val="009671BA"/>
    <w:rPr>
      <w:rFonts w:ascii="宋体"/>
      <w:kern w:val="2"/>
      <w:sz w:val="16"/>
      <w:szCs w:val="16"/>
    </w:rPr>
  </w:style>
  <w:style w:type="paragraph" w:customStyle="1" w:styleId="aff6">
    <w:name w:val="例子内容"/>
    <w:basedOn w:val="ab"/>
    <w:pPr>
      <w:jc w:val="center"/>
    </w:pPr>
    <w:rPr>
      <w:rFonts w:ascii="Times New Roman" w:eastAsia="仿宋_GB2312"/>
      <w:noProof/>
      <w:sz w:val="21"/>
      <w:szCs w:val="20"/>
    </w:rPr>
  </w:style>
  <w:style w:type="paragraph" w:customStyle="1" w:styleId="aff7">
    <w:name w:val="无缩编号"/>
    <w:basedOn w:val="ab"/>
    <w:pPr>
      <w:adjustRightInd w:val="0"/>
      <w:spacing w:before="120" w:line="312" w:lineRule="atLeast"/>
      <w:textAlignment w:val="baseline"/>
    </w:pPr>
    <w:rPr>
      <w:rFonts w:ascii="Times New Roman"/>
      <w:color w:val="000000"/>
      <w:kern w:val="0"/>
      <w:szCs w:val="20"/>
    </w:rPr>
  </w:style>
  <w:style w:type="paragraph" w:customStyle="1" w:styleId="aff8">
    <w:name w:val="文档编制号"/>
    <w:basedOn w:val="ab"/>
    <w:pPr>
      <w:widowControl/>
      <w:adjustRightInd w:val="0"/>
      <w:snapToGrid w:val="0"/>
      <w:spacing w:line="360" w:lineRule="auto"/>
      <w:ind w:firstLine="482"/>
      <w:textAlignment w:val="baseline"/>
    </w:pPr>
    <w:rPr>
      <w:kern w:val="0"/>
      <w:szCs w:val="20"/>
    </w:rPr>
  </w:style>
  <w:style w:type="paragraph" w:customStyle="1" w:styleId="a8">
    <w:name w:val="表头自动编号"/>
    <w:basedOn w:val="ab"/>
    <w:link w:val="Char"/>
    <w:autoRedefine/>
    <w:rsid w:val="009A44B3"/>
    <w:pPr>
      <w:widowControl/>
      <w:numPr>
        <w:numId w:val="2"/>
      </w:numPr>
      <w:spacing w:line="440" w:lineRule="exact"/>
      <w:jc w:val="center"/>
    </w:pPr>
    <w:rPr>
      <w:rFonts w:ascii="Times New Roman"/>
      <w:spacing w:val="2"/>
      <w:sz w:val="21"/>
      <w:szCs w:val="21"/>
    </w:rPr>
  </w:style>
  <w:style w:type="character" w:customStyle="1" w:styleId="Char">
    <w:name w:val="表头自动编号 Char"/>
    <w:link w:val="a8"/>
    <w:rsid w:val="00C605B9"/>
    <w:rPr>
      <w:spacing w:val="2"/>
      <w:kern w:val="2"/>
      <w:sz w:val="21"/>
      <w:szCs w:val="21"/>
    </w:rPr>
  </w:style>
  <w:style w:type="paragraph" w:customStyle="1" w:styleId="075">
    <w:name w:val="样式 宋体 小四 首行缩进:  0.75 厘米"/>
    <w:basedOn w:val="ab"/>
    <w:pPr>
      <w:numPr>
        <w:numId w:val="3"/>
      </w:numPr>
      <w:spacing w:line="440" w:lineRule="exact"/>
      <w:jc w:val="center"/>
    </w:pPr>
    <w:rPr>
      <w:rFonts w:hAnsi="宋体"/>
      <w:szCs w:val="20"/>
    </w:rPr>
  </w:style>
  <w:style w:type="paragraph" w:customStyle="1" w:styleId="2abc">
    <w:name w:val="标题2后a.b.c."/>
    <w:basedOn w:val="ab"/>
    <w:pPr>
      <w:widowControl/>
      <w:numPr>
        <w:numId w:val="4"/>
      </w:numPr>
      <w:jc w:val="left"/>
    </w:pPr>
    <w:rPr>
      <w:kern w:val="0"/>
    </w:rPr>
  </w:style>
  <w:style w:type="paragraph" w:customStyle="1" w:styleId="aff9">
    <w:name w:val="正文格式"/>
    <w:basedOn w:val="ab"/>
    <w:link w:val="Char0"/>
    <w:qFormat/>
    <w:pPr>
      <w:widowControl/>
      <w:adjustRightInd w:val="0"/>
      <w:snapToGrid w:val="0"/>
      <w:spacing w:line="360" w:lineRule="atLeast"/>
      <w:ind w:firstLine="482"/>
      <w:textAlignment w:val="baseline"/>
    </w:pPr>
    <w:rPr>
      <w:rFonts w:ascii="Times New Roman"/>
      <w:kern w:val="0"/>
      <w:szCs w:val="20"/>
    </w:rPr>
  </w:style>
  <w:style w:type="character" w:customStyle="1" w:styleId="Char0">
    <w:name w:val="正文格式 Char"/>
    <w:link w:val="aff9"/>
    <w:rsid w:val="005B22AF"/>
    <w:rPr>
      <w:sz w:val="24"/>
    </w:rPr>
  </w:style>
  <w:style w:type="paragraph" w:customStyle="1" w:styleId="CharChar3CharCharCharChar">
    <w:name w:val="Char Char3 Char Char Char Char"/>
    <w:basedOn w:val="ab"/>
    <w:autoRedefine/>
    <w:rsid w:val="00A2053C"/>
    <w:pPr>
      <w:widowControl/>
      <w:spacing w:after="160" w:line="400" w:lineRule="exact"/>
      <w:jc w:val="left"/>
    </w:pPr>
    <w:rPr>
      <w:rFonts w:ascii="Verdana" w:eastAsia="黑体" w:hAnsi="Verdana"/>
      <w:kern w:val="0"/>
      <w:sz w:val="20"/>
      <w:szCs w:val="21"/>
      <w:lang w:eastAsia="en-US"/>
    </w:rPr>
  </w:style>
  <w:style w:type="paragraph" w:customStyle="1" w:styleId="17">
    <w:name w:val="列出段落1"/>
    <w:basedOn w:val="ab"/>
    <w:link w:val="Char1"/>
    <w:uiPriority w:val="34"/>
    <w:qFormat/>
    <w:rsid w:val="008147AD"/>
    <w:pPr>
      <w:ind w:firstLineChars="200" w:firstLine="420"/>
    </w:pPr>
    <w:rPr>
      <w:rFonts w:ascii="Calibri" w:hAnsi="Calibri"/>
      <w:sz w:val="21"/>
      <w:szCs w:val="22"/>
    </w:rPr>
  </w:style>
  <w:style w:type="character" w:customStyle="1" w:styleId="Char1">
    <w:name w:val="列出段落 Char"/>
    <w:aliases w:val="编号a. Char"/>
    <w:link w:val="17"/>
    <w:uiPriority w:val="34"/>
    <w:qFormat/>
    <w:locked/>
    <w:rsid w:val="003D316D"/>
    <w:rPr>
      <w:rFonts w:ascii="Calibri" w:hAnsi="Calibri"/>
      <w:kern w:val="2"/>
      <w:sz w:val="21"/>
      <w:szCs w:val="22"/>
    </w:rPr>
  </w:style>
  <w:style w:type="paragraph" w:customStyle="1" w:styleId="a9">
    <w:name w:val="表格编号"/>
    <w:basedOn w:val="ab"/>
    <w:link w:val="Char2"/>
    <w:qFormat/>
    <w:rsid w:val="008147AD"/>
    <w:pPr>
      <w:numPr>
        <w:numId w:val="6"/>
      </w:numPr>
      <w:spacing w:line="440" w:lineRule="exact"/>
      <w:jc w:val="center"/>
    </w:pPr>
    <w:rPr>
      <w:rFonts w:ascii="Times New Roman"/>
      <w:sz w:val="21"/>
      <w:lang w:val="x-none" w:eastAsia="x-none"/>
    </w:rPr>
  </w:style>
  <w:style w:type="character" w:customStyle="1" w:styleId="Char2">
    <w:name w:val="表格编号 Char"/>
    <w:link w:val="a9"/>
    <w:rsid w:val="008147AD"/>
    <w:rPr>
      <w:kern w:val="2"/>
      <w:sz w:val="21"/>
      <w:szCs w:val="24"/>
      <w:lang w:val="x-none" w:eastAsia="x-none"/>
    </w:rPr>
  </w:style>
  <w:style w:type="paragraph" w:styleId="affa">
    <w:name w:val="No Spacing"/>
    <w:qFormat/>
    <w:rsid w:val="00DC2918"/>
    <w:pPr>
      <w:widowControl w:val="0"/>
      <w:spacing w:line="440" w:lineRule="exact"/>
      <w:ind w:firstLineChars="200" w:firstLine="200"/>
      <w:jc w:val="both"/>
    </w:pPr>
    <w:rPr>
      <w:kern w:val="2"/>
      <w:sz w:val="24"/>
      <w:szCs w:val="24"/>
    </w:rPr>
  </w:style>
  <w:style w:type="table" w:styleId="affb">
    <w:name w:val="Table Grid"/>
    <w:basedOn w:val="ad"/>
    <w:uiPriority w:val="39"/>
    <w:qFormat/>
    <w:rsid w:val="00DC2918"/>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标题 表格"/>
    <w:basedOn w:val="ab"/>
    <w:qFormat/>
    <w:rsid w:val="000735DF"/>
    <w:pPr>
      <w:numPr>
        <w:numId w:val="7"/>
      </w:numPr>
      <w:jc w:val="center"/>
    </w:pPr>
    <w:rPr>
      <w:rFonts w:ascii="Times New Roman"/>
      <w:sz w:val="21"/>
    </w:rPr>
  </w:style>
  <w:style w:type="paragraph" w:customStyle="1" w:styleId="0">
    <w:name w:val="标题 序号0"/>
    <w:basedOn w:val="ab"/>
    <w:rsid w:val="000735DF"/>
    <w:pPr>
      <w:jc w:val="center"/>
    </w:pPr>
    <w:rPr>
      <w:rFonts w:ascii="Times New Roman"/>
      <w:sz w:val="21"/>
    </w:rPr>
  </w:style>
  <w:style w:type="character" w:customStyle="1" w:styleId="2CharChar">
    <w:name w:val="正文+首行缩进2 字符 Char Char"/>
    <w:link w:val="23"/>
    <w:qFormat/>
    <w:rsid w:val="00926078"/>
    <w:rPr>
      <w:rFonts w:cs="宋体"/>
      <w:sz w:val="24"/>
    </w:rPr>
  </w:style>
  <w:style w:type="paragraph" w:customStyle="1" w:styleId="23">
    <w:name w:val="正文+首行缩进2 字符"/>
    <w:basedOn w:val="ab"/>
    <w:link w:val="2CharChar"/>
    <w:qFormat/>
    <w:rsid w:val="00926078"/>
    <w:pPr>
      <w:spacing w:line="360" w:lineRule="auto"/>
      <w:ind w:firstLineChars="200" w:firstLine="200"/>
    </w:pPr>
    <w:rPr>
      <w:rFonts w:ascii="Times New Roman" w:cs="宋体"/>
      <w:kern w:val="0"/>
      <w:szCs w:val="20"/>
    </w:rPr>
  </w:style>
  <w:style w:type="paragraph" w:customStyle="1" w:styleId="affc">
    <w:name w:val="表格文本"/>
    <w:basedOn w:val="ab"/>
    <w:qFormat/>
    <w:rsid w:val="00926078"/>
    <w:pPr>
      <w:tabs>
        <w:tab w:val="decimal" w:pos="0"/>
      </w:tabs>
      <w:autoSpaceDE w:val="0"/>
      <w:autoSpaceDN w:val="0"/>
      <w:adjustRightInd w:val="0"/>
      <w:jc w:val="left"/>
    </w:pPr>
    <w:rPr>
      <w:rFonts w:ascii="Times New Roman"/>
      <w:kern w:val="0"/>
      <w:sz w:val="21"/>
      <w:szCs w:val="20"/>
    </w:rPr>
  </w:style>
  <w:style w:type="paragraph" w:customStyle="1" w:styleId="affd">
    <w:name w:val="标题 编号"/>
    <w:basedOn w:val="ab"/>
    <w:rsid w:val="00513CD6"/>
    <w:pPr>
      <w:jc w:val="right"/>
    </w:pPr>
    <w:rPr>
      <w:rFonts w:ascii="黑体" w:eastAsia="黑体" w:hAnsi="黑体"/>
      <w:sz w:val="28"/>
      <w:szCs w:val="28"/>
    </w:rPr>
  </w:style>
  <w:style w:type="paragraph" w:customStyle="1" w:styleId="affe">
    <w:name w:val="图中文字"/>
    <w:basedOn w:val="ab"/>
    <w:autoRedefine/>
    <w:rsid w:val="008F352B"/>
    <w:pPr>
      <w:jc w:val="center"/>
    </w:pPr>
    <w:rPr>
      <w:sz w:val="21"/>
      <w:szCs w:val="20"/>
    </w:rPr>
  </w:style>
  <w:style w:type="paragraph" w:styleId="afff">
    <w:name w:val="Balloon Text"/>
    <w:basedOn w:val="ab"/>
    <w:link w:val="afff0"/>
    <w:uiPriority w:val="99"/>
    <w:unhideWhenUsed/>
    <w:qFormat/>
    <w:rsid w:val="00B4140D"/>
    <w:rPr>
      <w:rFonts w:ascii="Times New Roman"/>
      <w:sz w:val="18"/>
      <w:szCs w:val="18"/>
    </w:rPr>
  </w:style>
  <w:style w:type="character" w:customStyle="1" w:styleId="afff0">
    <w:name w:val="批注框文本 字符"/>
    <w:link w:val="afff"/>
    <w:uiPriority w:val="99"/>
    <w:qFormat/>
    <w:rsid w:val="00B4140D"/>
    <w:rPr>
      <w:kern w:val="2"/>
      <w:sz w:val="18"/>
      <w:szCs w:val="18"/>
    </w:rPr>
  </w:style>
  <w:style w:type="paragraph" w:customStyle="1" w:styleId="111">
    <w:name w:val="列出段落11"/>
    <w:basedOn w:val="ab"/>
    <w:uiPriority w:val="34"/>
    <w:qFormat/>
    <w:rsid w:val="00B4140D"/>
    <w:pPr>
      <w:ind w:firstLineChars="200" w:firstLine="420"/>
    </w:pPr>
    <w:rPr>
      <w:rFonts w:ascii="Times New Roman"/>
      <w:sz w:val="21"/>
      <w:szCs w:val="20"/>
    </w:rPr>
  </w:style>
  <w:style w:type="character" w:customStyle="1" w:styleId="36">
    <w:name w:val="标题 3 字符"/>
    <w:uiPriority w:val="9"/>
    <w:qFormat/>
    <w:rsid w:val="00B4140D"/>
    <w:rPr>
      <w:rFonts w:ascii="Times New Roman" w:eastAsia="宋体" w:hAnsi="Times New Roman" w:cs="Times New Roman"/>
      <w:b/>
      <w:bCs/>
      <w:sz w:val="32"/>
      <w:szCs w:val="32"/>
    </w:rPr>
  </w:style>
  <w:style w:type="character" w:customStyle="1" w:styleId="apple-converted-space">
    <w:name w:val="apple-converted-space"/>
    <w:qFormat/>
    <w:rsid w:val="00B4140D"/>
  </w:style>
  <w:style w:type="paragraph" w:customStyle="1" w:styleId="TOC1">
    <w:name w:val="TOC 标题1"/>
    <w:basedOn w:val="10"/>
    <w:next w:val="ab"/>
    <w:uiPriority w:val="39"/>
    <w:unhideWhenUsed/>
    <w:qFormat/>
    <w:rsid w:val="00B4140D"/>
    <w:pPr>
      <w:widowControl/>
      <w:numPr>
        <w:numId w:val="0"/>
      </w:numPr>
      <w:spacing w:before="240" w:after="0" w:line="259" w:lineRule="auto"/>
      <w:jc w:val="left"/>
      <w:outlineLvl w:val="9"/>
    </w:pPr>
    <w:rPr>
      <w:rFonts w:ascii="Calibri Light" w:eastAsia="宋体" w:hAnsi="Calibri Light"/>
      <w:b w:val="0"/>
      <w:bCs w:val="0"/>
      <w:color w:val="2E74B5"/>
      <w:kern w:val="0"/>
      <w:sz w:val="32"/>
      <w:szCs w:val="32"/>
    </w:rPr>
  </w:style>
  <w:style w:type="character" w:customStyle="1" w:styleId="18">
    <w:name w:val="未处理的提及1"/>
    <w:uiPriority w:val="99"/>
    <w:unhideWhenUsed/>
    <w:qFormat/>
    <w:rsid w:val="00B4140D"/>
    <w:rPr>
      <w:color w:val="808080"/>
      <w:shd w:val="clear" w:color="auto" w:fill="E6E6E6"/>
    </w:rPr>
  </w:style>
  <w:style w:type="paragraph" w:customStyle="1" w:styleId="TableParagraph">
    <w:name w:val="Table Paragraph"/>
    <w:basedOn w:val="ab"/>
    <w:uiPriority w:val="99"/>
    <w:qFormat/>
    <w:rsid w:val="00B4140D"/>
    <w:pPr>
      <w:autoSpaceDE w:val="0"/>
      <w:autoSpaceDN w:val="0"/>
      <w:adjustRightInd w:val="0"/>
      <w:jc w:val="left"/>
    </w:pPr>
    <w:rPr>
      <w:rFonts w:ascii="Times New Roman"/>
      <w:kern w:val="0"/>
    </w:rPr>
  </w:style>
  <w:style w:type="character" w:customStyle="1" w:styleId="1CharChar">
    <w:name w:val="1级有标题条 Char Char"/>
    <w:link w:val="1"/>
    <w:qFormat/>
    <w:locked/>
    <w:rsid w:val="00B4140D"/>
    <w:rPr>
      <w:rFonts w:ascii="黑体" w:eastAsia="黑体" w:hAnsi="黑体"/>
      <w:sz w:val="24"/>
    </w:rPr>
  </w:style>
  <w:style w:type="paragraph" w:customStyle="1" w:styleId="1">
    <w:name w:val="1级有标题条"/>
    <w:basedOn w:val="ab"/>
    <w:next w:val="ab"/>
    <w:link w:val="1CharChar"/>
    <w:qFormat/>
    <w:rsid w:val="00B4140D"/>
    <w:pPr>
      <w:widowControl/>
      <w:numPr>
        <w:ilvl w:val="2"/>
        <w:numId w:val="8"/>
      </w:numPr>
      <w:spacing w:line="300" w:lineRule="auto"/>
      <w:jc w:val="left"/>
      <w:outlineLvl w:val="2"/>
    </w:pPr>
    <w:rPr>
      <w:rFonts w:ascii="黑体" w:eastAsia="黑体" w:hAnsi="黑体"/>
      <w:kern w:val="0"/>
      <w:szCs w:val="20"/>
    </w:rPr>
  </w:style>
  <w:style w:type="paragraph" w:customStyle="1" w:styleId="a">
    <w:name w:val="正文表标题"/>
    <w:next w:val="ab"/>
    <w:qFormat/>
    <w:rsid w:val="00B4140D"/>
    <w:pPr>
      <w:numPr>
        <w:numId w:val="9"/>
      </w:numPr>
      <w:jc w:val="center"/>
    </w:pPr>
    <w:rPr>
      <w:rFonts w:ascii="黑体" w:eastAsia="黑体"/>
      <w:sz w:val="21"/>
    </w:rPr>
  </w:style>
  <w:style w:type="paragraph" w:customStyle="1" w:styleId="-11">
    <w:name w:val="彩色列表 - 强调文字颜色 11"/>
    <w:basedOn w:val="ab"/>
    <w:qFormat/>
    <w:rsid w:val="00B4140D"/>
    <w:pPr>
      <w:ind w:firstLineChars="200" w:firstLine="420"/>
    </w:pPr>
    <w:rPr>
      <w:rFonts w:ascii="Calibri" w:hAnsi="Calibri"/>
      <w:sz w:val="21"/>
      <w:szCs w:val="22"/>
    </w:rPr>
  </w:style>
  <w:style w:type="paragraph" w:customStyle="1" w:styleId="xl31">
    <w:name w:val="xl31"/>
    <w:basedOn w:val="ab"/>
    <w:uiPriority w:val="99"/>
    <w:qFormat/>
    <w:rsid w:val="00B4140D"/>
    <w:pPr>
      <w:widowControl/>
      <w:spacing w:before="100" w:beforeAutospacing="1" w:after="100" w:afterAutospacing="1"/>
      <w:jc w:val="center"/>
    </w:pPr>
    <w:rPr>
      <w:rFonts w:hAnsi="宋体"/>
      <w:b/>
      <w:bCs/>
      <w:kern w:val="0"/>
      <w:sz w:val="28"/>
      <w:szCs w:val="28"/>
    </w:rPr>
  </w:style>
  <w:style w:type="paragraph" w:customStyle="1" w:styleId="afff1">
    <w:name w:val="正文（缩进）"/>
    <w:basedOn w:val="ab"/>
    <w:uiPriority w:val="99"/>
    <w:qFormat/>
    <w:rsid w:val="00B4140D"/>
    <w:pPr>
      <w:widowControl/>
      <w:spacing w:before="156" w:after="156"/>
      <w:ind w:firstLineChars="200" w:firstLine="480"/>
      <w:jc w:val="left"/>
    </w:pPr>
    <w:rPr>
      <w:rFonts w:ascii="仿宋_GB2312" w:eastAsia="仿宋_GB2312"/>
      <w:kern w:val="0"/>
    </w:rPr>
  </w:style>
  <w:style w:type="paragraph" w:styleId="afff2">
    <w:name w:val="caption"/>
    <w:aliases w:val="统战部题注,题注(图注),Caption Char,Caption Char1 Char,Caption Char Char1 Char,Caption Char3 Char1 Char Char1,Caption Char Char1 Char Char Char1,Caption Char3 Char1 Char Char1 Char Char,Caption Char Char2 Char Char Char Char Char1,Caption Char3 Char1 Char2,信息主"/>
    <w:basedOn w:val="ab"/>
    <w:next w:val="ab"/>
    <w:link w:val="afff3"/>
    <w:unhideWhenUsed/>
    <w:qFormat/>
    <w:rsid w:val="00AA0508"/>
    <w:rPr>
      <w:rFonts w:asciiTheme="majorHAnsi" w:eastAsia="黑体" w:hAnsiTheme="majorHAnsi" w:cstheme="majorBidi"/>
      <w:sz w:val="20"/>
      <w:szCs w:val="20"/>
    </w:rPr>
  </w:style>
  <w:style w:type="character" w:customStyle="1" w:styleId="afff3">
    <w:name w:val="题注 字符"/>
    <w:aliases w:val="统战部题注 字符,题注(图注) 字符,Caption Char 字符,Caption Char1 Char 字符,Caption Char Char1 Char 字符,Caption Char3 Char1 Char Char1 字符,Caption Char Char1 Char Char Char1 字符,Caption Char3 Char1 Char Char1 Char Char 字符,Caption Char Char2 Char Char Char Char Char1 字符"/>
    <w:link w:val="afff2"/>
    <w:rsid w:val="0027051B"/>
    <w:rPr>
      <w:rFonts w:asciiTheme="majorHAnsi" w:eastAsia="黑体" w:hAnsiTheme="majorHAnsi" w:cstheme="majorBidi"/>
      <w:kern w:val="2"/>
    </w:rPr>
  </w:style>
  <w:style w:type="paragraph" w:styleId="afff4">
    <w:name w:val="List Paragraph"/>
    <w:aliases w:val="编号a."/>
    <w:basedOn w:val="ab"/>
    <w:uiPriority w:val="34"/>
    <w:qFormat/>
    <w:rsid w:val="00B444B1"/>
    <w:pPr>
      <w:ind w:firstLineChars="200" w:firstLine="420"/>
    </w:pPr>
    <w:rPr>
      <w:rFonts w:asciiTheme="minorHAnsi" w:eastAsiaTheme="minorEastAsia" w:hAnsiTheme="minorHAnsi" w:cstheme="minorBidi"/>
      <w:sz w:val="21"/>
      <w:szCs w:val="22"/>
    </w:rPr>
  </w:style>
  <w:style w:type="paragraph" w:styleId="TOC10">
    <w:name w:val="toc 1"/>
    <w:basedOn w:val="ab"/>
    <w:next w:val="ab"/>
    <w:autoRedefine/>
    <w:uiPriority w:val="39"/>
    <w:qFormat/>
    <w:rsid w:val="00AD4CCF"/>
  </w:style>
  <w:style w:type="paragraph" w:styleId="TOC2">
    <w:name w:val="toc 2"/>
    <w:basedOn w:val="ab"/>
    <w:next w:val="ab"/>
    <w:autoRedefine/>
    <w:uiPriority w:val="39"/>
    <w:qFormat/>
    <w:rsid w:val="00AD4CCF"/>
    <w:pPr>
      <w:ind w:leftChars="200" w:left="420"/>
    </w:pPr>
  </w:style>
  <w:style w:type="paragraph" w:styleId="TOC3">
    <w:name w:val="toc 3"/>
    <w:basedOn w:val="ab"/>
    <w:next w:val="ab"/>
    <w:autoRedefine/>
    <w:uiPriority w:val="39"/>
    <w:qFormat/>
    <w:rsid w:val="00AD4CCF"/>
    <w:pPr>
      <w:ind w:leftChars="400" w:left="840"/>
    </w:pPr>
  </w:style>
  <w:style w:type="character" w:customStyle="1" w:styleId="1Char">
    <w:name w:val="标题 1 Char"/>
    <w:uiPriority w:val="99"/>
    <w:qFormat/>
    <w:rsid w:val="00AB1CA7"/>
    <w:rPr>
      <w:rFonts w:ascii="黑体" w:eastAsia="黑体"/>
      <w:b/>
      <w:bCs/>
      <w:color w:val="000000"/>
      <w:kern w:val="44"/>
      <w:sz w:val="30"/>
      <w:szCs w:val="30"/>
    </w:rPr>
  </w:style>
  <w:style w:type="paragraph" w:customStyle="1" w:styleId="WW-">
    <w:name w:val="WW-列表编号"/>
    <w:basedOn w:val="afff5"/>
    <w:rsid w:val="005B22AF"/>
    <w:pPr>
      <w:widowControl/>
      <w:numPr>
        <w:numId w:val="10"/>
      </w:numPr>
      <w:tabs>
        <w:tab w:val="num" w:pos="840"/>
      </w:tabs>
      <w:suppressAutoHyphens/>
      <w:spacing w:after="120" w:line="288" w:lineRule="auto"/>
      <w:ind w:left="482" w:firstLineChars="0" w:hanging="363"/>
      <w:contextualSpacing w:val="0"/>
      <w:jc w:val="left"/>
    </w:pPr>
    <w:rPr>
      <w:rFonts w:ascii="Liberation Serif" w:eastAsia="仿宋" w:hAnsi="Liberation Serif" w:cs="Arial Unicode MS"/>
      <w:kern w:val="1"/>
      <w:lang w:bidi="hi-IN"/>
    </w:rPr>
  </w:style>
  <w:style w:type="paragraph" w:styleId="afff5">
    <w:name w:val="List"/>
    <w:basedOn w:val="ab"/>
    <w:rsid w:val="005B22AF"/>
    <w:pPr>
      <w:ind w:left="200" w:hangingChars="200" w:hanging="200"/>
      <w:contextualSpacing/>
    </w:pPr>
  </w:style>
  <w:style w:type="paragraph" w:styleId="TOC4">
    <w:name w:val="toc 4"/>
    <w:basedOn w:val="ab"/>
    <w:next w:val="ab"/>
    <w:autoRedefine/>
    <w:uiPriority w:val="39"/>
    <w:qFormat/>
    <w:rsid w:val="009671BA"/>
    <w:pPr>
      <w:ind w:left="720"/>
      <w:jc w:val="left"/>
    </w:pPr>
    <w:rPr>
      <w:rFonts w:ascii="Times New Roman"/>
      <w:szCs w:val="21"/>
    </w:rPr>
  </w:style>
  <w:style w:type="paragraph" w:styleId="TOC5">
    <w:name w:val="toc 5"/>
    <w:basedOn w:val="ab"/>
    <w:next w:val="ab"/>
    <w:link w:val="TOC50"/>
    <w:autoRedefine/>
    <w:uiPriority w:val="39"/>
    <w:qFormat/>
    <w:rsid w:val="009671BA"/>
    <w:pPr>
      <w:ind w:left="960"/>
      <w:jc w:val="left"/>
    </w:pPr>
    <w:rPr>
      <w:rFonts w:ascii="Times New Roman"/>
      <w:szCs w:val="21"/>
    </w:rPr>
  </w:style>
  <w:style w:type="character" w:customStyle="1" w:styleId="TOC50">
    <w:name w:val="TOC 5 字符"/>
    <w:link w:val="TOC5"/>
    <w:uiPriority w:val="39"/>
    <w:rsid w:val="009671BA"/>
    <w:rPr>
      <w:kern w:val="2"/>
      <w:sz w:val="24"/>
      <w:szCs w:val="21"/>
    </w:rPr>
  </w:style>
  <w:style w:type="paragraph" w:styleId="TOC6">
    <w:name w:val="toc 6"/>
    <w:basedOn w:val="ab"/>
    <w:next w:val="ab"/>
    <w:autoRedefine/>
    <w:uiPriority w:val="39"/>
    <w:qFormat/>
    <w:rsid w:val="009671BA"/>
    <w:pPr>
      <w:ind w:left="1200"/>
      <w:jc w:val="left"/>
    </w:pPr>
    <w:rPr>
      <w:rFonts w:ascii="Times New Roman"/>
      <w:szCs w:val="21"/>
    </w:rPr>
  </w:style>
  <w:style w:type="paragraph" w:styleId="TOC7">
    <w:name w:val="toc 7"/>
    <w:basedOn w:val="ab"/>
    <w:next w:val="ab"/>
    <w:autoRedefine/>
    <w:uiPriority w:val="39"/>
    <w:qFormat/>
    <w:rsid w:val="009671BA"/>
    <w:pPr>
      <w:ind w:left="1440"/>
      <w:jc w:val="left"/>
    </w:pPr>
    <w:rPr>
      <w:rFonts w:ascii="Times New Roman"/>
      <w:szCs w:val="21"/>
    </w:rPr>
  </w:style>
  <w:style w:type="paragraph" w:styleId="TOC8">
    <w:name w:val="toc 8"/>
    <w:basedOn w:val="ab"/>
    <w:next w:val="ab"/>
    <w:autoRedefine/>
    <w:uiPriority w:val="39"/>
    <w:qFormat/>
    <w:rsid w:val="009671BA"/>
    <w:pPr>
      <w:ind w:left="1680"/>
      <w:jc w:val="left"/>
    </w:pPr>
    <w:rPr>
      <w:rFonts w:ascii="Times New Roman"/>
      <w:szCs w:val="21"/>
    </w:rPr>
  </w:style>
  <w:style w:type="paragraph" w:styleId="TOC9">
    <w:name w:val="toc 9"/>
    <w:basedOn w:val="ab"/>
    <w:next w:val="ab"/>
    <w:autoRedefine/>
    <w:uiPriority w:val="39"/>
    <w:qFormat/>
    <w:rsid w:val="009671BA"/>
    <w:pPr>
      <w:ind w:left="1920"/>
      <w:jc w:val="left"/>
    </w:pPr>
    <w:rPr>
      <w:rFonts w:ascii="Times New Roman"/>
      <w:szCs w:val="21"/>
    </w:rPr>
  </w:style>
  <w:style w:type="character" w:styleId="afff6">
    <w:name w:val="FollowedHyperlink"/>
    <w:uiPriority w:val="99"/>
    <w:qFormat/>
    <w:rsid w:val="009671BA"/>
    <w:rPr>
      <w:color w:val="800080"/>
      <w:u w:val="single"/>
    </w:rPr>
  </w:style>
  <w:style w:type="paragraph" w:customStyle="1" w:styleId="a7">
    <w:name w:val="小序号"/>
    <w:basedOn w:val="ab"/>
    <w:link w:val="Char3"/>
    <w:qFormat/>
    <w:rsid w:val="009671BA"/>
    <w:pPr>
      <w:numPr>
        <w:numId w:val="21"/>
      </w:numPr>
      <w:spacing w:line="360" w:lineRule="auto"/>
    </w:pPr>
    <w:rPr>
      <w:szCs w:val="21"/>
    </w:rPr>
  </w:style>
  <w:style w:type="character" w:customStyle="1" w:styleId="Char3">
    <w:name w:val="小序号 Char"/>
    <w:link w:val="a7"/>
    <w:rsid w:val="009671BA"/>
    <w:rPr>
      <w:rFonts w:ascii="宋体"/>
      <w:kern w:val="2"/>
      <w:sz w:val="24"/>
      <w:szCs w:val="21"/>
    </w:rPr>
  </w:style>
  <w:style w:type="paragraph" w:customStyle="1" w:styleId="afff7">
    <w:name w:val="小序号内容"/>
    <w:basedOn w:val="aff9"/>
    <w:link w:val="Char4"/>
    <w:qFormat/>
    <w:rsid w:val="009671BA"/>
    <w:pPr>
      <w:spacing w:line="360" w:lineRule="auto"/>
      <w:ind w:firstLineChars="300" w:firstLine="720"/>
    </w:pPr>
    <w:rPr>
      <w:rFonts w:ascii="宋体" w:hAnsi="宋体"/>
      <w:szCs w:val="24"/>
    </w:rPr>
  </w:style>
  <w:style w:type="character" w:customStyle="1" w:styleId="Char4">
    <w:name w:val="小序号内容 Char"/>
    <w:link w:val="afff7"/>
    <w:rsid w:val="009671BA"/>
    <w:rPr>
      <w:rFonts w:ascii="宋体" w:hAnsi="宋体"/>
      <w:sz w:val="24"/>
      <w:szCs w:val="24"/>
    </w:rPr>
  </w:style>
  <w:style w:type="paragraph" w:customStyle="1" w:styleId="afff8">
    <w:name w:val="图居中"/>
    <w:basedOn w:val="aff9"/>
    <w:link w:val="Char5"/>
    <w:qFormat/>
    <w:rsid w:val="009671BA"/>
    <w:pPr>
      <w:spacing w:line="360" w:lineRule="auto"/>
      <w:ind w:firstLine="0"/>
      <w:jc w:val="center"/>
    </w:pPr>
    <w:rPr>
      <w:szCs w:val="24"/>
    </w:rPr>
  </w:style>
  <w:style w:type="character" w:customStyle="1" w:styleId="Char5">
    <w:name w:val="图居中 Char"/>
    <w:link w:val="afff8"/>
    <w:rsid w:val="009671BA"/>
    <w:rPr>
      <w:sz w:val="24"/>
      <w:szCs w:val="24"/>
    </w:rPr>
  </w:style>
  <w:style w:type="paragraph" w:customStyle="1" w:styleId="afff9">
    <w:name w:val="图题注"/>
    <w:basedOn w:val="afff2"/>
    <w:link w:val="Char6"/>
    <w:rsid w:val="009671BA"/>
    <w:pPr>
      <w:jc w:val="center"/>
    </w:pPr>
    <w:rPr>
      <w:rFonts w:ascii="Calibri Light" w:hAnsi="Calibri Light"/>
    </w:rPr>
  </w:style>
  <w:style w:type="character" w:customStyle="1" w:styleId="Char6">
    <w:name w:val="图题注 Char"/>
    <w:basedOn w:val="afff3"/>
    <w:link w:val="afff9"/>
    <w:rsid w:val="009671BA"/>
    <w:rPr>
      <w:rFonts w:ascii="Calibri Light" w:eastAsia="黑体" w:hAnsi="Calibri Light" w:cstheme="majorBidi"/>
      <w:kern w:val="2"/>
    </w:rPr>
  </w:style>
  <w:style w:type="paragraph" w:styleId="afffa">
    <w:name w:val="Normal (Web)"/>
    <w:basedOn w:val="ab"/>
    <w:uiPriority w:val="99"/>
    <w:unhideWhenUsed/>
    <w:qFormat/>
    <w:rsid w:val="009671BA"/>
    <w:pPr>
      <w:widowControl/>
      <w:spacing w:before="100" w:beforeAutospacing="1" w:after="100" w:afterAutospacing="1"/>
      <w:jc w:val="left"/>
    </w:pPr>
    <w:rPr>
      <w:rFonts w:hAnsi="宋体" w:cs="宋体"/>
      <w:kern w:val="0"/>
    </w:rPr>
  </w:style>
  <w:style w:type="paragraph" w:styleId="19">
    <w:name w:val="index 1"/>
    <w:basedOn w:val="ab"/>
    <w:next w:val="ab"/>
    <w:autoRedefine/>
    <w:rsid w:val="009671BA"/>
    <w:pPr>
      <w:jc w:val="center"/>
    </w:pPr>
    <w:rPr>
      <w:rFonts w:hAnsi="宋体"/>
      <w:b/>
      <w:bCs/>
      <w:sz w:val="28"/>
      <w:szCs w:val="28"/>
    </w:rPr>
  </w:style>
  <w:style w:type="paragraph" w:customStyle="1" w:styleId="afffb">
    <w:name w:val="标书正文"/>
    <w:basedOn w:val="ab"/>
    <w:link w:val="Char7"/>
    <w:qFormat/>
    <w:rsid w:val="009671BA"/>
    <w:pPr>
      <w:widowControl/>
      <w:spacing w:line="360" w:lineRule="auto"/>
      <w:ind w:firstLineChars="200" w:firstLine="480"/>
      <w:jc w:val="left"/>
    </w:pPr>
    <w:rPr>
      <w:rFonts w:ascii="Times New Roman"/>
      <w:kern w:val="0"/>
    </w:rPr>
  </w:style>
  <w:style w:type="character" w:customStyle="1" w:styleId="Char7">
    <w:name w:val="标书正文 Char"/>
    <w:link w:val="afffb"/>
    <w:rsid w:val="009671BA"/>
    <w:rPr>
      <w:sz w:val="24"/>
      <w:szCs w:val="24"/>
    </w:rPr>
  </w:style>
  <w:style w:type="paragraph" w:customStyle="1" w:styleId="afffc">
    <w:name w:val="正文字体"/>
    <w:link w:val="Char8"/>
    <w:autoRedefine/>
    <w:uiPriority w:val="99"/>
    <w:rsid w:val="009671BA"/>
    <w:pPr>
      <w:widowControl w:val="0"/>
      <w:adjustRightInd w:val="0"/>
      <w:snapToGrid w:val="0"/>
      <w:spacing w:line="360" w:lineRule="auto"/>
    </w:pPr>
    <w:rPr>
      <w:sz w:val="24"/>
      <w:szCs w:val="24"/>
    </w:rPr>
  </w:style>
  <w:style w:type="character" w:customStyle="1" w:styleId="Char8">
    <w:name w:val="正文字体 Char"/>
    <w:link w:val="afffc"/>
    <w:uiPriority w:val="99"/>
    <w:rsid w:val="009671BA"/>
    <w:rPr>
      <w:sz w:val="24"/>
      <w:szCs w:val="24"/>
    </w:rPr>
  </w:style>
  <w:style w:type="paragraph" w:customStyle="1" w:styleId="afffd">
    <w:name w:val="图形居中"/>
    <w:basedOn w:val="afffc"/>
    <w:link w:val="Char9"/>
    <w:qFormat/>
    <w:rsid w:val="009671BA"/>
    <w:pPr>
      <w:jc w:val="center"/>
    </w:pPr>
  </w:style>
  <w:style w:type="character" w:customStyle="1" w:styleId="Char9">
    <w:name w:val="图形居中 Char"/>
    <w:link w:val="afffd"/>
    <w:rsid w:val="009671BA"/>
    <w:rPr>
      <w:sz w:val="24"/>
      <w:szCs w:val="24"/>
    </w:rPr>
  </w:style>
  <w:style w:type="paragraph" w:styleId="afffe">
    <w:name w:val="annotation text"/>
    <w:basedOn w:val="ab"/>
    <w:link w:val="affff"/>
    <w:uiPriority w:val="99"/>
    <w:unhideWhenUsed/>
    <w:qFormat/>
    <w:rsid w:val="009671BA"/>
    <w:pPr>
      <w:widowControl/>
      <w:spacing w:line="360" w:lineRule="auto"/>
      <w:jc w:val="left"/>
    </w:pPr>
    <w:rPr>
      <w:rFonts w:hAnsi="宋体" w:cs="宋体"/>
      <w:kern w:val="0"/>
    </w:rPr>
  </w:style>
  <w:style w:type="character" w:customStyle="1" w:styleId="affff">
    <w:name w:val="批注文字 字符"/>
    <w:link w:val="afffe"/>
    <w:uiPriority w:val="99"/>
    <w:qFormat/>
    <w:rsid w:val="009671BA"/>
    <w:rPr>
      <w:rFonts w:ascii="宋体" w:hAnsi="宋体" w:cs="宋体"/>
      <w:sz w:val="24"/>
      <w:szCs w:val="24"/>
    </w:rPr>
  </w:style>
  <w:style w:type="character" w:customStyle="1" w:styleId="Chara">
    <w:name w:val="批注文字 Char"/>
    <w:basedOn w:val="ac"/>
    <w:uiPriority w:val="99"/>
    <w:qFormat/>
    <w:rsid w:val="009671BA"/>
    <w:rPr>
      <w:rFonts w:ascii="宋体"/>
      <w:kern w:val="2"/>
      <w:sz w:val="24"/>
      <w:szCs w:val="24"/>
    </w:rPr>
  </w:style>
  <w:style w:type="character" w:styleId="affff0">
    <w:name w:val="annotation reference"/>
    <w:uiPriority w:val="99"/>
    <w:unhideWhenUsed/>
    <w:qFormat/>
    <w:rsid w:val="009671BA"/>
    <w:rPr>
      <w:sz w:val="21"/>
      <w:szCs w:val="21"/>
    </w:rPr>
  </w:style>
  <w:style w:type="paragraph" w:customStyle="1" w:styleId="affff1">
    <w:name w:val="段"/>
    <w:link w:val="Charb"/>
    <w:rsid w:val="009671BA"/>
    <w:pPr>
      <w:widowControl w:val="0"/>
      <w:autoSpaceDE w:val="0"/>
      <w:autoSpaceDN w:val="0"/>
      <w:adjustRightInd w:val="0"/>
      <w:snapToGrid w:val="0"/>
      <w:spacing w:line="300" w:lineRule="auto"/>
      <w:ind w:firstLineChars="200" w:firstLine="200"/>
      <w:jc w:val="both"/>
    </w:pPr>
    <w:rPr>
      <w:rFonts w:ascii="宋体"/>
      <w:noProof/>
      <w:sz w:val="24"/>
    </w:rPr>
  </w:style>
  <w:style w:type="character" w:customStyle="1" w:styleId="Charb">
    <w:name w:val="段 Char"/>
    <w:link w:val="affff1"/>
    <w:rsid w:val="009671BA"/>
    <w:rPr>
      <w:rFonts w:ascii="宋体"/>
      <w:noProof/>
      <w:sz w:val="24"/>
    </w:rPr>
  </w:style>
  <w:style w:type="paragraph" w:styleId="affff2">
    <w:name w:val="annotation subject"/>
    <w:basedOn w:val="afffe"/>
    <w:next w:val="afffe"/>
    <w:link w:val="1a"/>
    <w:uiPriority w:val="99"/>
    <w:qFormat/>
    <w:rsid w:val="009671BA"/>
    <w:pPr>
      <w:widowControl w:val="0"/>
      <w:spacing w:line="240" w:lineRule="auto"/>
    </w:pPr>
    <w:rPr>
      <w:rFonts w:hAnsi="Times New Roman" w:cs="Times New Roman"/>
      <w:b/>
      <w:bCs/>
      <w:kern w:val="2"/>
    </w:rPr>
  </w:style>
  <w:style w:type="character" w:customStyle="1" w:styleId="1a">
    <w:name w:val="批注主题 字符1"/>
    <w:basedOn w:val="Chara"/>
    <w:link w:val="affff2"/>
    <w:uiPriority w:val="99"/>
    <w:qFormat/>
    <w:rsid w:val="009671BA"/>
    <w:rPr>
      <w:rFonts w:ascii="宋体"/>
      <w:b/>
      <w:bCs/>
      <w:kern w:val="2"/>
      <w:sz w:val="24"/>
      <w:szCs w:val="24"/>
    </w:rPr>
  </w:style>
  <w:style w:type="paragraph" w:customStyle="1" w:styleId="affff3">
    <w:name w:val="a正文居中"/>
    <w:basedOn w:val="ab"/>
    <w:rsid w:val="009671BA"/>
    <w:pPr>
      <w:widowControl/>
      <w:jc w:val="center"/>
    </w:pPr>
    <w:rPr>
      <w:rFonts w:ascii="Times New Roman"/>
    </w:rPr>
  </w:style>
  <w:style w:type="paragraph" w:customStyle="1" w:styleId="affff4">
    <w:name w:val="a正文段落"/>
    <w:basedOn w:val="ab"/>
    <w:rsid w:val="009671BA"/>
    <w:pPr>
      <w:spacing w:line="300" w:lineRule="auto"/>
      <w:ind w:firstLineChars="200" w:firstLine="200"/>
      <w:jc w:val="left"/>
    </w:pPr>
    <w:rPr>
      <w:rFonts w:ascii="Times New Roman"/>
    </w:rPr>
  </w:style>
  <w:style w:type="paragraph" w:customStyle="1" w:styleId="a6">
    <w:name w:val="a图示"/>
    <w:basedOn w:val="affff3"/>
    <w:next w:val="affff3"/>
    <w:rsid w:val="009671BA"/>
    <w:pPr>
      <w:numPr>
        <w:numId w:val="22"/>
      </w:numPr>
      <w:spacing w:beforeLines="20" w:before="20"/>
    </w:pPr>
    <w:rPr>
      <w:rFonts w:eastAsia="黑体"/>
    </w:rPr>
  </w:style>
  <w:style w:type="paragraph" w:customStyle="1" w:styleId="a02">
    <w:name w:val="样式 a图示 + 段前: 0.2 行"/>
    <w:basedOn w:val="a6"/>
    <w:rsid w:val="009671BA"/>
    <w:pPr>
      <w:spacing w:afterLines="20" w:after="20"/>
    </w:pPr>
    <w:rPr>
      <w:rFonts w:cs="宋体"/>
      <w:szCs w:val="20"/>
    </w:rPr>
  </w:style>
  <w:style w:type="paragraph" w:customStyle="1" w:styleId="a1">
    <w:name w:val="a标题 1"/>
    <w:basedOn w:val="ab"/>
    <w:next w:val="affff4"/>
    <w:rsid w:val="009671BA"/>
    <w:pPr>
      <w:keepNext/>
      <w:widowControl/>
      <w:numPr>
        <w:numId w:val="23"/>
      </w:numPr>
      <w:spacing w:line="360" w:lineRule="auto"/>
      <w:outlineLvl w:val="0"/>
    </w:pPr>
    <w:rPr>
      <w:rFonts w:ascii="Times New Roman" w:eastAsia="黑体"/>
    </w:rPr>
  </w:style>
  <w:style w:type="paragraph" w:customStyle="1" w:styleId="a2">
    <w:name w:val="a标题 2"/>
    <w:basedOn w:val="ab"/>
    <w:next w:val="affff4"/>
    <w:rsid w:val="009671BA"/>
    <w:pPr>
      <w:keepNext/>
      <w:widowControl/>
      <w:numPr>
        <w:ilvl w:val="1"/>
        <w:numId w:val="23"/>
      </w:numPr>
      <w:spacing w:line="360" w:lineRule="auto"/>
      <w:outlineLvl w:val="1"/>
    </w:pPr>
    <w:rPr>
      <w:rFonts w:ascii="Times New Roman" w:eastAsia="黑体"/>
    </w:rPr>
  </w:style>
  <w:style w:type="paragraph" w:customStyle="1" w:styleId="a3">
    <w:name w:val="a标题 3"/>
    <w:basedOn w:val="ab"/>
    <w:next w:val="affff4"/>
    <w:rsid w:val="009671BA"/>
    <w:pPr>
      <w:keepNext/>
      <w:widowControl/>
      <w:numPr>
        <w:ilvl w:val="2"/>
        <w:numId w:val="23"/>
      </w:numPr>
      <w:spacing w:line="360" w:lineRule="auto"/>
      <w:outlineLvl w:val="2"/>
    </w:pPr>
    <w:rPr>
      <w:rFonts w:ascii="Times New Roman" w:eastAsia="黑体"/>
    </w:rPr>
  </w:style>
  <w:style w:type="paragraph" w:customStyle="1" w:styleId="a4">
    <w:name w:val="a标题 4"/>
    <w:basedOn w:val="ab"/>
    <w:next w:val="affff4"/>
    <w:rsid w:val="009671BA"/>
    <w:pPr>
      <w:keepNext/>
      <w:widowControl/>
      <w:numPr>
        <w:ilvl w:val="3"/>
        <w:numId w:val="23"/>
      </w:numPr>
      <w:spacing w:line="360" w:lineRule="auto"/>
      <w:outlineLvl w:val="3"/>
    </w:pPr>
    <w:rPr>
      <w:rFonts w:ascii="Times New Roman" w:eastAsia="黑体"/>
    </w:rPr>
  </w:style>
  <w:style w:type="paragraph" w:customStyle="1" w:styleId="a5">
    <w:name w:val="a标题 5"/>
    <w:basedOn w:val="ab"/>
    <w:next w:val="affff4"/>
    <w:rsid w:val="009671BA"/>
    <w:pPr>
      <w:keepNext/>
      <w:widowControl/>
      <w:numPr>
        <w:ilvl w:val="4"/>
        <w:numId w:val="23"/>
      </w:numPr>
      <w:spacing w:line="360" w:lineRule="auto"/>
      <w:outlineLvl w:val="4"/>
    </w:pPr>
    <w:rPr>
      <w:rFonts w:ascii="Times New Roman" w:eastAsia="黑体"/>
    </w:rPr>
  </w:style>
  <w:style w:type="paragraph" w:customStyle="1" w:styleId="a0">
    <w:name w:val="a表头"/>
    <w:basedOn w:val="ab"/>
    <w:next w:val="affff4"/>
    <w:rsid w:val="009671BA"/>
    <w:pPr>
      <w:widowControl/>
      <w:numPr>
        <w:numId w:val="24"/>
      </w:numPr>
      <w:spacing w:line="300" w:lineRule="auto"/>
      <w:jc w:val="center"/>
    </w:pPr>
    <w:rPr>
      <w:rFonts w:ascii="Times New Roman" w:eastAsia="黑体"/>
    </w:rPr>
  </w:style>
  <w:style w:type="paragraph" w:customStyle="1" w:styleId="GS3C">
    <w:name w:val="GS3图表_C表格内标题"/>
    <w:link w:val="GS3CChar"/>
    <w:autoRedefine/>
    <w:qFormat/>
    <w:rsid w:val="009671BA"/>
    <w:pPr>
      <w:adjustRightInd w:val="0"/>
      <w:spacing w:beforeLines="20" w:before="48" w:afterLines="20" w:after="48"/>
      <w:jc w:val="center"/>
    </w:pPr>
    <w:rPr>
      <w:rFonts w:ascii="Calibri" w:hAnsi="Calibri"/>
      <w:b/>
      <w:color w:val="000000"/>
      <w:sz w:val="21"/>
      <w:szCs w:val="21"/>
      <w:lang w:eastAsia="en-US" w:bidi="en-US"/>
    </w:rPr>
  </w:style>
  <w:style w:type="character" w:customStyle="1" w:styleId="GS3CChar">
    <w:name w:val="GS3图表_C表格内标题 Char"/>
    <w:link w:val="GS3C"/>
    <w:rsid w:val="009671BA"/>
    <w:rPr>
      <w:rFonts w:ascii="Calibri" w:hAnsi="Calibri"/>
      <w:b/>
      <w:color w:val="000000"/>
      <w:sz w:val="21"/>
      <w:szCs w:val="21"/>
      <w:lang w:eastAsia="en-US" w:bidi="en-US"/>
    </w:rPr>
  </w:style>
  <w:style w:type="paragraph" w:customStyle="1" w:styleId="GS3D">
    <w:name w:val="GS3图表_D表格内正文_居中"/>
    <w:autoRedefine/>
    <w:qFormat/>
    <w:rsid w:val="009671BA"/>
    <w:pPr>
      <w:adjustRightInd w:val="0"/>
      <w:snapToGrid w:val="0"/>
      <w:spacing w:beforeLines="25" w:before="60" w:afterLines="25" w:after="60"/>
      <w:jc w:val="center"/>
    </w:pPr>
    <w:rPr>
      <w:kern w:val="2"/>
      <w:sz w:val="21"/>
      <w:lang w:bidi="en-US"/>
    </w:rPr>
  </w:style>
  <w:style w:type="paragraph" w:customStyle="1" w:styleId="N4">
    <w:name w:val="N章4表外标题"/>
    <w:basedOn w:val="ab"/>
    <w:link w:val="N4Char"/>
    <w:qFormat/>
    <w:rsid w:val="009671BA"/>
    <w:pPr>
      <w:numPr>
        <w:numId w:val="25"/>
      </w:numPr>
      <w:adjustRightInd w:val="0"/>
      <w:snapToGrid w:val="0"/>
      <w:spacing w:beforeLines="50" w:before="120" w:afterLines="50" w:after="120"/>
      <w:jc w:val="center"/>
    </w:pPr>
    <w:rPr>
      <w:rFonts w:ascii="Times New Roman"/>
      <w:b/>
      <w:lang w:val="x-none" w:eastAsia="x-none"/>
    </w:rPr>
  </w:style>
  <w:style w:type="character" w:customStyle="1" w:styleId="N4Char">
    <w:name w:val="N章4表外标题 Char"/>
    <w:link w:val="N4"/>
    <w:rsid w:val="009671BA"/>
    <w:rPr>
      <w:b/>
      <w:kern w:val="2"/>
      <w:sz w:val="24"/>
      <w:szCs w:val="24"/>
      <w:lang w:val="x-none" w:eastAsia="x-none"/>
    </w:rPr>
  </w:style>
  <w:style w:type="paragraph" w:customStyle="1" w:styleId="GS3D0">
    <w:name w:val="GS3图表_D表格内正文_左对齐"/>
    <w:link w:val="GS3DChar"/>
    <w:autoRedefine/>
    <w:qFormat/>
    <w:rsid w:val="009671BA"/>
    <w:pPr>
      <w:adjustRightInd w:val="0"/>
      <w:snapToGrid w:val="0"/>
      <w:spacing w:beforeLines="25" w:before="25" w:afterLines="25" w:after="25"/>
    </w:pPr>
    <w:rPr>
      <w:rFonts w:ascii="宋体" w:hAnsi="宋体"/>
      <w:kern w:val="2"/>
      <w:sz w:val="21"/>
      <w:szCs w:val="21"/>
    </w:rPr>
  </w:style>
  <w:style w:type="character" w:customStyle="1" w:styleId="GS3DChar">
    <w:name w:val="GS3图表_D表格内正文_左对齐 Char"/>
    <w:link w:val="GS3D0"/>
    <w:rsid w:val="009671BA"/>
    <w:rPr>
      <w:rFonts w:ascii="宋体" w:hAnsi="宋体"/>
      <w:kern w:val="2"/>
      <w:sz w:val="21"/>
      <w:szCs w:val="21"/>
    </w:rPr>
  </w:style>
  <w:style w:type="paragraph" w:customStyle="1" w:styleId="N">
    <w:name w:val="N表格正文（居中）"/>
    <w:qFormat/>
    <w:rsid w:val="009671BA"/>
    <w:pPr>
      <w:adjustRightInd w:val="0"/>
      <w:snapToGrid w:val="0"/>
      <w:spacing w:beforeLines="20" w:before="48" w:afterLines="20" w:after="48"/>
      <w:jc w:val="center"/>
    </w:pPr>
    <w:rPr>
      <w:sz w:val="21"/>
      <w:szCs w:val="21"/>
      <w:lang w:bidi="en-US"/>
    </w:rPr>
  </w:style>
  <w:style w:type="paragraph" w:customStyle="1" w:styleId="N5">
    <w:name w:val="N章5表外标题"/>
    <w:basedOn w:val="ab"/>
    <w:link w:val="N5Char"/>
    <w:qFormat/>
    <w:rsid w:val="009671BA"/>
    <w:pPr>
      <w:adjustRightInd w:val="0"/>
      <w:snapToGrid w:val="0"/>
      <w:spacing w:beforeLines="50" w:before="120" w:afterLines="50" w:after="120"/>
      <w:jc w:val="center"/>
    </w:pPr>
    <w:rPr>
      <w:rFonts w:ascii="Times New Roman"/>
      <w:b/>
      <w:lang w:val="x-none" w:eastAsia="x-none"/>
    </w:rPr>
  </w:style>
  <w:style w:type="character" w:customStyle="1" w:styleId="N5Char">
    <w:name w:val="N章5表外标题 Char"/>
    <w:link w:val="N5"/>
    <w:rsid w:val="009671BA"/>
    <w:rPr>
      <w:b/>
      <w:kern w:val="2"/>
      <w:sz w:val="24"/>
      <w:szCs w:val="24"/>
      <w:lang w:val="x-none" w:eastAsia="x-none"/>
    </w:rPr>
  </w:style>
  <w:style w:type="paragraph" w:customStyle="1" w:styleId="1251">
    <w:name w:val="样式 行距: 多倍行距 1.25 字行1"/>
    <w:basedOn w:val="ab"/>
    <w:autoRedefine/>
    <w:rsid w:val="009671BA"/>
    <w:pPr>
      <w:numPr>
        <w:numId w:val="26"/>
      </w:numPr>
      <w:adjustRightInd w:val="0"/>
      <w:spacing w:line="300" w:lineRule="auto"/>
      <w:ind w:left="0" w:firstLine="482"/>
      <w:textAlignment w:val="baseline"/>
    </w:pPr>
    <w:rPr>
      <w:rFonts w:ascii="Times New Roman" w:cs="宋体"/>
      <w:color w:val="000000"/>
      <w:kern w:val="0"/>
      <w:szCs w:val="20"/>
    </w:rPr>
  </w:style>
  <w:style w:type="paragraph" w:styleId="affff5">
    <w:name w:val="Subtitle"/>
    <w:basedOn w:val="ab"/>
    <w:next w:val="ab"/>
    <w:link w:val="1b"/>
    <w:uiPriority w:val="11"/>
    <w:qFormat/>
    <w:rsid w:val="009671BA"/>
    <w:pPr>
      <w:widowControl/>
      <w:spacing w:before="240" w:after="60" w:line="312" w:lineRule="auto"/>
      <w:jc w:val="center"/>
      <w:outlineLvl w:val="1"/>
    </w:pPr>
    <w:rPr>
      <w:rFonts w:ascii="Calibri Light" w:hAnsi="Calibri Light"/>
      <w:b/>
      <w:bCs/>
      <w:kern w:val="28"/>
      <w:sz w:val="32"/>
      <w:szCs w:val="32"/>
    </w:rPr>
  </w:style>
  <w:style w:type="character" w:customStyle="1" w:styleId="1b">
    <w:name w:val="副标题 字符1"/>
    <w:basedOn w:val="ac"/>
    <w:link w:val="affff5"/>
    <w:uiPriority w:val="11"/>
    <w:qFormat/>
    <w:rsid w:val="009671BA"/>
    <w:rPr>
      <w:rFonts w:ascii="Calibri Light" w:hAnsi="Calibri Light"/>
      <w:b/>
      <w:bCs/>
      <w:kern w:val="28"/>
      <w:sz w:val="32"/>
      <w:szCs w:val="32"/>
    </w:rPr>
  </w:style>
  <w:style w:type="character" w:styleId="affff6">
    <w:name w:val="Strong"/>
    <w:uiPriority w:val="22"/>
    <w:qFormat/>
    <w:rsid w:val="009671BA"/>
    <w:rPr>
      <w:b/>
      <w:bCs/>
      <w:color w:val="auto"/>
    </w:rPr>
  </w:style>
  <w:style w:type="character" w:styleId="affff7">
    <w:name w:val="Emphasis"/>
    <w:uiPriority w:val="20"/>
    <w:qFormat/>
    <w:rsid w:val="009671BA"/>
    <w:rPr>
      <w:i/>
      <w:iCs/>
    </w:rPr>
  </w:style>
  <w:style w:type="character" w:customStyle="1" w:styleId="1c">
    <w:name w:val="标题 1 字符"/>
    <w:uiPriority w:val="9"/>
    <w:qFormat/>
    <w:locked/>
    <w:rsid w:val="009671BA"/>
    <w:rPr>
      <w:rFonts w:ascii="Book Antiqua" w:eastAsia="宋体" w:hAnsi="Book Antiqua" w:cs="Book Antiqua"/>
      <w:b/>
      <w:bCs/>
      <w:color w:val="005A9A"/>
      <w:kern w:val="36"/>
      <w:sz w:val="44"/>
      <w:szCs w:val="84"/>
    </w:rPr>
  </w:style>
  <w:style w:type="character" w:customStyle="1" w:styleId="24">
    <w:name w:val="标题 2 字符"/>
    <w:uiPriority w:val="9"/>
    <w:qFormat/>
    <w:locked/>
    <w:rsid w:val="009671BA"/>
    <w:rPr>
      <w:rFonts w:ascii="Book Antiqua" w:eastAsia="宋体" w:hAnsi="Book Antiqua" w:cs="Book Antiqua"/>
      <w:b/>
      <w:bCs/>
      <w:color w:val="005A9A"/>
      <w:sz w:val="32"/>
      <w:szCs w:val="32"/>
    </w:rPr>
  </w:style>
  <w:style w:type="character" w:customStyle="1" w:styleId="affff8">
    <w:name w:val="页脚 字符"/>
    <w:uiPriority w:val="99"/>
    <w:qFormat/>
    <w:locked/>
    <w:rsid w:val="009671BA"/>
    <w:rPr>
      <w:rFonts w:ascii="Book Antiqua" w:eastAsia="宋体" w:hAnsi="Book Antiqua" w:cs="Book Antiqua" w:hint="eastAsia"/>
      <w:color w:val="000000"/>
      <w:sz w:val="20"/>
      <w:szCs w:val="20"/>
    </w:rPr>
  </w:style>
  <w:style w:type="character" w:customStyle="1" w:styleId="affff9">
    <w:name w:val="页眉 字符"/>
    <w:uiPriority w:val="99"/>
    <w:qFormat/>
    <w:locked/>
    <w:rsid w:val="009671BA"/>
    <w:rPr>
      <w:rFonts w:ascii="宋体" w:eastAsia="宋体" w:hAnsi="宋体" w:cs="宋体" w:hint="eastAsia"/>
      <w:sz w:val="18"/>
      <w:szCs w:val="18"/>
    </w:rPr>
  </w:style>
  <w:style w:type="character" w:customStyle="1" w:styleId="40">
    <w:name w:val="标题 4 字符"/>
    <w:uiPriority w:val="9"/>
    <w:qFormat/>
    <w:rsid w:val="009671BA"/>
    <w:rPr>
      <w:rFonts w:ascii="Calibri Light" w:eastAsia="宋体" w:hAnsi="Calibri Light" w:cs="Times New Roman"/>
      <w:b/>
      <w:bCs/>
      <w:sz w:val="28"/>
      <w:szCs w:val="28"/>
    </w:rPr>
  </w:style>
  <w:style w:type="paragraph" w:customStyle="1" w:styleId="25">
    <w:name w:val="列出段落2"/>
    <w:basedOn w:val="ab"/>
    <w:uiPriority w:val="99"/>
    <w:qFormat/>
    <w:rsid w:val="009671BA"/>
    <w:pPr>
      <w:widowControl/>
      <w:spacing w:line="360" w:lineRule="auto"/>
      <w:ind w:firstLineChars="200" w:firstLine="420"/>
      <w:jc w:val="left"/>
    </w:pPr>
    <w:rPr>
      <w:rFonts w:hAnsi="宋体" w:cs="宋体"/>
      <w:kern w:val="0"/>
    </w:rPr>
  </w:style>
  <w:style w:type="character" w:customStyle="1" w:styleId="bjh-h3">
    <w:name w:val="bjh-h3"/>
    <w:rsid w:val="009671BA"/>
  </w:style>
  <w:style w:type="character" w:customStyle="1" w:styleId="bjh-p">
    <w:name w:val="bjh-p"/>
    <w:rsid w:val="009671BA"/>
  </w:style>
  <w:style w:type="character" w:customStyle="1" w:styleId="bjh-strong">
    <w:name w:val="bjh-strong"/>
    <w:rsid w:val="009671BA"/>
  </w:style>
  <w:style w:type="character" w:customStyle="1" w:styleId="bjh-image-caption">
    <w:name w:val="bjh-image-caption"/>
    <w:rsid w:val="009671BA"/>
  </w:style>
  <w:style w:type="character" w:customStyle="1" w:styleId="pl-c3">
    <w:name w:val="pl-c3"/>
    <w:rsid w:val="009671BA"/>
    <w:rPr>
      <w:color w:val="6A737D"/>
    </w:rPr>
  </w:style>
  <w:style w:type="character" w:customStyle="1" w:styleId="pl-k1">
    <w:name w:val="pl-k1"/>
    <w:rsid w:val="009671BA"/>
    <w:rPr>
      <w:color w:val="D73A49"/>
    </w:rPr>
  </w:style>
  <w:style w:type="character" w:customStyle="1" w:styleId="pl-en2">
    <w:name w:val="pl-en2"/>
    <w:rsid w:val="009671BA"/>
    <w:rPr>
      <w:color w:val="6F42C1"/>
    </w:rPr>
  </w:style>
  <w:style w:type="character" w:customStyle="1" w:styleId="pl-c11">
    <w:name w:val="pl-c11"/>
    <w:rsid w:val="009671BA"/>
    <w:rPr>
      <w:color w:val="005CC5"/>
    </w:rPr>
  </w:style>
  <w:style w:type="character" w:customStyle="1" w:styleId="pl-smi1">
    <w:name w:val="pl-smi1"/>
    <w:rsid w:val="009671BA"/>
    <w:rPr>
      <w:color w:val="24292E"/>
    </w:rPr>
  </w:style>
  <w:style w:type="character" w:customStyle="1" w:styleId="pl-v2">
    <w:name w:val="pl-v2"/>
    <w:rsid w:val="009671BA"/>
    <w:rPr>
      <w:color w:val="E36209"/>
    </w:rPr>
  </w:style>
  <w:style w:type="character" w:customStyle="1" w:styleId="pl-s2">
    <w:name w:val="pl-s2"/>
    <w:rsid w:val="009671BA"/>
    <w:rPr>
      <w:color w:val="032F62"/>
    </w:rPr>
  </w:style>
  <w:style w:type="character" w:customStyle="1" w:styleId="pl-pds1">
    <w:name w:val="pl-pds1"/>
    <w:rsid w:val="009671BA"/>
    <w:rPr>
      <w:color w:val="032F62"/>
    </w:rPr>
  </w:style>
  <w:style w:type="paragraph" w:styleId="affffa">
    <w:name w:val="Body Text First Indent"/>
    <w:basedOn w:val="aff0"/>
    <w:link w:val="affffb"/>
    <w:rsid w:val="009671BA"/>
    <w:pPr>
      <w:spacing w:after="120" w:line="240" w:lineRule="auto"/>
      <w:ind w:firstLineChars="100" w:firstLine="420"/>
    </w:pPr>
    <w:rPr>
      <w:i w:val="0"/>
      <w:iCs w:val="0"/>
    </w:rPr>
  </w:style>
  <w:style w:type="character" w:customStyle="1" w:styleId="affffb">
    <w:name w:val="正文文本首行缩进 字符"/>
    <w:basedOn w:val="aff1"/>
    <w:link w:val="affffa"/>
    <w:rsid w:val="009671BA"/>
    <w:rPr>
      <w:rFonts w:ascii="宋体"/>
      <w:i w:val="0"/>
      <w:iCs w:val="0"/>
      <w:kern w:val="2"/>
      <w:sz w:val="24"/>
      <w:szCs w:val="24"/>
    </w:rPr>
  </w:style>
  <w:style w:type="paragraph" w:customStyle="1" w:styleId="42">
    <w:name w:val="4"/>
    <w:uiPriority w:val="99"/>
    <w:qFormat/>
    <w:rsid w:val="009671BA"/>
    <w:pPr>
      <w:widowControl w:val="0"/>
      <w:jc w:val="both"/>
    </w:pPr>
    <w:rPr>
      <w:rFonts w:ascii="宋体"/>
      <w:kern w:val="2"/>
      <w:sz w:val="24"/>
      <w:szCs w:val="24"/>
    </w:rPr>
  </w:style>
  <w:style w:type="paragraph" w:customStyle="1" w:styleId="150">
    <w:name w:val="一般正文15"/>
    <w:basedOn w:val="ab"/>
    <w:rsid w:val="009671BA"/>
    <w:pPr>
      <w:widowControl/>
      <w:adjustRightInd w:val="0"/>
      <w:snapToGrid w:val="0"/>
      <w:spacing w:line="360" w:lineRule="auto"/>
      <w:ind w:firstLineChars="200" w:firstLine="562"/>
      <w:jc w:val="left"/>
      <w:textAlignment w:val="baseline"/>
    </w:pPr>
    <w:rPr>
      <w:rFonts w:ascii="Times New Roman" w:hAnsi="宋体"/>
      <w:kern w:val="0"/>
      <w:szCs w:val="28"/>
    </w:rPr>
  </w:style>
  <w:style w:type="paragraph" w:customStyle="1" w:styleId="-">
    <w:name w:val="正文-缩进"/>
    <w:basedOn w:val="ab"/>
    <w:link w:val="-Char"/>
    <w:qFormat/>
    <w:rsid w:val="009671BA"/>
    <w:pPr>
      <w:adjustRightInd w:val="0"/>
      <w:snapToGrid w:val="0"/>
      <w:spacing w:line="360" w:lineRule="auto"/>
      <w:ind w:firstLineChars="200" w:firstLine="200"/>
    </w:pPr>
    <w:rPr>
      <w:rFonts w:ascii="Times New Roman"/>
      <w:sz w:val="28"/>
    </w:rPr>
  </w:style>
  <w:style w:type="character" w:customStyle="1" w:styleId="-Char">
    <w:name w:val="正文-缩进 Char"/>
    <w:link w:val="-"/>
    <w:rsid w:val="009671BA"/>
    <w:rPr>
      <w:kern w:val="2"/>
      <w:sz w:val="28"/>
      <w:szCs w:val="24"/>
    </w:rPr>
  </w:style>
  <w:style w:type="paragraph" w:customStyle="1" w:styleId="1d">
    <w:name w:val="样式1"/>
    <w:basedOn w:val="TOC5"/>
    <w:next w:val="aff7"/>
    <w:link w:val="1Char0"/>
    <w:qFormat/>
    <w:rsid w:val="009671BA"/>
    <w:pPr>
      <w:ind w:left="425" w:hanging="425"/>
    </w:pPr>
  </w:style>
  <w:style w:type="character" w:customStyle="1" w:styleId="1Char0">
    <w:name w:val="样式1 Char"/>
    <w:link w:val="1d"/>
    <w:rsid w:val="009671BA"/>
    <w:rPr>
      <w:kern w:val="2"/>
      <w:sz w:val="24"/>
      <w:szCs w:val="21"/>
    </w:rPr>
  </w:style>
  <w:style w:type="character" w:customStyle="1" w:styleId="LChar">
    <w:name w:val="L正文 Char"/>
    <w:link w:val="L"/>
    <w:rsid w:val="009671BA"/>
    <w:rPr>
      <w:szCs w:val="24"/>
    </w:rPr>
  </w:style>
  <w:style w:type="paragraph" w:customStyle="1" w:styleId="L">
    <w:name w:val="L正文"/>
    <w:basedOn w:val="ab"/>
    <w:link w:val="LChar"/>
    <w:qFormat/>
    <w:rsid w:val="009671BA"/>
    <w:pPr>
      <w:spacing w:line="360" w:lineRule="auto"/>
      <w:ind w:firstLineChars="200" w:firstLine="420"/>
    </w:pPr>
    <w:rPr>
      <w:rFonts w:ascii="Times New Roman"/>
      <w:kern w:val="0"/>
      <w:sz w:val="20"/>
    </w:rPr>
  </w:style>
  <w:style w:type="character" w:customStyle="1" w:styleId="description">
    <w:name w:val="description"/>
    <w:rsid w:val="009671BA"/>
  </w:style>
  <w:style w:type="paragraph" w:customStyle="1" w:styleId="KTDataDef23">
    <w:name w:val="样式 KTDataDef正文宋体小四首行缩进两字符 + 首行缩进:  2 字符3"/>
    <w:basedOn w:val="ab"/>
    <w:next w:val="ab"/>
    <w:rsid w:val="009671BA"/>
    <w:pPr>
      <w:spacing w:line="360" w:lineRule="auto"/>
      <w:ind w:firstLineChars="200" w:firstLine="480"/>
    </w:pPr>
    <w:rPr>
      <w:rFonts w:ascii="Times New Roman" w:cs="宋体"/>
      <w:szCs w:val="20"/>
    </w:rPr>
  </w:style>
  <w:style w:type="paragraph" w:customStyle="1" w:styleId="affffc">
    <w:name w:val="正文内容"/>
    <w:basedOn w:val="ab"/>
    <w:qFormat/>
    <w:rsid w:val="009671BA"/>
    <w:pPr>
      <w:spacing w:before="120" w:after="120" w:line="360" w:lineRule="auto"/>
      <w:ind w:firstLineChars="200" w:firstLine="480"/>
      <w:jc w:val="left"/>
    </w:pPr>
    <w:rPr>
      <w:rFonts w:ascii="Times New Roman"/>
      <w:szCs w:val="20"/>
    </w:rPr>
  </w:style>
  <w:style w:type="character" w:customStyle="1" w:styleId="50">
    <w:name w:val="标题 5 字符"/>
    <w:uiPriority w:val="9"/>
    <w:qFormat/>
    <w:rsid w:val="009671BA"/>
    <w:rPr>
      <w:rFonts w:ascii="黑体" w:eastAsia="黑体"/>
      <w:bCs/>
      <w:kern w:val="44"/>
      <w:sz w:val="21"/>
      <w:szCs w:val="21"/>
    </w:rPr>
  </w:style>
  <w:style w:type="character" w:customStyle="1" w:styleId="60">
    <w:name w:val="标题 6 字符"/>
    <w:uiPriority w:val="9"/>
    <w:qFormat/>
    <w:rsid w:val="009671BA"/>
    <w:rPr>
      <w:rFonts w:ascii="Arial" w:eastAsia="黑体" w:hAnsi="Arial"/>
      <w:b/>
      <w:bCs/>
      <w:kern w:val="2"/>
      <w:sz w:val="24"/>
      <w:szCs w:val="24"/>
    </w:rPr>
  </w:style>
  <w:style w:type="character" w:customStyle="1" w:styleId="affffd">
    <w:name w:val="标题 字符"/>
    <w:uiPriority w:val="10"/>
    <w:qFormat/>
    <w:rsid w:val="009671BA"/>
    <w:rPr>
      <w:rFonts w:ascii="Arial" w:hAnsi="Arial"/>
      <w:b/>
      <w:kern w:val="2"/>
      <w:sz w:val="24"/>
    </w:rPr>
  </w:style>
  <w:style w:type="character" w:customStyle="1" w:styleId="affffe">
    <w:name w:val="副标题 字符"/>
    <w:uiPriority w:val="11"/>
    <w:qFormat/>
    <w:rsid w:val="009671BA"/>
    <w:rPr>
      <w:rFonts w:ascii="Calibri Light" w:hAnsi="Calibri Light"/>
      <w:b/>
      <w:bCs/>
      <w:kern w:val="28"/>
      <w:sz w:val="32"/>
      <w:szCs w:val="32"/>
    </w:rPr>
  </w:style>
  <w:style w:type="character" w:customStyle="1" w:styleId="afffff">
    <w:name w:val="批注主题 字符"/>
    <w:uiPriority w:val="99"/>
    <w:qFormat/>
    <w:rsid w:val="009671BA"/>
    <w:rPr>
      <w:rFonts w:ascii="宋体" w:hAnsi="宋体" w:cs="宋体"/>
      <w:b/>
      <w:bCs/>
      <w:sz w:val="24"/>
      <w:szCs w:val="24"/>
    </w:rPr>
  </w:style>
  <w:style w:type="character" w:customStyle="1" w:styleId="item">
    <w:name w:val="item"/>
    <w:basedOn w:val="ac"/>
    <w:rsid w:val="009671BA"/>
  </w:style>
  <w:style w:type="paragraph" w:customStyle="1" w:styleId="37">
    <w:name w:val="3"/>
    <w:rsid w:val="009671BA"/>
    <w:pPr>
      <w:widowControl w:val="0"/>
      <w:jc w:val="both"/>
    </w:pPr>
    <w:rPr>
      <w:rFonts w:ascii="宋体"/>
      <w:kern w:val="2"/>
      <w:sz w:val="24"/>
      <w:szCs w:val="24"/>
    </w:rPr>
  </w:style>
  <w:style w:type="paragraph" w:customStyle="1" w:styleId="afffff0">
    <w:name w:val="半括号编号"/>
    <w:basedOn w:val="afff4"/>
    <w:link w:val="Charc"/>
    <w:qFormat/>
    <w:rsid w:val="009671BA"/>
    <w:pPr>
      <w:widowControl/>
      <w:spacing w:before="120" w:after="120" w:line="360" w:lineRule="auto"/>
      <w:ind w:firstLineChars="0" w:firstLine="0"/>
      <w:jc w:val="left"/>
    </w:pPr>
    <w:rPr>
      <w:rFonts w:ascii="Times New Roman" w:eastAsia="宋体" w:hAnsi="Times New Roman" w:cs="Times New Roman"/>
      <w:kern w:val="0"/>
      <w:sz w:val="24"/>
      <w:szCs w:val="28"/>
    </w:rPr>
  </w:style>
  <w:style w:type="character" w:customStyle="1" w:styleId="Charc">
    <w:name w:val="半括号编号 Char"/>
    <w:link w:val="afffff0"/>
    <w:rsid w:val="009671BA"/>
    <w:rPr>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theme" Target="theme/theme1.xml"/><Relationship Id="rId21" Type="http://schemas.openxmlformats.org/officeDocument/2006/relationships/image" Target="media/image5.emf"/><Relationship Id="rId42" Type="http://schemas.openxmlformats.org/officeDocument/2006/relationships/image" Target="media/image17.emf"/><Relationship Id="rId47" Type="http://schemas.openxmlformats.org/officeDocument/2006/relationships/hyperlink" Target="https://baike.so.com/doc/7005452-7228334.html" TargetMode="External"/><Relationship Id="rId63" Type="http://schemas.openxmlformats.org/officeDocument/2006/relationships/package" Target="embeddings/Microsoft_Visio___13131313131313171717171615151515151515131313131320202020.vsdx"/><Relationship Id="rId68" Type="http://schemas.openxmlformats.org/officeDocument/2006/relationships/image" Target="media/image28.emf"/><Relationship Id="rId84" Type="http://schemas.openxmlformats.org/officeDocument/2006/relationships/image" Target="media/image37.emf"/><Relationship Id="rId89" Type="http://schemas.openxmlformats.org/officeDocument/2006/relationships/package" Target="embeddings/Microsoft_Visio___26262525252525292929292827272727272727252525252532323232.vsdx"/><Relationship Id="rId112" Type="http://schemas.openxmlformats.org/officeDocument/2006/relationships/hyperlink" Target="https://baike.baidu.com/item/%E6%8A%80%E6%9C%AF/13014499" TargetMode="External"/><Relationship Id="rId16" Type="http://schemas.openxmlformats.org/officeDocument/2006/relationships/package" Target="embeddings/Microsoft_Visio___122222.vsdx"/><Relationship Id="rId107" Type="http://schemas.openxmlformats.org/officeDocument/2006/relationships/image" Target="media/image49.png"/><Relationship Id="rId11" Type="http://schemas.openxmlformats.org/officeDocument/2006/relationships/header" Target="header2.xml"/><Relationship Id="rId24" Type="http://schemas.openxmlformats.org/officeDocument/2006/relationships/package" Target="embeddings/Microsoft_Visio___566666.vsdx"/><Relationship Id="rId32" Type="http://schemas.openxmlformats.org/officeDocument/2006/relationships/image" Target="media/image12.emf"/><Relationship Id="rId37" Type="http://schemas.openxmlformats.org/officeDocument/2006/relationships/package" Target="embeddings/Microsoft_Visio___2222222666654444444222229999.vsdx"/><Relationship Id="rId40" Type="http://schemas.openxmlformats.org/officeDocument/2006/relationships/image" Target="media/image16.emf"/><Relationship Id="rId45" Type="http://schemas.openxmlformats.org/officeDocument/2006/relationships/image" Target="media/image18.emf"/><Relationship Id="rId53" Type="http://schemas.openxmlformats.org/officeDocument/2006/relationships/package" Target="embeddings/Microsoft_Visio___88888881212121211101010101010108888815151515.vsdx"/><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image" Target="media/image32.emf"/><Relationship Id="rId79" Type="http://schemas.openxmlformats.org/officeDocument/2006/relationships/package" Target="embeddings/Microsoft_Visio___21212020202020242424242322222222222222202020202027272727.vsdx"/><Relationship Id="rId87" Type="http://schemas.openxmlformats.org/officeDocument/2006/relationships/package" Target="embeddings/Microsoft_Visio___25252424242424282828282726262626262626242424242431313131.vsdx"/><Relationship Id="rId102" Type="http://schemas.openxmlformats.org/officeDocument/2006/relationships/oleObject" Target="embeddings/oleObject5.bin"/><Relationship Id="rId110" Type="http://schemas.openxmlformats.org/officeDocument/2006/relationships/hyperlink" Target="https://baike.baidu.com/item/%E9%80%9A%E4%BF%A1%E8%AE%BE%E5%A4%87/10476282"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__12121212121212161616161514141414141414121212121219191919.vsdx"/><Relationship Id="rId82" Type="http://schemas.openxmlformats.org/officeDocument/2006/relationships/image" Target="media/image36.emf"/><Relationship Id="rId90" Type="http://schemas.openxmlformats.org/officeDocument/2006/relationships/image" Target="media/image40.emf"/><Relationship Id="rId95" Type="http://schemas.openxmlformats.org/officeDocument/2006/relationships/package" Target="embeddings/Microsoft_Visio___292928282828282323232323130303030303030282828282835353535.vsdx"/><Relationship Id="rId19" Type="http://schemas.openxmlformats.org/officeDocument/2006/relationships/image" Target="media/image4.emf"/><Relationship Id="rId14" Type="http://schemas.openxmlformats.org/officeDocument/2006/relationships/package" Target="embeddings/Microsoft_Visio___11111.vsdx"/><Relationship Id="rId22" Type="http://schemas.openxmlformats.org/officeDocument/2006/relationships/package" Target="embeddings/Microsoft_Visio___455555.vsdx"/><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package" Target="embeddings/Microsoft_Visio___1111111555543333333111118888.vsdx"/><Relationship Id="rId43" Type="http://schemas.openxmlformats.org/officeDocument/2006/relationships/package" Target="embeddings/Microsoft_Visio___55555559999877777775555512121212.vsdx"/><Relationship Id="rId48" Type="http://schemas.openxmlformats.org/officeDocument/2006/relationships/hyperlink" Target="https://baike.so.com/doc/9696829-10043128.html" TargetMode="External"/><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package" Target="embeddings/Microsoft_Visio___16161616161616202020201918181818181818161616161623232323.vsdx"/><Relationship Id="rId77" Type="http://schemas.openxmlformats.org/officeDocument/2006/relationships/package" Target="embeddings/Microsoft_Visio___20201919191919232323232221212121212121191919191926262626.vsdx"/><Relationship Id="rId100" Type="http://schemas.openxmlformats.org/officeDocument/2006/relationships/oleObject" Target="embeddings/oleObject4.bin"/><Relationship Id="rId105" Type="http://schemas.openxmlformats.org/officeDocument/2006/relationships/image" Target="media/image47.png"/><Relationship Id="rId113" Type="http://schemas.openxmlformats.org/officeDocument/2006/relationships/image" Target="media/image50.emf"/><Relationship Id="rId8" Type="http://schemas.openxmlformats.org/officeDocument/2006/relationships/comments" Target="comments.xml"/><Relationship Id="rId51" Type="http://schemas.openxmlformats.org/officeDocument/2006/relationships/package" Target="embeddings/Microsoft_Visio___7777777111111111099999997777714141414.vsdx"/><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package" Target="embeddings/Microsoft_Visio___24242323232323272727272625252525252525232323232330303030.vsdx"/><Relationship Id="rId93" Type="http://schemas.openxmlformats.org/officeDocument/2006/relationships/package" Target="embeddings/Microsoft_Visio___28282727272727313131313029292929292929272727272734343434.vsdx"/><Relationship Id="rId98"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png"/><Relationship Id="rId33" Type="http://schemas.openxmlformats.org/officeDocument/2006/relationships/package" Target="embeddings/Microsoft_Visio___77777.vsdx"/><Relationship Id="rId38" Type="http://schemas.openxmlformats.org/officeDocument/2006/relationships/image" Target="media/image15.emf"/><Relationship Id="rId46" Type="http://schemas.openxmlformats.org/officeDocument/2006/relationships/package" Target="embeddings/Microsoft_Visio___666666610101010988888886666613131313.vsdx"/><Relationship Id="rId59" Type="http://schemas.openxmlformats.org/officeDocument/2006/relationships/package" Target="embeddings/Microsoft_Visio___11111111111111151515151413131313131313111111111118181818.vsdx"/><Relationship Id="rId67" Type="http://schemas.openxmlformats.org/officeDocument/2006/relationships/package" Target="embeddings/Microsoft_Visio___15151515151515191919191817171717171717151515151522222222.vsdx"/><Relationship Id="rId103" Type="http://schemas.openxmlformats.org/officeDocument/2006/relationships/image" Target="media/image46.emf"/><Relationship Id="rId108" Type="http://schemas.openxmlformats.org/officeDocument/2006/relationships/image" Target="file:///C:\Users\test\AppData\Local\Temp\&#20225;&#19994;&#24494;&#20449;&#25130;&#22270;_15632605388763.png" TargetMode="External"/><Relationship Id="rId116" Type="http://schemas.microsoft.com/office/2011/relationships/people" Target="people.xml"/><Relationship Id="rId20" Type="http://schemas.openxmlformats.org/officeDocument/2006/relationships/package" Target="embeddings/Microsoft_Visio___344444.vsdx"/><Relationship Id="rId41" Type="http://schemas.openxmlformats.org/officeDocument/2006/relationships/package" Target="embeddings/Microsoft_Visio___44444448888766666664444411111111.vsdx"/><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png"/><Relationship Id="rId75" Type="http://schemas.openxmlformats.org/officeDocument/2006/relationships/package" Target="embeddings/Microsoft_Visio___19191818181818222222222120202020202020181818181825252525.vsdx"/><Relationship Id="rId83" Type="http://schemas.openxmlformats.org/officeDocument/2006/relationships/package" Target="embeddings/Microsoft_Visio___23232222222222262626262524242424242424222222222229292929.vsdx"/><Relationship Id="rId88" Type="http://schemas.openxmlformats.org/officeDocument/2006/relationships/image" Target="media/image39.emf"/><Relationship Id="rId91" Type="http://schemas.openxmlformats.org/officeDocument/2006/relationships/package" Target="embeddings/Microsoft_Visio___272726262626261303030302928282828282828262626262633333333.vsdx"/><Relationship Id="rId96" Type="http://schemas.openxmlformats.org/officeDocument/2006/relationships/hyperlink" Target="http://www.w3.org/2001/XML%20Schema-instanee" TargetMode="External"/><Relationship Id="rId111" Type="http://schemas.openxmlformats.org/officeDocument/2006/relationships/hyperlink" Target="https://baike.baidu.com/item/%E6%B0%91%E8%90%A5/6092699" TargetMode="External"/><Relationship Id="rId1" Type="http://schemas.openxmlformats.org/officeDocument/2006/relationships/customXml" Target="../customXml/item1.xml"/><Relationship Id="rId6" Type="http://schemas.openxmlformats.org/officeDocument/2006/relationships/header" Target="header1.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hyperlink" Target="https://baike.so.com/doc/6035696-6248701.html" TargetMode="External"/><Relationship Id="rId57" Type="http://schemas.openxmlformats.org/officeDocument/2006/relationships/package" Target="embeddings/Microsoft_Visio___10101010101010141414141312121212121212101010101017171717.vsdx"/><Relationship Id="rId106" Type="http://schemas.openxmlformats.org/officeDocument/2006/relationships/image" Target="media/image48.jpeg"/><Relationship Id="rId114" Type="http://schemas.openxmlformats.org/officeDocument/2006/relationships/oleObject" Target="embeddings/oleObject7.bin"/><Relationship Id="rId10" Type="http://schemas.microsoft.com/office/2016/09/relationships/commentsIds" Target="commentsIds.xml"/><Relationship Id="rId31" Type="http://schemas.openxmlformats.org/officeDocument/2006/relationships/oleObject" Target="embeddings/oleObject2.bin"/><Relationship Id="rId44" Type="http://schemas.openxmlformats.org/officeDocument/2006/relationships/hyperlink" Target="https://baike.so.com/doc/5399955-5637517.html" TargetMode="External"/><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__14141414141414181818181716161616161616141414141421212121.vsdx"/><Relationship Id="rId73" Type="http://schemas.openxmlformats.org/officeDocument/2006/relationships/package" Target="embeddings/Microsoft_Visio___18181717171717212121212019191919191919171717171724242424.vsdx"/><Relationship Id="rId78" Type="http://schemas.openxmlformats.org/officeDocument/2006/relationships/image" Target="media/image34.emf"/><Relationship Id="rId81" Type="http://schemas.openxmlformats.org/officeDocument/2006/relationships/package" Target="embeddings/Microsoft_Visio___22222121212121252525252423232323232323212121212128282828.vsdx"/><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image" Target="media/image44.emf"/><Relationship Id="rId101" Type="http://schemas.openxmlformats.org/officeDocument/2006/relationships/image" Target="media/image45.emf"/><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1.emf"/><Relationship Id="rId18" Type="http://schemas.openxmlformats.org/officeDocument/2006/relationships/package" Target="embeddings/Microsoft_Visio___233333.vsdx"/><Relationship Id="rId39" Type="http://schemas.openxmlformats.org/officeDocument/2006/relationships/package" Target="embeddings/Microsoft_Visio___33333337777655555553333310101010.vsdx"/><Relationship Id="rId109" Type="http://schemas.openxmlformats.org/officeDocument/2006/relationships/subDocument" Target="&#36719;&#20214;&#27979;&#35797;&#24037;&#20855;&#30340;&#20113;&#21270;&#38598;&#25104;&#27169;&#24335;.docx" TargetMode="External"/><Relationship Id="rId34" Type="http://schemas.openxmlformats.org/officeDocument/2006/relationships/image" Target="media/image13.emf"/><Relationship Id="rId50" Type="http://schemas.openxmlformats.org/officeDocument/2006/relationships/image" Target="media/image19.emf"/><Relationship Id="rId55" Type="http://schemas.openxmlformats.org/officeDocument/2006/relationships/package" Target="embeddings/Microsoft_Visio___99999991313131312111111111111119999916161616.vsdx"/><Relationship Id="rId76" Type="http://schemas.openxmlformats.org/officeDocument/2006/relationships/image" Target="media/image33.emf"/><Relationship Id="rId97" Type="http://schemas.openxmlformats.org/officeDocument/2006/relationships/image" Target="media/image43.emf"/><Relationship Id="rId104" Type="http://schemas.openxmlformats.org/officeDocument/2006/relationships/oleObject" Target="embeddings/oleObject6.bin"/><Relationship Id="rId7" Type="http://schemas.openxmlformats.org/officeDocument/2006/relationships/footer" Target="footer1.xml"/><Relationship Id="rId71" Type="http://schemas.openxmlformats.org/officeDocument/2006/relationships/image" Target="media/image30.png"/><Relationship Id="rId92"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yangyz\LOCALS~1\Temp\056142210\16%20&#23450;&#22411;&#27979;&#35780;&#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17BA8-36BA-4EB1-A833-A0B822899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16 定型测评报告模板.dot</Template>
  <TotalTime>1089</TotalTime>
  <Pages>1</Pages>
  <Words>15781</Words>
  <Characters>89952</Characters>
  <Application>Microsoft Office Word</Application>
  <DocSecurity>0</DocSecurity>
  <Lines>749</Lines>
  <Paragraphs>211</Paragraphs>
  <ScaleCrop>false</ScaleCrop>
  <Company>wjj</Company>
  <LinksUpToDate>false</LinksUpToDate>
  <CharactersWithSpaces>105522</CharactersWithSpaces>
  <SharedDoc>false</SharedDoc>
  <HLinks>
    <vt:vector size="330" baseType="variant">
      <vt:variant>
        <vt:i4>1245233</vt:i4>
      </vt:variant>
      <vt:variant>
        <vt:i4>326</vt:i4>
      </vt:variant>
      <vt:variant>
        <vt:i4>0</vt:i4>
      </vt:variant>
      <vt:variant>
        <vt:i4>5</vt:i4>
      </vt:variant>
      <vt:variant>
        <vt:lpwstr/>
      </vt:variant>
      <vt:variant>
        <vt:lpwstr>_Toc532134521</vt:lpwstr>
      </vt:variant>
      <vt:variant>
        <vt:i4>1245233</vt:i4>
      </vt:variant>
      <vt:variant>
        <vt:i4>320</vt:i4>
      </vt:variant>
      <vt:variant>
        <vt:i4>0</vt:i4>
      </vt:variant>
      <vt:variant>
        <vt:i4>5</vt:i4>
      </vt:variant>
      <vt:variant>
        <vt:lpwstr/>
      </vt:variant>
      <vt:variant>
        <vt:lpwstr>_Toc532134520</vt:lpwstr>
      </vt:variant>
      <vt:variant>
        <vt:i4>1048625</vt:i4>
      </vt:variant>
      <vt:variant>
        <vt:i4>314</vt:i4>
      </vt:variant>
      <vt:variant>
        <vt:i4>0</vt:i4>
      </vt:variant>
      <vt:variant>
        <vt:i4>5</vt:i4>
      </vt:variant>
      <vt:variant>
        <vt:lpwstr/>
      </vt:variant>
      <vt:variant>
        <vt:lpwstr>_Toc532134519</vt:lpwstr>
      </vt:variant>
      <vt:variant>
        <vt:i4>1048625</vt:i4>
      </vt:variant>
      <vt:variant>
        <vt:i4>308</vt:i4>
      </vt:variant>
      <vt:variant>
        <vt:i4>0</vt:i4>
      </vt:variant>
      <vt:variant>
        <vt:i4>5</vt:i4>
      </vt:variant>
      <vt:variant>
        <vt:lpwstr/>
      </vt:variant>
      <vt:variant>
        <vt:lpwstr>_Toc532134518</vt:lpwstr>
      </vt:variant>
      <vt:variant>
        <vt:i4>1048625</vt:i4>
      </vt:variant>
      <vt:variant>
        <vt:i4>302</vt:i4>
      </vt:variant>
      <vt:variant>
        <vt:i4>0</vt:i4>
      </vt:variant>
      <vt:variant>
        <vt:i4>5</vt:i4>
      </vt:variant>
      <vt:variant>
        <vt:lpwstr/>
      </vt:variant>
      <vt:variant>
        <vt:lpwstr>_Toc532134517</vt:lpwstr>
      </vt:variant>
      <vt:variant>
        <vt:i4>1048625</vt:i4>
      </vt:variant>
      <vt:variant>
        <vt:i4>296</vt:i4>
      </vt:variant>
      <vt:variant>
        <vt:i4>0</vt:i4>
      </vt:variant>
      <vt:variant>
        <vt:i4>5</vt:i4>
      </vt:variant>
      <vt:variant>
        <vt:lpwstr/>
      </vt:variant>
      <vt:variant>
        <vt:lpwstr>_Toc532134516</vt:lpwstr>
      </vt:variant>
      <vt:variant>
        <vt:i4>1048625</vt:i4>
      </vt:variant>
      <vt:variant>
        <vt:i4>290</vt:i4>
      </vt:variant>
      <vt:variant>
        <vt:i4>0</vt:i4>
      </vt:variant>
      <vt:variant>
        <vt:i4>5</vt:i4>
      </vt:variant>
      <vt:variant>
        <vt:lpwstr/>
      </vt:variant>
      <vt:variant>
        <vt:lpwstr>_Toc532134515</vt:lpwstr>
      </vt:variant>
      <vt:variant>
        <vt:i4>1048625</vt:i4>
      </vt:variant>
      <vt:variant>
        <vt:i4>284</vt:i4>
      </vt:variant>
      <vt:variant>
        <vt:i4>0</vt:i4>
      </vt:variant>
      <vt:variant>
        <vt:i4>5</vt:i4>
      </vt:variant>
      <vt:variant>
        <vt:lpwstr/>
      </vt:variant>
      <vt:variant>
        <vt:lpwstr>_Toc532134514</vt:lpwstr>
      </vt:variant>
      <vt:variant>
        <vt:i4>1048625</vt:i4>
      </vt:variant>
      <vt:variant>
        <vt:i4>278</vt:i4>
      </vt:variant>
      <vt:variant>
        <vt:i4>0</vt:i4>
      </vt:variant>
      <vt:variant>
        <vt:i4>5</vt:i4>
      </vt:variant>
      <vt:variant>
        <vt:lpwstr/>
      </vt:variant>
      <vt:variant>
        <vt:lpwstr>_Toc532134513</vt:lpwstr>
      </vt:variant>
      <vt:variant>
        <vt:i4>1048625</vt:i4>
      </vt:variant>
      <vt:variant>
        <vt:i4>272</vt:i4>
      </vt:variant>
      <vt:variant>
        <vt:i4>0</vt:i4>
      </vt:variant>
      <vt:variant>
        <vt:i4>5</vt:i4>
      </vt:variant>
      <vt:variant>
        <vt:lpwstr/>
      </vt:variant>
      <vt:variant>
        <vt:lpwstr>_Toc532134512</vt:lpwstr>
      </vt:variant>
      <vt:variant>
        <vt:i4>1048625</vt:i4>
      </vt:variant>
      <vt:variant>
        <vt:i4>266</vt:i4>
      </vt:variant>
      <vt:variant>
        <vt:i4>0</vt:i4>
      </vt:variant>
      <vt:variant>
        <vt:i4>5</vt:i4>
      </vt:variant>
      <vt:variant>
        <vt:lpwstr/>
      </vt:variant>
      <vt:variant>
        <vt:lpwstr>_Toc532134511</vt:lpwstr>
      </vt:variant>
      <vt:variant>
        <vt:i4>1048625</vt:i4>
      </vt:variant>
      <vt:variant>
        <vt:i4>260</vt:i4>
      </vt:variant>
      <vt:variant>
        <vt:i4>0</vt:i4>
      </vt:variant>
      <vt:variant>
        <vt:i4>5</vt:i4>
      </vt:variant>
      <vt:variant>
        <vt:lpwstr/>
      </vt:variant>
      <vt:variant>
        <vt:lpwstr>_Toc532134510</vt:lpwstr>
      </vt:variant>
      <vt:variant>
        <vt:i4>1114161</vt:i4>
      </vt:variant>
      <vt:variant>
        <vt:i4>254</vt:i4>
      </vt:variant>
      <vt:variant>
        <vt:i4>0</vt:i4>
      </vt:variant>
      <vt:variant>
        <vt:i4>5</vt:i4>
      </vt:variant>
      <vt:variant>
        <vt:lpwstr/>
      </vt:variant>
      <vt:variant>
        <vt:lpwstr>_Toc532134509</vt:lpwstr>
      </vt:variant>
      <vt:variant>
        <vt:i4>1114161</vt:i4>
      </vt:variant>
      <vt:variant>
        <vt:i4>248</vt:i4>
      </vt:variant>
      <vt:variant>
        <vt:i4>0</vt:i4>
      </vt:variant>
      <vt:variant>
        <vt:i4>5</vt:i4>
      </vt:variant>
      <vt:variant>
        <vt:lpwstr/>
      </vt:variant>
      <vt:variant>
        <vt:lpwstr>_Toc532134508</vt:lpwstr>
      </vt:variant>
      <vt:variant>
        <vt:i4>1114161</vt:i4>
      </vt:variant>
      <vt:variant>
        <vt:i4>242</vt:i4>
      </vt:variant>
      <vt:variant>
        <vt:i4>0</vt:i4>
      </vt:variant>
      <vt:variant>
        <vt:i4>5</vt:i4>
      </vt:variant>
      <vt:variant>
        <vt:lpwstr/>
      </vt:variant>
      <vt:variant>
        <vt:lpwstr>_Toc532134507</vt:lpwstr>
      </vt:variant>
      <vt:variant>
        <vt:i4>1114161</vt:i4>
      </vt:variant>
      <vt:variant>
        <vt:i4>236</vt:i4>
      </vt:variant>
      <vt:variant>
        <vt:i4>0</vt:i4>
      </vt:variant>
      <vt:variant>
        <vt:i4>5</vt:i4>
      </vt:variant>
      <vt:variant>
        <vt:lpwstr/>
      </vt:variant>
      <vt:variant>
        <vt:lpwstr>_Toc532134506</vt:lpwstr>
      </vt:variant>
      <vt:variant>
        <vt:i4>1114161</vt:i4>
      </vt:variant>
      <vt:variant>
        <vt:i4>230</vt:i4>
      </vt:variant>
      <vt:variant>
        <vt:i4>0</vt:i4>
      </vt:variant>
      <vt:variant>
        <vt:i4>5</vt:i4>
      </vt:variant>
      <vt:variant>
        <vt:lpwstr/>
      </vt:variant>
      <vt:variant>
        <vt:lpwstr>_Toc532134505</vt:lpwstr>
      </vt:variant>
      <vt:variant>
        <vt:i4>1114161</vt:i4>
      </vt:variant>
      <vt:variant>
        <vt:i4>224</vt:i4>
      </vt:variant>
      <vt:variant>
        <vt:i4>0</vt:i4>
      </vt:variant>
      <vt:variant>
        <vt:i4>5</vt:i4>
      </vt:variant>
      <vt:variant>
        <vt:lpwstr/>
      </vt:variant>
      <vt:variant>
        <vt:lpwstr>_Toc532134504</vt:lpwstr>
      </vt:variant>
      <vt:variant>
        <vt:i4>1114161</vt:i4>
      </vt:variant>
      <vt:variant>
        <vt:i4>218</vt:i4>
      </vt:variant>
      <vt:variant>
        <vt:i4>0</vt:i4>
      </vt:variant>
      <vt:variant>
        <vt:i4>5</vt:i4>
      </vt:variant>
      <vt:variant>
        <vt:lpwstr/>
      </vt:variant>
      <vt:variant>
        <vt:lpwstr>_Toc532134503</vt:lpwstr>
      </vt:variant>
      <vt:variant>
        <vt:i4>1114161</vt:i4>
      </vt:variant>
      <vt:variant>
        <vt:i4>212</vt:i4>
      </vt:variant>
      <vt:variant>
        <vt:i4>0</vt:i4>
      </vt:variant>
      <vt:variant>
        <vt:i4>5</vt:i4>
      </vt:variant>
      <vt:variant>
        <vt:lpwstr/>
      </vt:variant>
      <vt:variant>
        <vt:lpwstr>_Toc532134502</vt:lpwstr>
      </vt:variant>
      <vt:variant>
        <vt:i4>1114161</vt:i4>
      </vt:variant>
      <vt:variant>
        <vt:i4>206</vt:i4>
      </vt:variant>
      <vt:variant>
        <vt:i4>0</vt:i4>
      </vt:variant>
      <vt:variant>
        <vt:i4>5</vt:i4>
      </vt:variant>
      <vt:variant>
        <vt:lpwstr/>
      </vt:variant>
      <vt:variant>
        <vt:lpwstr>_Toc532134501</vt:lpwstr>
      </vt:variant>
      <vt:variant>
        <vt:i4>1114161</vt:i4>
      </vt:variant>
      <vt:variant>
        <vt:i4>200</vt:i4>
      </vt:variant>
      <vt:variant>
        <vt:i4>0</vt:i4>
      </vt:variant>
      <vt:variant>
        <vt:i4>5</vt:i4>
      </vt:variant>
      <vt:variant>
        <vt:lpwstr/>
      </vt:variant>
      <vt:variant>
        <vt:lpwstr>_Toc532134500</vt:lpwstr>
      </vt:variant>
      <vt:variant>
        <vt:i4>1572912</vt:i4>
      </vt:variant>
      <vt:variant>
        <vt:i4>194</vt:i4>
      </vt:variant>
      <vt:variant>
        <vt:i4>0</vt:i4>
      </vt:variant>
      <vt:variant>
        <vt:i4>5</vt:i4>
      </vt:variant>
      <vt:variant>
        <vt:lpwstr/>
      </vt:variant>
      <vt:variant>
        <vt:lpwstr>_Toc532134499</vt:lpwstr>
      </vt:variant>
      <vt:variant>
        <vt:i4>1572912</vt:i4>
      </vt:variant>
      <vt:variant>
        <vt:i4>188</vt:i4>
      </vt:variant>
      <vt:variant>
        <vt:i4>0</vt:i4>
      </vt:variant>
      <vt:variant>
        <vt:i4>5</vt:i4>
      </vt:variant>
      <vt:variant>
        <vt:lpwstr/>
      </vt:variant>
      <vt:variant>
        <vt:lpwstr>_Toc532134498</vt:lpwstr>
      </vt:variant>
      <vt:variant>
        <vt:i4>1572912</vt:i4>
      </vt:variant>
      <vt:variant>
        <vt:i4>182</vt:i4>
      </vt:variant>
      <vt:variant>
        <vt:i4>0</vt:i4>
      </vt:variant>
      <vt:variant>
        <vt:i4>5</vt:i4>
      </vt:variant>
      <vt:variant>
        <vt:lpwstr/>
      </vt:variant>
      <vt:variant>
        <vt:lpwstr>_Toc532134497</vt:lpwstr>
      </vt:variant>
      <vt:variant>
        <vt:i4>1572912</vt:i4>
      </vt:variant>
      <vt:variant>
        <vt:i4>176</vt:i4>
      </vt:variant>
      <vt:variant>
        <vt:i4>0</vt:i4>
      </vt:variant>
      <vt:variant>
        <vt:i4>5</vt:i4>
      </vt:variant>
      <vt:variant>
        <vt:lpwstr/>
      </vt:variant>
      <vt:variant>
        <vt:lpwstr>_Toc532134496</vt:lpwstr>
      </vt:variant>
      <vt:variant>
        <vt:i4>1572912</vt:i4>
      </vt:variant>
      <vt:variant>
        <vt:i4>170</vt:i4>
      </vt:variant>
      <vt:variant>
        <vt:i4>0</vt:i4>
      </vt:variant>
      <vt:variant>
        <vt:i4>5</vt:i4>
      </vt:variant>
      <vt:variant>
        <vt:lpwstr/>
      </vt:variant>
      <vt:variant>
        <vt:lpwstr>_Toc532134495</vt:lpwstr>
      </vt:variant>
      <vt:variant>
        <vt:i4>1572912</vt:i4>
      </vt:variant>
      <vt:variant>
        <vt:i4>164</vt:i4>
      </vt:variant>
      <vt:variant>
        <vt:i4>0</vt:i4>
      </vt:variant>
      <vt:variant>
        <vt:i4>5</vt:i4>
      </vt:variant>
      <vt:variant>
        <vt:lpwstr/>
      </vt:variant>
      <vt:variant>
        <vt:lpwstr>_Toc532134494</vt:lpwstr>
      </vt:variant>
      <vt:variant>
        <vt:i4>1572912</vt:i4>
      </vt:variant>
      <vt:variant>
        <vt:i4>158</vt:i4>
      </vt:variant>
      <vt:variant>
        <vt:i4>0</vt:i4>
      </vt:variant>
      <vt:variant>
        <vt:i4>5</vt:i4>
      </vt:variant>
      <vt:variant>
        <vt:lpwstr/>
      </vt:variant>
      <vt:variant>
        <vt:lpwstr>_Toc532134493</vt:lpwstr>
      </vt:variant>
      <vt:variant>
        <vt:i4>1572912</vt:i4>
      </vt:variant>
      <vt:variant>
        <vt:i4>152</vt:i4>
      </vt:variant>
      <vt:variant>
        <vt:i4>0</vt:i4>
      </vt:variant>
      <vt:variant>
        <vt:i4>5</vt:i4>
      </vt:variant>
      <vt:variant>
        <vt:lpwstr/>
      </vt:variant>
      <vt:variant>
        <vt:lpwstr>_Toc532134492</vt:lpwstr>
      </vt:variant>
      <vt:variant>
        <vt:i4>1572912</vt:i4>
      </vt:variant>
      <vt:variant>
        <vt:i4>146</vt:i4>
      </vt:variant>
      <vt:variant>
        <vt:i4>0</vt:i4>
      </vt:variant>
      <vt:variant>
        <vt:i4>5</vt:i4>
      </vt:variant>
      <vt:variant>
        <vt:lpwstr/>
      </vt:variant>
      <vt:variant>
        <vt:lpwstr>_Toc532134491</vt:lpwstr>
      </vt:variant>
      <vt:variant>
        <vt:i4>1572912</vt:i4>
      </vt:variant>
      <vt:variant>
        <vt:i4>140</vt:i4>
      </vt:variant>
      <vt:variant>
        <vt:i4>0</vt:i4>
      </vt:variant>
      <vt:variant>
        <vt:i4>5</vt:i4>
      </vt:variant>
      <vt:variant>
        <vt:lpwstr/>
      </vt:variant>
      <vt:variant>
        <vt:lpwstr>_Toc532134490</vt:lpwstr>
      </vt:variant>
      <vt:variant>
        <vt:i4>1638448</vt:i4>
      </vt:variant>
      <vt:variant>
        <vt:i4>134</vt:i4>
      </vt:variant>
      <vt:variant>
        <vt:i4>0</vt:i4>
      </vt:variant>
      <vt:variant>
        <vt:i4>5</vt:i4>
      </vt:variant>
      <vt:variant>
        <vt:lpwstr/>
      </vt:variant>
      <vt:variant>
        <vt:lpwstr>_Toc532134489</vt:lpwstr>
      </vt:variant>
      <vt:variant>
        <vt:i4>1638448</vt:i4>
      </vt:variant>
      <vt:variant>
        <vt:i4>128</vt:i4>
      </vt:variant>
      <vt:variant>
        <vt:i4>0</vt:i4>
      </vt:variant>
      <vt:variant>
        <vt:i4>5</vt:i4>
      </vt:variant>
      <vt:variant>
        <vt:lpwstr/>
      </vt:variant>
      <vt:variant>
        <vt:lpwstr>_Toc532134488</vt:lpwstr>
      </vt:variant>
      <vt:variant>
        <vt:i4>1638448</vt:i4>
      </vt:variant>
      <vt:variant>
        <vt:i4>122</vt:i4>
      </vt:variant>
      <vt:variant>
        <vt:i4>0</vt:i4>
      </vt:variant>
      <vt:variant>
        <vt:i4>5</vt:i4>
      </vt:variant>
      <vt:variant>
        <vt:lpwstr/>
      </vt:variant>
      <vt:variant>
        <vt:lpwstr>_Toc532134487</vt:lpwstr>
      </vt:variant>
      <vt:variant>
        <vt:i4>1638448</vt:i4>
      </vt:variant>
      <vt:variant>
        <vt:i4>116</vt:i4>
      </vt:variant>
      <vt:variant>
        <vt:i4>0</vt:i4>
      </vt:variant>
      <vt:variant>
        <vt:i4>5</vt:i4>
      </vt:variant>
      <vt:variant>
        <vt:lpwstr/>
      </vt:variant>
      <vt:variant>
        <vt:lpwstr>_Toc532134486</vt:lpwstr>
      </vt:variant>
      <vt:variant>
        <vt:i4>1638448</vt:i4>
      </vt:variant>
      <vt:variant>
        <vt:i4>110</vt:i4>
      </vt:variant>
      <vt:variant>
        <vt:i4>0</vt:i4>
      </vt:variant>
      <vt:variant>
        <vt:i4>5</vt:i4>
      </vt:variant>
      <vt:variant>
        <vt:lpwstr/>
      </vt:variant>
      <vt:variant>
        <vt:lpwstr>_Toc532134485</vt:lpwstr>
      </vt:variant>
      <vt:variant>
        <vt:i4>1638448</vt:i4>
      </vt:variant>
      <vt:variant>
        <vt:i4>104</vt:i4>
      </vt:variant>
      <vt:variant>
        <vt:i4>0</vt:i4>
      </vt:variant>
      <vt:variant>
        <vt:i4>5</vt:i4>
      </vt:variant>
      <vt:variant>
        <vt:lpwstr/>
      </vt:variant>
      <vt:variant>
        <vt:lpwstr>_Toc532134484</vt:lpwstr>
      </vt:variant>
      <vt:variant>
        <vt:i4>1638448</vt:i4>
      </vt:variant>
      <vt:variant>
        <vt:i4>98</vt:i4>
      </vt:variant>
      <vt:variant>
        <vt:i4>0</vt:i4>
      </vt:variant>
      <vt:variant>
        <vt:i4>5</vt:i4>
      </vt:variant>
      <vt:variant>
        <vt:lpwstr/>
      </vt:variant>
      <vt:variant>
        <vt:lpwstr>_Toc532134483</vt:lpwstr>
      </vt:variant>
      <vt:variant>
        <vt:i4>1638448</vt:i4>
      </vt:variant>
      <vt:variant>
        <vt:i4>92</vt:i4>
      </vt:variant>
      <vt:variant>
        <vt:i4>0</vt:i4>
      </vt:variant>
      <vt:variant>
        <vt:i4>5</vt:i4>
      </vt:variant>
      <vt:variant>
        <vt:lpwstr/>
      </vt:variant>
      <vt:variant>
        <vt:lpwstr>_Toc532134482</vt:lpwstr>
      </vt:variant>
      <vt:variant>
        <vt:i4>1638448</vt:i4>
      </vt:variant>
      <vt:variant>
        <vt:i4>86</vt:i4>
      </vt:variant>
      <vt:variant>
        <vt:i4>0</vt:i4>
      </vt:variant>
      <vt:variant>
        <vt:i4>5</vt:i4>
      </vt:variant>
      <vt:variant>
        <vt:lpwstr/>
      </vt:variant>
      <vt:variant>
        <vt:lpwstr>_Toc532134481</vt:lpwstr>
      </vt:variant>
      <vt:variant>
        <vt:i4>1638448</vt:i4>
      </vt:variant>
      <vt:variant>
        <vt:i4>80</vt:i4>
      </vt:variant>
      <vt:variant>
        <vt:i4>0</vt:i4>
      </vt:variant>
      <vt:variant>
        <vt:i4>5</vt:i4>
      </vt:variant>
      <vt:variant>
        <vt:lpwstr/>
      </vt:variant>
      <vt:variant>
        <vt:lpwstr>_Toc532134480</vt:lpwstr>
      </vt:variant>
      <vt:variant>
        <vt:i4>1441840</vt:i4>
      </vt:variant>
      <vt:variant>
        <vt:i4>74</vt:i4>
      </vt:variant>
      <vt:variant>
        <vt:i4>0</vt:i4>
      </vt:variant>
      <vt:variant>
        <vt:i4>5</vt:i4>
      </vt:variant>
      <vt:variant>
        <vt:lpwstr/>
      </vt:variant>
      <vt:variant>
        <vt:lpwstr>_Toc532134479</vt:lpwstr>
      </vt:variant>
      <vt:variant>
        <vt:i4>1441840</vt:i4>
      </vt:variant>
      <vt:variant>
        <vt:i4>68</vt:i4>
      </vt:variant>
      <vt:variant>
        <vt:i4>0</vt:i4>
      </vt:variant>
      <vt:variant>
        <vt:i4>5</vt:i4>
      </vt:variant>
      <vt:variant>
        <vt:lpwstr/>
      </vt:variant>
      <vt:variant>
        <vt:lpwstr>_Toc532134478</vt:lpwstr>
      </vt:variant>
      <vt:variant>
        <vt:i4>1441840</vt:i4>
      </vt:variant>
      <vt:variant>
        <vt:i4>62</vt:i4>
      </vt:variant>
      <vt:variant>
        <vt:i4>0</vt:i4>
      </vt:variant>
      <vt:variant>
        <vt:i4>5</vt:i4>
      </vt:variant>
      <vt:variant>
        <vt:lpwstr/>
      </vt:variant>
      <vt:variant>
        <vt:lpwstr>_Toc532134477</vt:lpwstr>
      </vt:variant>
      <vt:variant>
        <vt:i4>1441840</vt:i4>
      </vt:variant>
      <vt:variant>
        <vt:i4>56</vt:i4>
      </vt:variant>
      <vt:variant>
        <vt:i4>0</vt:i4>
      </vt:variant>
      <vt:variant>
        <vt:i4>5</vt:i4>
      </vt:variant>
      <vt:variant>
        <vt:lpwstr/>
      </vt:variant>
      <vt:variant>
        <vt:lpwstr>_Toc532134476</vt:lpwstr>
      </vt:variant>
      <vt:variant>
        <vt:i4>1441840</vt:i4>
      </vt:variant>
      <vt:variant>
        <vt:i4>50</vt:i4>
      </vt:variant>
      <vt:variant>
        <vt:i4>0</vt:i4>
      </vt:variant>
      <vt:variant>
        <vt:i4>5</vt:i4>
      </vt:variant>
      <vt:variant>
        <vt:lpwstr/>
      </vt:variant>
      <vt:variant>
        <vt:lpwstr>_Toc532134475</vt:lpwstr>
      </vt:variant>
      <vt:variant>
        <vt:i4>1441840</vt:i4>
      </vt:variant>
      <vt:variant>
        <vt:i4>44</vt:i4>
      </vt:variant>
      <vt:variant>
        <vt:i4>0</vt:i4>
      </vt:variant>
      <vt:variant>
        <vt:i4>5</vt:i4>
      </vt:variant>
      <vt:variant>
        <vt:lpwstr/>
      </vt:variant>
      <vt:variant>
        <vt:lpwstr>_Toc532134474</vt:lpwstr>
      </vt:variant>
      <vt:variant>
        <vt:i4>1441840</vt:i4>
      </vt:variant>
      <vt:variant>
        <vt:i4>38</vt:i4>
      </vt:variant>
      <vt:variant>
        <vt:i4>0</vt:i4>
      </vt:variant>
      <vt:variant>
        <vt:i4>5</vt:i4>
      </vt:variant>
      <vt:variant>
        <vt:lpwstr/>
      </vt:variant>
      <vt:variant>
        <vt:lpwstr>_Toc532134473</vt:lpwstr>
      </vt:variant>
      <vt:variant>
        <vt:i4>1441840</vt:i4>
      </vt:variant>
      <vt:variant>
        <vt:i4>32</vt:i4>
      </vt:variant>
      <vt:variant>
        <vt:i4>0</vt:i4>
      </vt:variant>
      <vt:variant>
        <vt:i4>5</vt:i4>
      </vt:variant>
      <vt:variant>
        <vt:lpwstr/>
      </vt:variant>
      <vt:variant>
        <vt:lpwstr>_Toc532134472</vt:lpwstr>
      </vt:variant>
      <vt:variant>
        <vt:i4>1441840</vt:i4>
      </vt:variant>
      <vt:variant>
        <vt:i4>26</vt:i4>
      </vt:variant>
      <vt:variant>
        <vt:i4>0</vt:i4>
      </vt:variant>
      <vt:variant>
        <vt:i4>5</vt:i4>
      </vt:variant>
      <vt:variant>
        <vt:lpwstr/>
      </vt:variant>
      <vt:variant>
        <vt:lpwstr>_Toc532134471</vt:lpwstr>
      </vt:variant>
      <vt:variant>
        <vt:i4>1441840</vt:i4>
      </vt:variant>
      <vt:variant>
        <vt:i4>20</vt:i4>
      </vt:variant>
      <vt:variant>
        <vt:i4>0</vt:i4>
      </vt:variant>
      <vt:variant>
        <vt:i4>5</vt:i4>
      </vt:variant>
      <vt:variant>
        <vt:lpwstr/>
      </vt:variant>
      <vt:variant>
        <vt:lpwstr>_Toc532134470</vt:lpwstr>
      </vt:variant>
      <vt:variant>
        <vt:i4>1507376</vt:i4>
      </vt:variant>
      <vt:variant>
        <vt:i4>14</vt:i4>
      </vt:variant>
      <vt:variant>
        <vt:i4>0</vt:i4>
      </vt:variant>
      <vt:variant>
        <vt:i4>5</vt:i4>
      </vt:variant>
      <vt:variant>
        <vt:lpwstr/>
      </vt:variant>
      <vt:variant>
        <vt:lpwstr>_Toc532134469</vt:lpwstr>
      </vt:variant>
      <vt:variant>
        <vt:i4>1507376</vt:i4>
      </vt:variant>
      <vt:variant>
        <vt:i4>8</vt:i4>
      </vt:variant>
      <vt:variant>
        <vt:i4>0</vt:i4>
      </vt:variant>
      <vt:variant>
        <vt:i4>5</vt:i4>
      </vt:variant>
      <vt:variant>
        <vt:lpwstr/>
      </vt:variant>
      <vt:variant>
        <vt:lpwstr>_Toc532134468</vt:lpwstr>
      </vt:variant>
      <vt:variant>
        <vt:i4>1507376</vt:i4>
      </vt:variant>
      <vt:variant>
        <vt:i4>2</vt:i4>
      </vt:variant>
      <vt:variant>
        <vt:i4>0</vt:i4>
      </vt:variant>
      <vt:variant>
        <vt:i4>5</vt:i4>
      </vt:variant>
      <vt:variant>
        <vt:lpwstr/>
      </vt:variant>
      <vt:variant>
        <vt:lpwstr>_Toc532134467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                                                 密级：</dc:title>
  <dc:subject/>
  <dc:creator>yang</dc:creator>
  <cp:keywords/>
  <dc:description/>
  <cp:lastModifiedBy>bai yx</cp:lastModifiedBy>
  <cp:revision>34</cp:revision>
  <cp:lastPrinted>2007-04-16T01:47:00Z</cp:lastPrinted>
  <dcterms:created xsi:type="dcterms:W3CDTF">2019-08-17T09:13:00Z</dcterms:created>
  <dcterms:modified xsi:type="dcterms:W3CDTF">2019-08-20T05:06:00Z</dcterms:modified>
</cp:coreProperties>
</file>